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9E74E" w14:textId="75623AAA" w:rsidR="00BA2F44" w:rsidRPr="008F0F64" w:rsidRDefault="00BA2F44" w:rsidP="00DD3676"/>
    <w:p w14:paraId="5D4CD939" w14:textId="68364263" w:rsidR="00E81E04" w:rsidRPr="008F0F64" w:rsidRDefault="00E81E04" w:rsidP="00DD3676"/>
    <w:p w14:paraId="049DB246" w14:textId="464DF8D0" w:rsidR="00E81E04" w:rsidRPr="008F0F64" w:rsidRDefault="00E81E04" w:rsidP="00DD3676"/>
    <w:p w14:paraId="384F256B" w14:textId="108A12C4" w:rsidR="00FD3C4B" w:rsidRPr="008F0F64" w:rsidRDefault="00FD3C4B" w:rsidP="00DD3676"/>
    <w:p w14:paraId="3B59C559" w14:textId="7DF4A837" w:rsidR="00FD3C4B" w:rsidRPr="008F0F64" w:rsidRDefault="00FD3C4B" w:rsidP="00DD3676"/>
    <w:p w14:paraId="2DE651B9" w14:textId="54717CF9" w:rsidR="00FD3C4B" w:rsidRPr="008F0F64" w:rsidRDefault="002634D0" w:rsidP="00DD3676">
      <w:r w:rsidRPr="008F0F64">
        <w:rPr>
          <w:noProof/>
        </w:rPr>
        <mc:AlternateContent>
          <mc:Choice Requires="wpg">
            <w:drawing>
              <wp:anchor distT="0" distB="0" distL="114300" distR="114300" simplePos="0" relativeHeight="251658240" behindDoc="0" locked="0" layoutInCell="1" allowOverlap="1" wp14:anchorId="20D447FB" wp14:editId="2E9600C2">
                <wp:simplePos x="0" y="0"/>
                <wp:positionH relativeFrom="column">
                  <wp:posOffset>763270</wp:posOffset>
                </wp:positionH>
                <wp:positionV relativeFrom="paragraph">
                  <wp:posOffset>97790</wp:posOffset>
                </wp:positionV>
                <wp:extent cx="4740431" cy="827357"/>
                <wp:effectExtent l="19050" t="19050" r="3175" b="11430"/>
                <wp:wrapNone/>
                <wp:docPr id="10" name="Group 10"/>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19785" cy="820420"/>
                          </a:xfrm>
                          <a:prstGeom prst="rect">
                            <a:avLst/>
                          </a:prstGeom>
                          <a:ln>
                            <a:solidFill>
                              <a:schemeClr val="bg1"/>
                            </a:solidFill>
                          </a:ln>
                          <a:effectLst/>
                        </pic:spPr>
                      </pic:pic>
                      <wps:wsp>
                        <wps:cNvPr id="11" name="Text Box 11"/>
                        <wps:cNvSpPr txBox="1"/>
                        <wps:spPr>
                          <a:xfrm>
                            <a:off x="888521" y="43132"/>
                            <a:ext cx="3851910" cy="784225"/>
                          </a:xfrm>
                          <a:prstGeom prst="rect">
                            <a:avLst/>
                          </a:prstGeom>
                          <a:noFill/>
                          <a:ln w="6350">
                            <a:noFill/>
                          </a:ln>
                        </wps:spPr>
                        <wps:txbx>
                          <w:txbxContent>
                            <w:p w14:paraId="09348EA9" w14:textId="77DA260B" w:rsidR="001C3405" w:rsidRPr="004A5CD1" w:rsidRDefault="002A501D" w:rsidP="00DD3676">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0D447FB" id="Group 10" o:spid="_x0000_s1026" style="position:absolute;margin-left:60.1pt;margin-top:7.7pt;width:373.25pt;height:65.15pt;z-index:251658240"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8197;height:8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" stroked="t" strokecolor="white [3212]">
                  <v:imagedata r:id="rId12" o:title=""/>
                  <v:path arrowok="t"/>
                </v:shape>
                <v:shapetype id="_x0000_t202" coordsize="21600,21600" o:spt="202" path="m,l,21600r21600,l21600,xe">
                  <v:stroke joinstyle="miter"/>
                  <v:path gradientshapeok="t" o:connecttype="rect"/>
                </v:shapetype>
                <v:shape id="Text Box 11" o:spid="_x0000_s1028"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" filled="f" stroked="f" strokeweight=".5pt">
                  <v:textbox inset="0,0,0,0">
                    <w:txbxContent>
                      <w:p w14:paraId="09348EA9" w14:textId="77DA260B" w:rsidR="001C3405" w:rsidRPr="004A5CD1" w:rsidRDefault="002A501D" w:rsidP="00DD3676">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v:textbox>
                </v:shape>
              </v:group>
            </w:pict>
          </mc:Fallback>
        </mc:AlternateContent>
      </w:r>
    </w:p>
    <w:p w14:paraId="7FE1EDCE" w14:textId="196CFBA3" w:rsidR="00FD3C4B" w:rsidRPr="008F0F64" w:rsidRDefault="00FD3C4B" w:rsidP="00DD3676"/>
    <w:p w14:paraId="04FE632D" w14:textId="0C248476" w:rsidR="00FD3C4B" w:rsidRPr="008F0F64" w:rsidRDefault="00FD3C4B" w:rsidP="00DD3676"/>
    <w:p w14:paraId="6BE9576B" w14:textId="1BE43BE8" w:rsidR="00FD3C4B" w:rsidRPr="008F0F64" w:rsidRDefault="00FD3C4B" w:rsidP="00DD3676"/>
    <w:p w14:paraId="27FE5124" w14:textId="0F1385AB" w:rsidR="00FD3C4B" w:rsidRPr="008F0F64" w:rsidRDefault="00FD3C4B" w:rsidP="00DD3676"/>
    <w:p w14:paraId="3D73A890" w14:textId="549B755B" w:rsidR="00FD3C4B" w:rsidRPr="008F0F64" w:rsidRDefault="00FD3C4B" w:rsidP="00DD3676"/>
    <w:p w14:paraId="0A66EE62" w14:textId="27EE39E6" w:rsidR="00FD3C4B" w:rsidRPr="008F0F64" w:rsidRDefault="002634D0" w:rsidP="00DD3676">
      <w:r w:rsidRPr="008F0F64">
        <w:rPr>
          <w:noProof/>
        </w:rPr>
        <mc:AlternateContent>
          <mc:Choice Requires="wpg">
            <w:drawing>
              <wp:anchor distT="0" distB="0" distL="114300" distR="114300" simplePos="0" relativeHeight="251658242" behindDoc="0" locked="0" layoutInCell="1" allowOverlap="1" wp14:anchorId="792FF83B" wp14:editId="49A8999E">
                <wp:simplePos x="0" y="0"/>
                <wp:positionH relativeFrom="column">
                  <wp:posOffset>763270</wp:posOffset>
                </wp:positionH>
                <wp:positionV relativeFrom="paragraph">
                  <wp:posOffset>66040</wp:posOffset>
                </wp:positionV>
                <wp:extent cx="4740431" cy="827357"/>
                <wp:effectExtent l="19050" t="19050" r="3175" b="11430"/>
                <wp:wrapNone/>
                <wp:docPr id="9" name="Group 9"/>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a:effectLst/>
                        </pic:spPr>
                      </pic:pic>
                      <wps:wsp>
                        <wps:cNvPr id="1" name="Text Box 1"/>
                        <wps:cNvSpPr txBox="1"/>
                        <wps:spPr>
                          <a:xfrm>
                            <a:off x="888521" y="43132"/>
                            <a:ext cx="3851910" cy="784225"/>
                          </a:xfrm>
                          <a:prstGeom prst="rect">
                            <a:avLst/>
                          </a:prstGeom>
                          <a:noFill/>
                          <a:ln w="6350">
                            <a:noFill/>
                          </a:ln>
                        </wps:spPr>
                        <wps:txbx>
                          <w:txbxContent>
                            <w:p w14:paraId="2983AB38" w14:textId="020309FA" w:rsidR="00EF5952" w:rsidRPr="004A5CD1" w:rsidRDefault="00EF5952" w:rsidP="00DD3676">
                              <w:r>
                                <w:rPr>
                                  <w:rFonts w:asciiTheme="majorHAnsi" w:hAnsiTheme="majorHAnsi" w:cstheme="majorHAnsi"/>
                                  <w:b/>
                                  <w:bCs/>
                                  <w:color w:val="FFFFFF" w:themeColor="background1"/>
                                  <w:sz w:val="44"/>
                                  <w:szCs w:val="56"/>
                                </w:rPr>
                                <w:t>Probe Review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792FF83B" id="Group 9" o:spid="_x0000_s1029" style="position:absolute;margin-left:60.1pt;margin-top:5.2pt;width:373.25pt;height:65.15pt;z-index:251658242"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">
                <v:shape id="Picture 2" o:spid="_x0000_s1030" type="#_x0000_t75" style="position:absolute;width:8197;height: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" stroked="t" strokecolor="white [3212]">
                  <v:imagedata r:id="rId14" o:title=""/>
                  <v:path arrowok="t"/>
                </v:shape>
                <v:shape id="Text Box 1" o:spid="_x0000_s1031"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" filled="f" stroked="f" strokeweight=".5pt">
                  <v:textbox inset="0,0,0,0">
                    <w:txbxContent>
                      <w:p w14:paraId="2983AB38" w14:textId="020309FA" w:rsidR="00EF5952" w:rsidRPr="004A5CD1" w:rsidRDefault="00EF5952" w:rsidP="00DD3676">
                        <w:r>
                          <w:rPr>
                            <w:rFonts w:asciiTheme="majorHAnsi" w:hAnsiTheme="majorHAnsi" w:cstheme="majorHAnsi"/>
                            <w:b/>
                            <w:bCs/>
                            <w:color w:val="FFFFFF" w:themeColor="background1"/>
                            <w:sz w:val="44"/>
                            <w:szCs w:val="56"/>
                          </w:rPr>
                          <w:t>Probe Review</w:t>
                        </w:r>
                      </w:p>
                    </w:txbxContent>
                  </v:textbox>
                </v:shape>
              </v:group>
            </w:pict>
          </mc:Fallback>
        </mc:AlternateContent>
      </w:r>
    </w:p>
    <w:p w14:paraId="3F3BA5F0" w14:textId="55D5FB48" w:rsidR="00FD3C4B" w:rsidRPr="008F0F64" w:rsidRDefault="00FD3C4B" w:rsidP="00DD3676"/>
    <w:p w14:paraId="046418FF" w14:textId="17F398E0" w:rsidR="00FD3C4B" w:rsidRPr="008F0F64" w:rsidRDefault="00FD3C4B" w:rsidP="00DD3676"/>
    <w:p w14:paraId="497E9C85" w14:textId="527068B8" w:rsidR="00FD3C4B" w:rsidRPr="008F0F64" w:rsidRDefault="00FD3C4B" w:rsidP="00DD3676"/>
    <w:p w14:paraId="664E280B" w14:textId="2BA0118D" w:rsidR="00FD3C4B" w:rsidRPr="008F0F64" w:rsidRDefault="00FD3C4B" w:rsidP="00DD3676"/>
    <w:p w14:paraId="7A4F3370" w14:textId="4B75500A" w:rsidR="00FD3C4B" w:rsidRPr="008F0F64" w:rsidRDefault="00FD3C4B" w:rsidP="00DD3676"/>
    <w:p w14:paraId="6E8C6F50" w14:textId="2F1E0BDE" w:rsidR="00FD3C4B" w:rsidRPr="008F0F64" w:rsidRDefault="002634D0" w:rsidP="00DD3676">
      <w:r w:rsidRPr="008F0F64">
        <w:rPr>
          <w:noProof/>
        </w:rPr>
        <mc:AlternateContent>
          <mc:Choice Requires="wpg">
            <w:drawing>
              <wp:anchor distT="0" distB="0" distL="114300" distR="114300" simplePos="0" relativeHeight="251658243" behindDoc="0" locked="0" layoutInCell="1" allowOverlap="1" wp14:anchorId="2EBA220F" wp14:editId="6FD53625">
                <wp:simplePos x="0" y="0"/>
                <wp:positionH relativeFrom="column">
                  <wp:posOffset>763270</wp:posOffset>
                </wp:positionH>
                <wp:positionV relativeFrom="paragraph">
                  <wp:posOffset>34290</wp:posOffset>
                </wp:positionV>
                <wp:extent cx="4740431" cy="827358"/>
                <wp:effectExtent l="19050" t="19050" r="3175" b="11430"/>
                <wp:wrapNone/>
                <wp:docPr id="8" name="Group 8"/>
                <wp:cNvGraphicFramePr/>
                <a:graphic xmlns:a="http://schemas.openxmlformats.org/drawingml/2006/main">
                  <a:graphicData uri="http://schemas.microsoft.com/office/word/2010/wordprocessingGroup">
                    <wpg:wgp>
                      <wpg:cNvGrpSpPr/>
                      <wpg:grpSpPr>
                        <a:xfrm>
                          <a:off x="0" y="0"/>
                          <a:ext cx="4740431" cy="827358"/>
                          <a:chOff x="0" y="0"/>
                          <a:chExt cx="4740431" cy="827358"/>
                        </a:xfrm>
                      </wpg:grpSpPr>
                      <pic:pic xmlns:pic="http://schemas.openxmlformats.org/drawingml/2006/picture">
                        <pic:nvPicPr>
                          <pic:cNvPr id="6"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pic:spPr>
                      </pic:pic>
                      <wps:wsp>
                        <wps:cNvPr id="4" name="Text Box 4"/>
                        <wps:cNvSpPr txBox="1"/>
                        <wps:spPr>
                          <a:xfrm>
                            <a:off x="888521" y="43133"/>
                            <a:ext cx="3851910" cy="784225"/>
                          </a:xfrm>
                          <a:prstGeom prst="rect">
                            <a:avLst/>
                          </a:prstGeom>
                          <a:noFill/>
                          <a:ln w="6350">
                            <a:noFill/>
                          </a:ln>
                        </wps:spPr>
                        <wps:txbx>
                          <w:txbxContent>
                            <w:p w14:paraId="4106A5CA" w14:textId="7372BCD8" w:rsidR="00EF5952" w:rsidRPr="004A5CD1" w:rsidRDefault="002634D0" w:rsidP="00DD3676">
                              <w:r>
                                <w:rPr>
                                  <w:rFonts w:asciiTheme="majorHAnsi" w:hAnsiTheme="majorHAnsi" w:cstheme="majorHAnsi"/>
                                  <w:b/>
                                  <w:bCs/>
                                  <w:color w:val="FFFFFF" w:themeColor="background1"/>
                                  <w:sz w:val="44"/>
                                  <w:szCs w:val="56"/>
                                </w:rPr>
                                <w:t>Probe Compilation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EBA220F" id="Group 8" o:spid="_x0000_s1032" style="position:absolute;margin-left:60.1pt;margin-top:2.7pt;width:373.25pt;height:65.15pt;z-index:251658243"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">
                <v:shape id="Picture 6" o:spid="_x0000_s1033" type="#_x0000_t75" style="position:absolute;width:8197;height: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" stroked="t" strokecolor="white [3212]">
                  <v:imagedata r:id="rId16" o:title=""/>
                  <v:path arrowok="t"/>
                </v:shape>
                <v:shape id="Text Box 4" o:spid="_x0000_s1034"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" filled="f" stroked="f" strokeweight=".5pt">
                  <v:textbox inset="0,0,0,0">
                    <w:txbxContent>
                      <w:p w14:paraId="4106A5CA" w14:textId="7372BCD8" w:rsidR="00EF5952" w:rsidRPr="004A5CD1" w:rsidRDefault="002634D0" w:rsidP="00DD3676">
                        <w:r>
                          <w:rPr>
                            <w:rFonts w:asciiTheme="majorHAnsi" w:hAnsiTheme="majorHAnsi" w:cstheme="majorHAnsi"/>
                            <w:b/>
                            <w:bCs/>
                            <w:color w:val="FFFFFF" w:themeColor="background1"/>
                            <w:sz w:val="44"/>
                            <w:szCs w:val="56"/>
                          </w:rPr>
                          <w:t>Probe Compilation</w:t>
                        </w:r>
                      </w:p>
                    </w:txbxContent>
                  </v:textbox>
                </v:shape>
              </v:group>
            </w:pict>
          </mc:Fallback>
        </mc:AlternateContent>
      </w:r>
    </w:p>
    <w:p w14:paraId="73ACF559" w14:textId="4472BD7F" w:rsidR="00FD3C4B" w:rsidRPr="008F0F64" w:rsidRDefault="00FD3C4B" w:rsidP="00DD3676"/>
    <w:p w14:paraId="2807B86B" w14:textId="1A358A8C" w:rsidR="00FD3C4B" w:rsidRPr="008F0F64" w:rsidRDefault="00FD3C4B" w:rsidP="00DD3676"/>
    <w:p w14:paraId="21F804E5" w14:textId="4DA4BB5F" w:rsidR="00FD3C4B" w:rsidRPr="008F0F64" w:rsidRDefault="00FD3C4B" w:rsidP="00DD3676"/>
    <w:p w14:paraId="38F7E47E" w14:textId="6E5F4344" w:rsidR="00FD3C4B" w:rsidRPr="008F0F64" w:rsidRDefault="00FD3C4B" w:rsidP="00DD3676"/>
    <w:p w14:paraId="02FF0742" w14:textId="136F6962" w:rsidR="00FD3C4B" w:rsidRPr="008F0F64" w:rsidRDefault="00FD3C4B" w:rsidP="00DD3676"/>
    <w:p w14:paraId="2763F67B" w14:textId="342A884E" w:rsidR="00FD3C4B" w:rsidRPr="008F0F64" w:rsidRDefault="002634D0" w:rsidP="00DD3676">
      <w:r w:rsidRPr="008F0F64">
        <w:rPr>
          <w:noProof/>
        </w:rPr>
        <mc:AlternateContent>
          <mc:Choice Requires="wps">
            <w:drawing>
              <wp:anchor distT="0" distB="0" distL="114300" distR="114300" simplePos="0" relativeHeight="251658241" behindDoc="0" locked="0" layoutInCell="1" allowOverlap="1" wp14:anchorId="13B10A25" wp14:editId="4DD3F8E6">
                <wp:simplePos x="0" y="0"/>
                <wp:positionH relativeFrom="column">
                  <wp:posOffset>694642</wp:posOffset>
                </wp:positionH>
                <wp:positionV relativeFrom="page">
                  <wp:posOffset>6305909</wp:posOffset>
                </wp:positionV>
                <wp:extent cx="4946015" cy="814753"/>
                <wp:effectExtent l="0" t="0" r="0" b="4445"/>
                <wp:wrapNone/>
                <wp:docPr id="5" name="Text Box 5"/>
                <wp:cNvGraphicFramePr/>
                <a:graphic xmlns:a="http://schemas.openxmlformats.org/drawingml/2006/main">
                  <a:graphicData uri="http://schemas.microsoft.com/office/word/2010/wordprocessingShape">
                    <wps:wsp>
                      <wps:cNvSpPr txBox="1"/>
                      <wps:spPr>
                        <a:xfrm>
                          <a:off x="0" y="0"/>
                          <a:ext cx="4946015" cy="814753"/>
                        </a:xfrm>
                        <a:prstGeom prst="rect">
                          <a:avLst/>
                        </a:prstGeom>
                        <a:noFill/>
                        <a:ln w="6350">
                          <a:noFill/>
                        </a:ln>
                      </wps:spPr>
                      <wps:txbx>
                        <w:txbxContent>
                          <w:p w14:paraId="2D8A3826" w14:textId="6398BD95" w:rsidR="00196655" w:rsidRPr="00196655" w:rsidRDefault="00EF5952" w:rsidP="00DD3676">
                            <w:r>
                              <w:rPr>
                                <w:color w:val="FFFFFF" w:themeColor="background1"/>
                                <w:sz w:val="32"/>
                                <w:szCs w:val="32"/>
                              </w:rPr>
                              <w:t>What’s new</w:t>
                            </w:r>
                            <w:r w:rsidR="00BC474D">
                              <w:rPr>
                                <w:color w:val="FFFFFF" w:themeColor="background1"/>
                                <w:sz w:val="32"/>
                                <w:szCs w:val="32"/>
                              </w:rPr>
                              <w:t xml:space="preserve"> 202</w:t>
                            </w:r>
                            <w:r w:rsidR="00A314FB">
                              <w:rPr>
                                <w:color w:val="FFFFFF" w:themeColor="background1"/>
                                <w:sz w:val="32"/>
                                <w:szCs w:val="32"/>
                              </w:rPr>
                              <w:t>4</w:t>
                            </w:r>
                            <w:r w:rsidR="00BC474D">
                              <w:rPr>
                                <w:color w:val="FFFFFF" w:themeColor="background1"/>
                                <w:sz w:val="32"/>
                                <w:szCs w:val="32"/>
                              </w:rPr>
                              <w:t>.20.</w:t>
                            </w:r>
                            <w:r w:rsidR="00AE5DD0">
                              <w:rPr>
                                <w:color w:val="FFFFFF" w:themeColor="background1"/>
                                <w:sz w:val="32"/>
                                <w:szCs w:val="32"/>
                              </w:rPr>
                              <w:t>1</w:t>
                            </w:r>
                            <w:r w:rsidR="00D6583E">
                              <w:rPr>
                                <w:color w:val="FFFFFF" w:themeColor="background1"/>
                                <w:sz w:val="32"/>
                                <w:szCs w:val="32"/>
                              </w:rPr>
                              <w:t>3</w:t>
                            </w:r>
                          </w:p>
                          <w:p w14:paraId="2A98E119" w14:textId="350EA199" w:rsidR="00196655" w:rsidRPr="00196655" w:rsidRDefault="00196655" w:rsidP="00DD36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10A25" id="Text Box 5" o:spid="_x0000_s1035" type="#_x0000_t202" style="position:absolute;margin-left:54.7pt;margin-top:496.55pt;width:389.45pt;height:64.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" filled="f" stroked="f" strokeweight=".5pt">
                <v:textbox>
                  <w:txbxContent>
                    <w:p w14:paraId="2D8A3826" w14:textId="6398BD95" w:rsidR="00196655" w:rsidRPr="00196655" w:rsidRDefault="00EF5952" w:rsidP="00DD3676">
                      <w:r>
                        <w:rPr>
                          <w:color w:val="FFFFFF" w:themeColor="background1"/>
                          <w:sz w:val="32"/>
                          <w:szCs w:val="32"/>
                        </w:rPr>
                        <w:t>What’s new</w:t>
                      </w:r>
                      <w:r w:rsidR="00BC474D">
                        <w:rPr>
                          <w:color w:val="FFFFFF" w:themeColor="background1"/>
                          <w:sz w:val="32"/>
                          <w:szCs w:val="32"/>
                        </w:rPr>
                        <w:t xml:space="preserve"> 202</w:t>
                      </w:r>
                      <w:r w:rsidR="00A314FB">
                        <w:rPr>
                          <w:color w:val="FFFFFF" w:themeColor="background1"/>
                          <w:sz w:val="32"/>
                          <w:szCs w:val="32"/>
                        </w:rPr>
                        <w:t>4</w:t>
                      </w:r>
                      <w:r w:rsidR="00BC474D">
                        <w:rPr>
                          <w:color w:val="FFFFFF" w:themeColor="background1"/>
                          <w:sz w:val="32"/>
                          <w:szCs w:val="32"/>
                        </w:rPr>
                        <w:t>.20.</w:t>
                      </w:r>
                      <w:r w:rsidR="00AE5DD0">
                        <w:rPr>
                          <w:color w:val="FFFFFF" w:themeColor="background1"/>
                          <w:sz w:val="32"/>
                          <w:szCs w:val="32"/>
                        </w:rPr>
                        <w:t>1</w:t>
                      </w:r>
                      <w:r w:rsidR="00D6583E">
                        <w:rPr>
                          <w:color w:val="FFFFFF" w:themeColor="background1"/>
                          <w:sz w:val="32"/>
                          <w:szCs w:val="32"/>
                        </w:rPr>
                        <w:t>3</w:t>
                      </w:r>
                    </w:p>
                    <w:p w14:paraId="2A98E119" w14:textId="350EA199" w:rsidR="00196655" w:rsidRPr="00196655" w:rsidRDefault="00196655" w:rsidP="00DD3676"/>
                  </w:txbxContent>
                </v:textbox>
                <w10:wrap anchory="page"/>
              </v:shape>
            </w:pict>
          </mc:Fallback>
        </mc:AlternateContent>
      </w:r>
    </w:p>
    <w:p w14:paraId="5D0BA69A" w14:textId="230348E6" w:rsidR="00FD3C4B" w:rsidRPr="008F0F64" w:rsidRDefault="00FD3C4B" w:rsidP="00DD3676"/>
    <w:p w14:paraId="5010690F" w14:textId="209B458F" w:rsidR="00FD3C4B" w:rsidRPr="008F0F64" w:rsidRDefault="00FD3C4B" w:rsidP="00DD3676"/>
    <w:p w14:paraId="7FC84202" w14:textId="4099365F" w:rsidR="00FD3C4B" w:rsidRPr="008F0F64" w:rsidRDefault="00FD3C4B" w:rsidP="00DD3676"/>
    <w:p w14:paraId="50C7A6DD" w14:textId="165949A6" w:rsidR="00FD3C4B" w:rsidRPr="008F0F64" w:rsidRDefault="00FD3C4B" w:rsidP="00DD3676"/>
    <w:p w14:paraId="7A6B2537" w14:textId="7B7FACDB" w:rsidR="00FD3C4B" w:rsidRPr="008F0F64" w:rsidRDefault="00FD3C4B" w:rsidP="00DD3676"/>
    <w:p w14:paraId="6C1753C1" w14:textId="55F4F93D" w:rsidR="00FD3C4B" w:rsidRPr="008F0F64" w:rsidRDefault="00FD3C4B" w:rsidP="00DD3676"/>
    <w:p w14:paraId="320A892E" w14:textId="593D7264" w:rsidR="00FD3C4B" w:rsidRPr="008F0F64" w:rsidRDefault="00FD3C4B" w:rsidP="00DD3676"/>
    <w:p w14:paraId="255A4783" w14:textId="1376369F" w:rsidR="00FD3C4B" w:rsidRPr="008F0F64" w:rsidRDefault="00FD3C4B" w:rsidP="00DD3676"/>
    <w:p w14:paraId="391A36EC" w14:textId="3DB9C850" w:rsidR="00FD3C4B" w:rsidRPr="008F0F64" w:rsidRDefault="00FD3C4B" w:rsidP="00DD3676"/>
    <w:p w14:paraId="1B4670F8" w14:textId="78688DA4" w:rsidR="00FD3C4B" w:rsidRPr="008F0F64" w:rsidRDefault="00FD3C4B" w:rsidP="00DD3676"/>
    <w:p w14:paraId="5E0ECB94" w14:textId="78A4E878" w:rsidR="00FD3C4B" w:rsidRPr="008F0F64" w:rsidRDefault="00FD3C4B" w:rsidP="00DD3676"/>
    <w:p w14:paraId="69773F86" w14:textId="1ECCE24E" w:rsidR="00FD3C4B" w:rsidRPr="008F0F64" w:rsidRDefault="00FD3C4B" w:rsidP="00DD3676"/>
    <w:p w14:paraId="35129005" w14:textId="77777777" w:rsidR="00FD3C4B" w:rsidRPr="008F0F64" w:rsidRDefault="00FD3C4B" w:rsidP="00DD3676"/>
    <w:p w14:paraId="5F169E6A" w14:textId="01C841D2" w:rsidR="00E81E04" w:rsidRPr="008F0F64" w:rsidRDefault="00E81E04" w:rsidP="00DD3676"/>
    <w:p w14:paraId="463FF3D5" w14:textId="77777777" w:rsidR="00E81E04" w:rsidRPr="008F0F64" w:rsidRDefault="00E81E04" w:rsidP="00DD3676">
      <w:pPr>
        <w:sectPr w:rsidR="00E81E04" w:rsidRPr="008F0F64" w:rsidSect="001221FD">
          <w:headerReference w:type="first" r:id="rId17"/>
          <w:type w:val="continuous"/>
          <w:pgSz w:w="11906" w:h="16838"/>
          <w:pgMar w:top="4253" w:right="1134" w:bottom="1440" w:left="1134" w:header="709" w:footer="709" w:gutter="0"/>
          <w:cols w:space="708"/>
          <w:titlePg/>
          <w:docGrid w:linePitch="360"/>
        </w:sectPr>
      </w:pPr>
    </w:p>
    <w:p w14:paraId="7A91CBAF" w14:textId="068D25B4" w:rsidR="00E81E04" w:rsidRPr="008F0F64" w:rsidRDefault="008360EB" w:rsidP="00DD3676">
      <w:r w:rsidRPr="008F0F64">
        <w:rPr>
          <w:rFonts w:cstheme="majorHAnsi"/>
          <w:b/>
          <w:bCs/>
          <w:color w:val="F56354" w:themeColor="accent1"/>
          <w:sz w:val="72"/>
          <w:szCs w:val="72"/>
        </w:rPr>
        <w:lastRenderedPageBreak/>
        <w:t>Index</w:t>
      </w:r>
    </w:p>
    <w:sdt>
      <w:sdtPr>
        <w:rPr>
          <w:rFonts w:asciiTheme="minorHAnsi" w:eastAsiaTheme="minorEastAsia" w:hAnsiTheme="minorHAnsi" w:cstheme="minorBidi"/>
          <w:color w:val="F56354" w:themeColor="accent1"/>
          <w:sz w:val="20"/>
          <w:szCs w:val="20"/>
          <w:lang w:val="en-ZA"/>
        </w:rPr>
        <w:id w:val="1197903400"/>
        <w:docPartObj>
          <w:docPartGallery w:val="Table of Contents"/>
          <w:docPartUnique/>
        </w:docPartObj>
      </w:sdtPr>
      <w:sdtContent>
        <w:p w14:paraId="753ADB22" w14:textId="672C50F4" w:rsidR="00864833" w:rsidRDefault="00864833">
          <w:pPr>
            <w:pStyle w:val="TOCHeading"/>
          </w:pPr>
        </w:p>
        <w:p w14:paraId="4FD2549C" w14:textId="4681AAFC" w:rsidR="00034397" w:rsidRDefault="004154F4">
          <w:pPr>
            <w:pStyle w:val="TOC1"/>
            <w:rPr>
              <w:rFonts w:eastAsiaTheme="minorEastAsia"/>
              <w:noProof/>
              <w:color w:val="auto"/>
              <w:kern w:val="2"/>
              <w:sz w:val="24"/>
              <w:szCs w:val="24"/>
              <w:lang w:eastAsia="en-ZA"/>
              <w14:ligatures w14:val="standardContextual"/>
            </w:rPr>
          </w:pPr>
          <w:r>
            <w:fldChar w:fldCharType="begin"/>
          </w:r>
          <w:r w:rsidR="00864833">
            <w:instrText>TOC \o "1-3" \h \z \u</w:instrText>
          </w:r>
          <w:r>
            <w:fldChar w:fldCharType="separate"/>
          </w:r>
          <w:hyperlink w:anchor="_Toc168978203" w:history="1">
            <w:r w:rsidR="00034397" w:rsidRPr="008D3B34">
              <w:rPr>
                <w:rStyle w:val="Hyperlink"/>
                <w:noProof/>
              </w:rPr>
              <w:t>1.</w:t>
            </w:r>
            <w:r w:rsidR="00034397">
              <w:rPr>
                <w:rFonts w:eastAsiaTheme="minorEastAsia"/>
                <w:noProof/>
                <w:color w:val="auto"/>
                <w:kern w:val="2"/>
                <w:sz w:val="24"/>
                <w:szCs w:val="24"/>
                <w:lang w:eastAsia="en-ZA"/>
                <w14:ligatures w14:val="standardContextual"/>
              </w:rPr>
              <w:tab/>
            </w:r>
            <w:r w:rsidR="00034397" w:rsidRPr="008D3B34">
              <w:rPr>
                <w:rStyle w:val="Hyperlink"/>
                <w:noProof/>
              </w:rPr>
              <w:t>Caseware Working Papers 2024</w:t>
            </w:r>
            <w:r w:rsidR="00034397">
              <w:rPr>
                <w:noProof/>
                <w:webHidden/>
              </w:rPr>
              <w:tab/>
            </w:r>
            <w:r w:rsidR="00034397">
              <w:rPr>
                <w:noProof/>
                <w:webHidden/>
              </w:rPr>
              <w:fldChar w:fldCharType="begin"/>
            </w:r>
            <w:r w:rsidR="00034397">
              <w:rPr>
                <w:noProof/>
                <w:webHidden/>
              </w:rPr>
              <w:instrText xml:space="preserve"> PAGEREF _Toc168978203 \h </w:instrText>
            </w:r>
            <w:r w:rsidR="00034397">
              <w:rPr>
                <w:noProof/>
                <w:webHidden/>
              </w:rPr>
            </w:r>
            <w:r w:rsidR="00034397">
              <w:rPr>
                <w:noProof/>
                <w:webHidden/>
              </w:rPr>
              <w:fldChar w:fldCharType="separate"/>
            </w:r>
            <w:r w:rsidR="00B11B96">
              <w:rPr>
                <w:noProof/>
                <w:webHidden/>
              </w:rPr>
              <w:t>4</w:t>
            </w:r>
            <w:r w:rsidR="00034397">
              <w:rPr>
                <w:noProof/>
                <w:webHidden/>
              </w:rPr>
              <w:fldChar w:fldCharType="end"/>
            </w:r>
          </w:hyperlink>
        </w:p>
        <w:p w14:paraId="5304BA17" w14:textId="78E34581" w:rsidR="00034397" w:rsidRDefault="00034397">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978204" w:history="1">
            <w:r w:rsidRPr="008D3B34">
              <w:rPr>
                <w:rStyle w:val="Hyperlink"/>
                <w:noProof/>
              </w:rPr>
              <w:t>1.1</w:t>
            </w:r>
            <w:r>
              <w:rPr>
                <w:rFonts w:eastAsiaTheme="minorEastAsia"/>
                <w:noProof/>
                <w:color w:val="auto"/>
                <w:kern w:val="2"/>
                <w:sz w:val="24"/>
                <w:szCs w:val="24"/>
                <w:lang w:eastAsia="en-ZA"/>
                <w14:ligatures w14:val="standardContextual"/>
              </w:rPr>
              <w:tab/>
            </w:r>
            <w:r w:rsidRPr="008D3B34">
              <w:rPr>
                <w:rStyle w:val="Hyperlink"/>
                <w:noProof/>
              </w:rPr>
              <w:t>Features</w:t>
            </w:r>
            <w:r>
              <w:rPr>
                <w:noProof/>
                <w:webHidden/>
              </w:rPr>
              <w:tab/>
            </w:r>
            <w:r>
              <w:rPr>
                <w:noProof/>
                <w:webHidden/>
              </w:rPr>
              <w:fldChar w:fldCharType="begin"/>
            </w:r>
            <w:r>
              <w:rPr>
                <w:noProof/>
                <w:webHidden/>
              </w:rPr>
              <w:instrText xml:space="preserve"> PAGEREF _Toc168978204 \h </w:instrText>
            </w:r>
            <w:r>
              <w:rPr>
                <w:noProof/>
                <w:webHidden/>
              </w:rPr>
            </w:r>
            <w:r>
              <w:rPr>
                <w:noProof/>
                <w:webHidden/>
              </w:rPr>
              <w:fldChar w:fldCharType="separate"/>
            </w:r>
            <w:r w:rsidR="00B11B96">
              <w:rPr>
                <w:noProof/>
                <w:webHidden/>
              </w:rPr>
              <w:t>4</w:t>
            </w:r>
            <w:r>
              <w:rPr>
                <w:noProof/>
                <w:webHidden/>
              </w:rPr>
              <w:fldChar w:fldCharType="end"/>
            </w:r>
          </w:hyperlink>
        </w:p>
        <w:p w14:paraId="7763E0E4" w14:textId="6EFFCC40"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05" w:history="1">
            <w:r w:rsidRPr="008D3B34">
              <w:rPr>
                <w:rStyle w:val="Hyperlink"/>
                <w:noProof/>
              </w:rPr>
              <w:t>1.1.1</w:t>
            </w:r>
            <w:r>
              <w:rPr>
                <w:rFonts w:eastAsiaTheme="minorEastAsia"/>
                <w:noProof/>
                <w:color w:val="auto"/>
                <w:kern w:val="2"/>
                <w:sz w:val="24"/>
                <w:szCs w:val="24"/>
                <w:lang w:eastAsia="en-ZA"/>
                <w14:ligatures w14:val="standardContextual"/>
              </w:rPr>
              <w:tab/>
            </w:r>
            <w:r w:rsidRPr="008D3B34">
              <w:rPr>
                <w:rStyle w:val="Hyperlink"/>
                <w:noProof/>
              </w:rPr>
              <w:t>Imports and exports</w:t>
            </w:r>
            <w:r>
              <w:rPr>
                <w:noProof/>
                <w:webHidden/>
              </w:rPr>
              <w:tab/>
            </w:r>
            <w:r>
              <w:rPr>
                <w:noProof/>
                <w:webHidden/>
              </w:rPr>
              <w:fldChar w:fldCharType="begin"/>
            </w:r>
            <w:r>
              <w:rPr>
                <w:noProof/>
                <w:webHidden/>
              </w:rPr>
              <w:instrText xml:space="preserve"> PAGEREF _Toc168978205 \h </w:instrText>
            </w:r>
            <w:r>
              <w:rPr>
                <w:noProof/>
                <w:webHidden/>
              </w:rPr>
            </w:r>
            <w:r>
              <w:rPr>
                <w:noProof/>
                <w:webHidden/>
              </w:rPr>
              <w:fldChar w:fldCharType="separate"/>
            </w:r>
            <w:r w:rsidR="00B11B96">
              <w:rPr>
                <w:noProof/>
                <w:webHidden/>
              </w:rPr>
              <w:t>4</w:t>
            </w:r>
            <w:r>
              <w:rPr>
                <w:noProof/>
                <w:webHidden/>
              </w:rPr>
              <w:fldChar w:fldCharType="end"/>
            </w:r>
          </w:hyperlink>
        </w:p>
        <w:p w14:paraId="4DB7712E" w14:textId="4BE07788"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06" w:history="1">
            <w:r w:rsidRPr="008D3B34">
              <w:rPr>
                <w:rStyle w:val="Hyperlink"/>
                <w:noProof/>
              </w:rPr>
              <w:t>1.1.2</w:t>
            </w:r>
            <w:r>
              <w:rPr>
                <w:rFonts w:eastAsiaTheme="minorEastAsia"/>
                <w:noProof/>
                <w:color w:val="auto"/>
                <w:kern w:val="2"/>
                <w:sz w:val="24"/>
                <w:szCs w:val="24"/>
                <w:lang w:eastAsia="en-ZA"/>
                <w14:ligatures w14:val="standardContextual"/>
              </w:rPr>
              <w:tab/>
            </w:r>
            <w:r w:rsidRPr="008D3B34">
              <w:rPr>
                <w:rStyle w:val="Hyperlink"/>
                <w:noProof/>
              </w:rPr>
              <w:t>Set Protection</w:t>
            </w:r>
            <w:r>
              <w:rPr>
                <w:noProof/>
                <w:webHidden/>
              </w:rPr>
              <w:tab/>
            </w:r>
            <w:r>
              <w:rPr>
                <w:noProof/>
                <w:webHidden/>
              </w:rPr>
              <w:fldChar w:fldCharType="begin"/>
            </w:r>
            <w:r>
              <w:rPr>
                <w:noProof/>
                <w:webHidden/>
              </w:rPr>
              <w:instrText xml:space="preserve"> PAGEREF _Toc168978206 \h </w:instrText>
            </w:r>
            <w:r>
              <w:rPr>
                <w:noProof/>
                <w:webHidden/>
              </w:rPr>
            </w:r>
            <w:r>
              <w:rPr>
                <w:noProof/>
                <w:webHidden/>
              </w:rPr>
              <w:fldChar w:fldCharType="separate"/>
            </w:r>
            <w:r w:rsidR="00B11B96">
              <w:rPr>
                <w:b/>
                <w:bCs/>
                <w:noProof/>
                <w:webHidden/>
                <w:lang w:val="en-US"/>
              </w:rPr>
              <w:t>Error! Bookmark not defined.</w:t>
            </w:r>
            <w:r>
              <w:rPr>
                <w:noProof/>
                <w:webHidden/>
              </w:rPr>
              <w:fldChar w:fldCharType="end"/>
            </w:r>
          </w:hyperlink>
        </w:p>
        <w:p w14:paraId="117DD059" w14:textId="780077A9"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07" w:history="1">
            <w:r w:rsidRPr="008D3B34">
              <w:rPr>
                <w:rStyle w:val="Hyperlink"/>
                <w:noProof/>
              </w:rPr>
              <w:t>1.1.3</w:t>
            </w:r>
            <w:r>
              <w:rPr>
                <w:rFonts w:eastAsiaTheme="minorEastAsia"/>
                <w:noProof/>
                <w:color w:val="auto"/>
                <w:kern w:val="2"/>
                <w:sz w:val="24"/>
                <w:szCs w:val="24"/>
                <w:lang w:eastAsia="en-ZA"/>
                <w14:ligatures w14:val="standardContextual"/>
              </w:rPr>
              <w:tab/>
            </w:r>
            <w:r w:rsidRPr="008D3B34">
              <w:rPr>
                <w:rStyle w:val="Hyperlink"/>
                <w:noProof/>
              </w:rPr>
              <w:t>History</w:t>
            </w:r>
            <w:r>
              <w:rPr>
                <w:noProof/>
                <w:webHidden/>
              </w:rPr>
              <w:tab/>
            </w:r>
            <w:r>
              <w:rPr>
                <w:noProof/>
                <w:webHidden/>
              </w:rPr>
              <w:fldChar w:fldCharType="begin"/>
            </w:r>
            <w:r>
              <w:rPr>
                <w:noProof/>
                <w:webHidden/>
              </w:rPr>
              <w:instrText xml:space="preserve"> PAGEREF _Toc168978207 \h </w:instrText>
            </w:r>
            <w:r>
              <w:rPr>
                <w:noProof/>
                <w:webHidden/>
              </w:rPr>
            </w:r>
            <w:r>
              <w:rPr>
                <w:noProof/>
                <w:webHidden/>
              </w:rPr>
              <w:fldChar w:fldCharType="separate"/>
            </w:r>
            <w:r w:rsidR="00B11B96">
              <w:rPr>
                <w:noProof/>
                <w:webHidden/>
              </w:rPr>
              <w:t>4</w:t>
            </w:r>
            <w:r>
              <w:rPr>
                <w:noProof/>
                <w:webHidden/>
              </w:rPr>
              <w:fldChar w:fldCharType="end"/>
            </w:r>
          </w:hyperlink>
        </w:p>
        <w:p w14:paraId="22AEA99F" w14:textId="7E6FB9CC"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08" w:history="1">
            <w:r w:rsidRPr="008D3B34">
              <w:rPr>
                <w:rStyle w:val="Hyperlink"/>
                <w:noProof/>
              </w:rPr>
              <w:t>1.1.4</w:t>
            </w:r>
            <w:r>
              <w:rPr>
                <w:rFonts w:eastAsiaTheme="minorEastAsia"/>
                <w:noProof/>
                <w:color w:val="auto"/>
                <w:kern w:val="2"/>
                <w:sz w:val="24"/>
                <w:szCs w:val="24"/>
                <w:lang w:eastAsia="en-ZA"/>
                <w14:ligatures w14:val="standardContextual"/>
              </w:rPr>
              <w:tab/>
            </w:r>
            <w:r w:rsidRPr="008D3B34">
              <w:rPr>
                <w:rStyle w:val="Hyperlink"/>
                <w:noProof/>
              </w:rPr>
              <w:t>Engagement lockdown</w:t>
            </w:r>
            <w:r>
              <w:rPr>
                <w:noProof/>
                <w:webHidden/>
              </w:rPr>
              <w:tab/>
            </w:r>
            <w:r>
              <w:rPr>
                <w:noProof/>
                <w:webHidden/>
              </w:rPr>
              <w:fldChar w:fldCharType="begin"/>
            </w:r>
            <w:r>
              <w:rPr>
                <w:noProof/>
                <w:webHidden/>
              </w:rPr>
              <w:instrText xml:space="preserve"> PAGEREF _Toc168978208 \h </w:instrText>
            </w:r>
            <w:r>
              <w:rPr>
                <w:noProof/>
                <w:webHidden/>
              </w:rPr>
            </w:r>
            <w:r>
              <w:rPr>
                <w:noProof/>
                <w:webHidden/>
              </w:rPr>
              <w:fldChar w:fldCharType="separate"/>
            </w:r>
            <w:r w:rsidR="00B11B96">
              <w:rPr>
                <w:noProof/>
                <w:webHidden/>
              </w:rPr>
              <w:t>5</w:t>
            </w:r>
            <w:r>
              <w:rPr>
                <w:noProof/>
                <w:webHidden/>
              </w:rPr>
              <w:fldChar w:fldCharType="end"/>
            </w:r>
          </w:hyperlink>
        </w:p>
        <w:p w14:paraId="21ADF096" w14:textId="55D25AC1"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09" w:history="1">
            <w:r w:rsidRPr="008D3B34">
              <w:rPr>
                <w:rStyle w:val="Hyperlink"/>
                <w:noProof/>
              </w:rPr>
              <w:t>1.1.5</w:t>
            </w:r>
            <w:r>
              <w:rPr>
                <w:rFonts w:eastAsiaTheme="minorEastAsia"/>
                <w:noProof/>
                <w:color w:val="auto"/>
                <w:kern w:val="2"/>
                <w:sz w:val="24"/>
                <w:szCs w:val="24"/>
                <w:lang w:eastAsia="en-ZA"/>
                <w14:ligatures w14:val="standardContextual"/>
              </w:rPr>
              <w:tab/>
            </w:r>
            <w:r w:rsidRPr="008D3B34">
              <w:rPr>
                <w:rStyle w:val="Hyperlink"/>
                <w:noProof/>
              </w:rPr>
              <w:t>Trial balance automatic documents</w:t>
            </w:r>
            <w:r>
              <w:rPr>
                <w:noProof/>
                <w:webHidden/>
              </w:rPr>
              <w:tab/>
            </w:r>
            <w:r>
              <w:rPr>
                <w:noProof/>
                <w:webHidden/>
              </w:rPr>
              <w:fldChar w:fldCharType="begin"/>
            </w:r>
            <w:r>
              <w:rPr>
                <w:noProof/>
                <w:webHidden/>
              </w:rPr>
              <w:instrText xml:space="preserve"> PAGEREF _Toc168978209 \h </w:instrText>
            </w:r>
            <w:r>
              <w:rPr>
                <w:noProof/>
                <w:webHidden/>
              </w:rPr>
            </w:r>
            <w:r>
              <w:rPr>
                <w:noProof/>
                <w:webHidden/>
              </w:rPr>
              <w:fldChar w:fldCharType="separate"/>
            </w:r>
            <w:r w:rsidR="00B11B96">
              <w:rPr>
                <w:b/>
                <w:bCs/>
                <w:noProof/>
                <w:webHidden/>
                <w:lang w:val="en-US"/>
              </w:rPr>
              <w:t>Error! Bookmark not defined.</w:t>
            </w:r>
            <w:r>
              <w:rPr>
                <w:noProof/>
                <w:webHidden/>
              </w:rPr>
              <w:fldChar w:fldCharType="end"/>
            </w:r>
          </w:hyperlink>
        </w:p>
        <w:p w14:paraId="28F36A55" w14:textId="3CE45ACC"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10" w:history="1">
            <w:r w:rsidRPr="008D3B34">
              <w:rPr>
                <w:rStyle w:val="Hyperlink"/>
                <w:noProof/>
              </w:rPr>
              <w:t>1.1.6</w:t>
            </w:r>
            <w:r>
              <w:rPr>
                <w:rFonts w:eastAsiaTheme="minorEastAsia"/>
                <w:noProof/>
                <w:color w:val="auto"/>
                <w:kern w:val="2"/>
                <w:sz w:val="24"/>
                <w:szCs w:val="24"/>
                <w:lang w:eastAsia="en-ZA"/>
                <w14:ligatures w14:val="standardContextual"/>
              </w:rPr>
              <w:tab/>
            </w:r>
            <w:r w:rsidRPr="008D3B34">
              <w:rPr>
                <w:rStyle w:val="Hyperlink"/>
                <w:noProof/>
              </w:rPr>
              <w:t>Compressed file</w:t>
            </w:r>
            <w:r>
              <w:rPr>
                <w:noProof/>
                <w:webHidden/>
              </w:rPr>
              <w:tab/>
            </w:r>
            <w:r>
              <w:rPr>
                <w:noProof/>
                <w:webHidden/>
              </w:rPr>
              <w:fldChar w:fldCharType="begin"/>
            </w:r>
            <w:r>
              <w:rPr>
                <w:noProof/>
                <w:webHidden/>
              </w:rPr>
              <w:instrText xml:space="preserve"> PAGEREF _Toc168978210 \h </w:instrText>
            </w:r>
            <w:r>
              <w:rPr>
                <w:noProof/>
                <w:webHidden/>
              </w:rPr>
            </w:r>
            <w:r>
              <w:rPr>
                <w:noProof/>
                <w:webHidden/>
              </w:rPr>
              <w:fldChar w:fldCharType="separate"/>
            </w:r>
            <w:r w:rsidR="00B11B96">
              <w:rPr>
                <w:b/>
                <w:bCs/>
                <w:noProof/>
                <w:webHidden/>
                <w:lang w:val="en-US"/>
              </w:rPr>
              <w:t>Error! Bookmark not defined.</w:t>
            </w:r>
            <w:r>
              <w:rPr>
                <w:noProof/>
                <w:webHidden/>
              </w:rPr>
              <w:fldChar w:fldCharType="end"/>
            </w:r>
          </w:hyperlink>
        </w:p>
        <w:p w14:paraId="1D430F6E" w14:textId="79A0B3F0" w:rsidR="00034397" w:rsidRDefault="00034397">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978211" w:history="1">
            <w:r w:rsidRPr="008D3B34">
              <w:rPr>
                <w:rStyle w:val="Hyperlink"/>
                <w:noProof/>
              </w:rPr>
              <w:t>1.2</w:t>
            </w:r>
            <w:r>
              <w:rPr>
                <w:rFonts w:eastAsiaTheme="minorEastAsia"/>
                <w:noProof/>
                <w:color w:val="auto"/>
                <w:kern w:val="2"/>
                <w:sz w:val="24"/>
                <w:szCs w:val="24"/>
                <w:lang w:eastAsia="en-ZA"/>
                <w14:ligatures w14:val="standardContextual"/>
              </w:rPr>
              <w:tab/>
            </w:r>
            <w:r w:rsidRPr="008D3B34">
              <w:rPr>
                <w:rStyle w:val="Hyperlink"/>
                <w:noProof/>
              </w:rPr>
              <w:t>Fixes</w:t>
            </w:r>
            <w:r>
              <w:rPr>
                <w:noProof/>
                <w:webHidden/>
              </w:rPr>
              <w:tab/>
            </w:r>
            <w:r>
              <w:rPr>
                <w:noProof/>
                <w:webHidden/>
              </w:rPr>
              <w:fldChar w:fldCharType="begin"/>
            </w:r>
            <w:r>
              <w:rPr>
                <w:noProof/>
                <w:webHidden/>
              </w:rPr>
              <w:instrText xml:space="preserve"> PAGEREF _Toc168978211 \h </w:instrText>
            </w:r>
            <w:r>
              <w:rPr>
                <w:noProof/>
                <w:webHidden/>
              </w:rPr>
            </w:r>
            <w:r>
              <w:rPr>
                <w:noProof/>
                <w:webHidden/>
              </w:rPr>
              <w:fldChar w:fldCharType="separate"/>
            </w:r>
            <w:r w:rsidR="00B11B96">
              <w:rPr>
                <w:noProof/>
                <w:webHidden/>
              </w:rPr>
              <w:t>7</w:t>
            </w:r>
            <w:r>
              <w:rPr>
                <w:noProof/>
                <w:webHidden/>
              </w:rPr>
              <w:fldChar w:fldCharType="end"/>
            </w:r>
          </w:hyperlink>
        </w:p>
        <w:p w14:paraId="30B3AC8E" w14:textId="194A58B9"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12" w:history="1">
            <w:r w:rsidRPr="008D3B34">
              <w:rPr>
                <w:rStyle w:val="Hyperlink"/>
                <w:noProof/>
              </w:rPr>
              <w:t>1.2.1</w:t>
            </w:r>
            <w:r>
              <w:rPr>
                <w:rFonts w:eastAsiaTheme="minorEastAsia"/>
                <w:noProof/>
                <w:color w:val="auto"/>
                <w:kern w:val="2"/>
                <w:sz w:val="24"/>
                <w:szCs w:val="24"/>
                <w:lang w:eastAsia="en-ZA"/>
                <w14:ligatures w14:val="standardContextual"/>
              </w:rPr>
              <w:tab/>
            </w:r>
            <w:r w:rsidRPr="008D3B34">
              <w:rPr>
                <w:rStyle w:val="Hyperlink"/>
                <w:noProof/>
              </w:rPr>
              <w:t>Cloud</w:t>
            </w:r>
            <w:r>
              <w:rPr>
                <w:noProof/>
                <w:webHidden/>
              </w:rPr>
              <w:tab/>
            </w:r>
            <w:r>
              <w:rPr>
                <w:noProof/>
                <w:webHidden/>
              </w:rPr>
              <w:fldChar w:fldCharType="begin"/>
            </w:r>
            <w:r>
              <w:rPr>
                <w:noProof/>
                <w:webHidden/>
              </w:rPr>
              <w:instrText xml:space="preserve"> PAGEREF _Toc168978212 \h </w:instrText>
            </w:r>
            <w:r>
              <w:rPr>
                <w:noProof/>
                <w:webHidden/>
              </w:rPr>
            </w:r>
            <w:r>
              <w:rPr>
                <w:noProof/>
                <w:webHidden/>
              </w:rPr>
              <w:fldChar w:fldCharType="separate"/>
            </w:r>
            <w:r w:rsidR="00B11B96">
              <w:rPr>
                <w:b/>
                <w:bCs/>
                <w:noProof/>
                <w:webHidden/>
                <w:lang w:val="en-US"/>
              </w:rPr>
              <w:t>Error! Bookmark not defined.</w:t>
            </w:r>
            <w:r>
              <w:rPr>
                <w:noProof/>
                <w:webHidden/>
              </w:rPr>
              <w:fldChar w:fldCharType="end"/>
            </w:r>
          </w:hyperlink>
        </w:p>
        <w:p w14:paraId="77EF82E6" w14:textId="1762ACA9"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13" w:history="1">
            <w:r w:rsidRPr="008D3B34">
              <w:rPr>
                <w:rStyle w:val="Hyperlink"/>
                <w:noProof/>
              </w:rPr>
              <w:t>1.2.2</w:t>
            </w:r>
            <w:r>
              <w:rPr>
                <w:rFonts w:eastAsiaTheme="minorEastAsia"/>
                <w:noProof/>
                <w:color w:val="auto"/>
                <w:kern w:val="2"/>
                <w:sz w:val="24"/>
                <w:szCs w:val="24"/>
                <w:lang w:eastAsia="en-ZA"/>
                <w14:ligatures w14:val="standardContextual"/>
              </w:rPr>
              <w:tab/>
            </w:r>
            <w:r w:rsidRPr="008D3B34">
              <w:rPr>
                <w:rStyle w:val="Hyperlink"/>
                <w:noProof/>
              </w:rPr>
              <w:t>Caseview</w:t>
            </w:r>
            <w:r>
              <w:rPr>
                <w:noProof/>
                <w:webHidden/>
              </w:rPr>
              <w:tab/>
            </w:r>
            <w:r>
              <w:rPr>
                <w:noProof/>
                <w:webHidden/>
              </w:rPr>
              <w:fldChar w:fldCharType="begin"/>
            </w:r>
            <w:r>
              <w:rPr>
                <w:noProof/>
                <w:webHidden/>
              </w:rPr>
              <w:instrText xml:space="preserve"> PAGEREF _Toc168978213 \h </w:instrText>
            </w:r>
            <w:r>
              <w:rPr>
                <w:noProof/>
                <w:webHidden/>
              </w:rPr>
            </w:r>
            <w:r>
              <w:rPr>
                <w:noProof/>
                <w:webHidden/>
              </w:rPr>
              <w:fldChar w:fldCharType="separate"/>
            </w:r>
            <w:r w:rsidR="00B11B96">
              <w:rPr>
                <w:b/>
                <w:bCs/>
                <w:noProof/>
                <w:webHidden/>
                <w:lang w:val="en-US"/>
              </w:rPr>
              <w:t>Error! Bookmark not defined.</w:t>
            </w:r>
            <w:r>
              <w:rPr>
                <w:noProof/>
                <w:webHidden/>
              </w:rPr>
              <w:fldChar w:fldCharType="end"/>
            </w:r>
          </w:hyperlink>
        </w:p>
        <w:p w14:paraId="3A7D9E0D" w14:textId="140568CC"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14" w:history="1">
            <w:r w:rsidRPr="008D3B34">
              <w:rPr>
                <w:rStyle w:val="Hyperlink"/>
                <w:noProof/>
              </w:rPr>
              <w:t>1.2.3</w:t>
            </w:r>
            <w:r>
              <w:rPr>
                <w:rFonts w:eastAsiaTheme="minorEastAsia"/>
                <w:noProof/>
                <w:color w:val="auto"/>
                <w:kern w:val="2"/>
                <w:sz w:val="24"/>
                <w:szCs w:val="24"/>
                <w:lang w:eastAsia="en-ZA"/>
                <w14:ligatures w14:val="standardContextual"/>
              </w:rPr>
              <w:tab/>
            </w:r>
            <w:r w:rsidRPr="008D3B34">
              <w:rPr>
                <w:rStyle w:val="Hyperlink"/>
                <w:noProof/>
              </w:rPr>
              <w:t>Silent Upgrade</w:t>
            </w:r>
            <w:r>
              <w:rPr>
                <w:noProof/>
                <w:webHidden/>
              </w:rPr>
              <w:tab/>
            </w:r>
            <w:r>
              <w:rPr>
                <w:noProof/>
                <w:webHidden/>
              </w:rPr>
              <w:fldChar w:fldCharType="begin"/>
            </w:r>
            <w:r>
              <w:rPr>
                <w:noProof/>
                <w:webHidden/>
              </w:rPr>
              <w:instrText xml:space="preserve"> PAGEREF _Toc168978214 \h </w:instrText>
            </w:r>
            <w:r>
              <w:rPr>
                <w:noProof/>
                <w:webHidden/>
              </w:rPr>
            </w:r>
            <w:r>
              <w:rPr>
                <w:noProof/>
                <w:webHidden/>
              </w:rPr>
              <w:fldChar w:fldCharType="separate"/>
            </w:r>
            <w:r w:rsidR="00B11B96">
              <w:rPr>
                <w:b/>
                <w:bCs/>
                <w:noProof/>
                <w:webHidden/>
                <w:lang w:val="en-US"/>
              </w:rPr>
              <w:t>Error! Bookmark not defined.</w:t>
            </w:r>
            <w:r>
              <w:rPr>
                <w:noProof/>
                <w:webHidden/>
              </w:rPr>
              <w:fldChar w:fldCharType="end"/>
            </w:r>
          </w:hyperlink>
        </w:p>
        <w:p w14:paraId="0025332A" w14:textId="379B1D13" w:rsidR="00034397" w:rsidRDefault="00034397">
          <w:pPr>
            <w:pStyle w:val="TOC1"/>
            <w:rPr>
              <w:rFonts w:eastAsiaTheme="minorEastAsia"/>
              <w:noProof/>
              <w:color w:val="auto"/>
              <w:kern w:val="2"/>
              <w:sz w:val="24"/>
              <w:szCs w:val="24"/>
              <w:lang w:eastAsia="en-ZA"/>
              <w14:ligatures w14:val="standardContextual"/>
            </w:rPr>
          </w:pPr>
          <w:hyperlink w:anchor="_Toc168978215" w:history="1">
            <w:r w:rsidRPr="008D3B34">
              <w:rPr>
                <w:rStyle w:val="Hyperlink"/>
                <w:noProof/>
              </w:rPr>
              <w:t>2.</w:t>
            </w:r>
            <w:r>
              <w:rPr>
                <w:rFonts w:eastAsiaTheme="minorEastAsia"/>
                <w:noProof/>
                <w:color w:val="auto"/>
                <w:kern w:val="2"/>
                <w:sz w:val="24"/>
                <w:szCs w:val="24"/>
                <w:lang w:eastAsia="en-ZA"/>
                <w14:ligatures w14:val="standardContextual"/>
              </w:rPr>
              <w:tab/>
            </w:r>
            <w:r w:rsidRPr="008D3B34">
              <w:rPr>
                <w:rStyle w:val="Hyperlink"/>
                <w:noProof/>
              </w:rPr>
              <w:t>Universal</w:t>
            </w:r>
            <w:r>
              <w:rPr>
                <w:noProof/>
                <w:webHidden/>
              </w:rPr>
              <w:tab/>
            </w:r>
            <w:r>
              <w:rPr>
                <w:noProof/>
                <w:webHidden/>
              </w:rPr>
              <w:fldChar w:fldCharType="begin"/>
            </w:r>
            <w:r>
              <w:rPr>
                <w:noProof/>
                <w:webHidden/>
              </w:rPr>
              <w:instrText xml:space="preserve"> PAGEREF _Toc168978215 \h </w:instrText>
            </w:r>
            <w:r>
              <w:rPr>
                <w:noProof/>
                <w:webHidden/>
              </w:rPr>
            </w:r>
            <w:r>
              <w:rPr>
                <w:noProof/>
                <w:webHidden/>
              </w:rPr>
              <w:fldChar w:fldCharType="separate"/>
            </w:r>
            <w:r w:rsidR="00B11B96">
              <w:rPr>
                <w:noProof/>
                <w:webHidden/>
              </w:rPr>
              <w:t>8</w:t>
            </w:r>
            <w:r>
              <w:rPr>
                <w:noProof/>
                <w:webHidden/>
              </w:rPr>
              <w:fldChar w:fldCharType="end"/>
            </w:r>
          </w:hyperlink>
        </w:p>
        <w:p w14:paraId="2E288EF3" w14:textId="12AFCE64" w:rsidR="00034397" w:rsidRDefault="00034397">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978216" w:history="1">
            <w:r w:rsidRPr="008D3B34">
              <w:rPr>
                <w:rStyle w:val="Hyperlink"/>
                <w:noProof/>
              </w:rPr>
              <w:t>2.1</w:t>
            </w:r>
            <w:r>
              <w:rPr>
                <w:rFonts w:eastAsiaTheme="minorEastAsia"/>
                <w:noProof/>
                <w:color w:val="auto"/>
                <w:kern w:val="2"/>
                <w:sz w:val="24"/>
                <w:szCs w:val="24"/>
                <w:lang w:eastAsia="en-ZA"/>
                <w14:ligatures w14:val="standardContextual"/>
              </w:rPr>
              <w:tab/>
            </w:r>
            <w:r w:rsidRPr="008D3B34">
              <w:rPr>
                <w:rStyle w:val="Hyperlink"/>
                <w:noProof/>
              </w:rPr>
              <w:t>Features</w:t>
            </w:r>
            <w:r>
              <w:rPr>
                <w:noProof/>
                <w:webHidden/>
              </w:rPr>
              <w:tab/>
            </w:r>
            <w:r>
              <w:rPr>
                <w:noProof/>
                <w:webHidden/>
              </w:rPr>
              <w:fldChar w:fldCharType="begin"/>
            </w:r>
            <w:r>
              <w:rPr>
                <w:noProof/>
                <w:webHidden/>
              </w:rPr>
              <w:instrText xml:space="preserve"> PAGEREF _Toc168978216 \h </w:instrText>
            </w:r>
            <w:r>
              <w:rPr>
                <w:noProof/>
                <w:webHidden/>
              </w:rPr>
            </w:r>
            <w:r>
              <w:rPr>
                <w:noProof/>
                <w:webHidden/>
              </w:rPr>
              <w:fldChar w:fldCharType="separate"/>
            </w:r>
            <w:r w:rsidR="00B11B96">
              <w:rPr>
                <w:noProof/>
                <w:webHidden/>
              </w:rPr>
              <w:t>8</w:t>
            </w:r>
            <w:r>
              <w:rPr>
                <w:noProof/>
                <w:webHidden/>
              </w:rPr>
              <w:fldChar w:fldCharType="end"/>
            </w:r>
          </w:hyperlink>
        </w:p>
        <w:p w14:paraId="6500DF10" w14:textId="3A55B5DE"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17" w:history="1">
            <w:r w:rsidRPr="008D3B34">
              <w:rPr>
                <w:rStyle w:val="Hyperlink"/>
                <w:noProof/>
              </w:rPr>
              <w:t>2.1.1</w:t>
            </w:r>
            <w:r>
              <w:rPr>
                <w:rFonts w:eastAsiaTheme="minorEastAsia"/>
                <w:noProof/>
                <w:color w:val="auto"/>
                <w:kern w:val="2"/>
                <w:sz w:val="24"/>
                <w:szCs w:val="24"/>
                <w:lang w:eastAsia="en-ZA"/>
                <w14:ligatures w14:val="standardContextual"/>
              </w:rPr>
              <w:tab/>
            </w:r>
            <w:r w:rsidRPr="008D3B34">
              <w:rPr>
                <w:rStyle w:val="Hyperlink"/>
                <w:noProof/>
              </w:rPr>
              <w:t>NEW Engagement types</w:t>
            </w:r>
            <w:r>
              <w:rPr>
                <w:noProof/>
                <w:webHidden/>
              </w:rPr>
              <w:tab/>
            </w:r>
            <w:r>
              <w:rPr>
                <w:noProof/>
                <w:webHidden/>
              </w:rPr>
              <w:fldChar w:fldCharType="begin"/>
            </w:r>
            <w:r>
              <w:rPr>
                <w:noProof/>
                <w:webHidden/>
              </w:rPr>
              <w:instrText xml:space="preserve"> PAGEREF _Toc168978217 \h </w:instrText>
            </w:r>
            <w:r>
              <w:rPr>
                <w:noProof/>
                <w:webHidden/>
              </w:rPr>
            </w:r>
            <w:r>
              <w:rPr>
                <w:noProof/>
                <w:webHidden/>
              </w:rPr>
              <w:fldChar w:fldCharType="separate"/>
            </w:r>
            <w:r w:rsidR="00B11B96">
              <w:rPr>
                <w:noProof/>
                <w:webHidden/>
              </w:rPr>
              <w:t>9</w:t>
            </w:r>
            <w:r>
              <w:rPr>
                <w:noProof/>
                <w:webHidden/>
              </w:rPr>
              <w:fldChar w:fldCharType="end"/>
            </w:r>
          </w:hyperlink>
        </w:p>
        <w:p w14:paraId="6D7A486B" w14:textId="7417FADF"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18" w:history="1">
            <w:r w:rsidRPr="008D3B34">
              <w:rPr>
                <w:rStyle w:val="Hyperlink"/>
                <w:noProof/>
              </w:rPr>
              <w:t>2.1.2</w:t>
            </w:r>
            <w:r>
              <w:rPr>
                <w:rFonts w:eastAsiaTheme="minorEastAsia"/>
                <w:noProof/>
                <w:color w:val="auto"/>
                <w:kern w:val="2"/>
                <w:sz w:val="24"/>
                <w:szCs w:val="24"/>
                <w:lang w:eastAsia="en-ZA"/>
                <w14:ligatures w14:val="standardContextual"/>
              </w:rPr>
              <w:tab/>
            </w:r>
            <w:r w:rsidRPr="008D3B34">
              <w:rPr>
                <w:rStyle w:val="Hyperlink"/>
                <w:noProof/>
              </w:rPr>
              <w:t>NEW Add entity in group audits</w:t>
            </w:r>
            <w:r>
              <w:rPr>
                <w:noProof/>
                <w:webHidden/>
              </w:rPr>
              <w:tab/>
            </w:r>
            <w:r>
              <w:rPr>
                <w:noProof/>
                <w:webHidden/>
              </w:rPr>
              <w:fldChar w:fldCharType="begin"/>
            </w:r>
            <w:r>
              <w:rPr>
                <w:noProof/>
                <w:webHidden/>
              </w:rPr>
              <w:instrText xml:space="preserve"> PAGEREF _Toc168978218 \h </w:instrText>
            </w:r>
            <w:r>
              <w:rPr>
                <w:noProof/>
                <w:webHidden/>
              </w:rPr>
            </w:r>
            <w:r>
              <w:rPr>
                <w:noProof/>
                <w:webHidden/>
              </w:rPr>
              <w:fldChar w:fldCharType="separate"/>
            </w:r>
            <w:r w:rsidR="00B11B96">
              <w:rPr>
                <w:noProof/>
                <w:webHidden/>
              </w:rPr>
              <w:t>9</w:t>
            </w:r>
            <w:r>
              <w:rPr>
                <w:noProof/>
                <w:webHidden/>
              </w:rPr>
              <w:fldChar w:fldCharType="end"/>
            </w:r>
          </w:hyperlink>
        </w:p>
        <w:p w14:paraId="07392863" w14:textId="3B9BA25F"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19" w:history="1">
            <w:r w:rsidRPr="008D3B34">
              <w:rPr>
                <w:rStyle w:val="Hyperlink"/>
                <w:noProof/>
              </w:rPr>
              <w:t>2.1.3</w:t>
            </w:r>
            <w:r>
              <w:rPr>
                <w:rFonts w:eastAsiaTheme="minorEastAsia"/>
                <w:noProof/>
                <w:color w:val="auto"/>
                <w:kern w:val="2"/>
                <w:sz w:val="24"/>
                <w:szCs w:val="24"/>
                <w:lang w:eastAsia="en-ZA"/>
                <w14:ligatures w14:val="standardContextual"/>
              </w:rPr>
              <w:tab/>
            </w:r>
            <w:r w:rsidRPr="008D3B34">
              <w:rPr>
                <w:rStyle w:val="Hyperlink"/>
                <w:noProof/>
              </w:rPr>
              <w:t>NEW Add components in group audits</w:t>
            </w:r>
            <w:r>
              <w:rPr>
                <w:noProof/>
                <w:webHidden/>
              </w:rPr>
              <w:tab/>
            </w:r>
            <w:r>
              <w:rPr>
                <w:noProof/>
                <w:webHidden/>
              </w:rPr>
              <w:fldChar w:fldCharType="begin"/>
            </w:r>
            <w:r>
              <w:rPr>
                <w:noProof/>
                <w:webHidden/>
              </w:rPr>
              <w:instrText xml:space="preserve"> PAGEREF _Toc168978219 \h </w:instrText>
            </w:r>
            <w:r>
              <w:rPr>
                <w:noProof/>
                <w:webHidden/>
              </w:rPr>
            </w:r>
            <w:r>
              <w:rPr>
                <w:noProof/>
                <w:webHidden/>
              </w:rPr>
              <w:fldChar w:fldCharType="separate"/>
            </w:r>
            <w:r w:rsidR="00B11B96">
              <w:rPr>
                <w:noProof/>
                <w:webHidden/>
              </w:rPr>
              <w:t>11</w:t>
            </w:r>
            <w:r>
              <w:rPr>
                <w:noProof/>
                <w:webHidden/>
              </w:rPr>
              <w:fldChar w:fldCharType="end"/>
            </w:r>
          </w:hyperlink>
        </w:p>
        <w:p w14:paraId="36CF06A7" w14:textId="099FEE47"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20" w:history="1">
            <w:r w:rsidRPr="008D3B34">
              <w:rPr>
                <w:rStyle w:val="Hyperlink"/>
                <w:noProof/>
              </w:rPr>
              <w:t>2.1.4</w:t>
            </w:r>
            <w:r>
              <w:rPr>
                <w:rFonts w:eastAsiaTheme="minorEastAsia"/>
                <w:noProof/>
                <w:color w:val="auto"/>
                <w:kern w:val="2"/>
                <w:sz w:val="24"/>
                <w:szCs w:val="24"/>
                <w:lang w:eastAsia="en-ZA"/>
                <w14:ligatures w14:val="standardContextual"/>
              </w:rPr>
              <w:tab/>
            </w:r>
            <w:r w:rsidRPr="008D3B34">
              <w:rPr>
                <w:rStyle w:val="Hyperlink"/>
                <w:noProof/>
              </w:rPr>
              <w:t>NEW Add specific performance materiality item</w:t>
            </w:r>
            <w:r>
              <w:rPr>
                <w:noProof/>
                <w:webHidden/>
              </w:rPr>
              <w:tab/>
            </w:r>
            <w:r>
              <w:rPr>
                <w:noProof/>
                <w:webHidden/>
              </w:rPr>
              <w:fldChar w:fldCharType="begin"/>
            </w:r>
            <w:r>
              <w:rPr>
                <w:noProof/>
                <w:webHidden/>
              </w:rPr>
              <w:instrText xml:space="preserve"> PAGEREF _Toc168978220 \h </w:instrText>
            </w:r>
            <w:r>
              <w:rPr>
                <w:noProof/>
                <w:webHidden/>
              </w:rPr>
            </w:r>
            <w:r>
              <w:rPr>
                <w:noProof/>
                <w:webHidden/>
              </w:rPr>
              <w:fldChar w:fldCharType="separate"/>
            </w:r>
            <w:r w:rsidR="00B11B96">
              <w:rPr>
                <w:noProof/>
                <w:webHidden/>
              </w:rPr>
              <w:t>12</w:t>
            </w:r>
            <w:r>
              <w:rPr>
                <w:noProof/>
                <w:webHidden/>
              </w:rPr>
              <w:fldChar w:fldCharType="end"/>
            </w:r>
          </w:hyperlink>
        </w:p>
        <w:p w14:paraId="3F3F0059" w14:textId="1DEBB46C" w:rsidR="00034397" w:rsidRDefault="00034397">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978221" w:history="1">
            <w:r w:rsidRPr="008D3B34">
              <w:rPr>
                <w:rStyle w:val="Hyperlink"/>
                <w:noProof/>
              </w:rPr>
              <w:t>2.2</w:t>
            </w:r>
            <w:r>
              <w:rPr>
                <w:rFonts w:eastAsiaTheme="minorEastAsia"/>
                <w:noProof/>
                <w:color w:val="auto"/>
                <w:kern w:val="2"/>
                <w:sz w:val="24"/>
                <w:szCs w:val="24"/>
                <w:lang w:eastAsia="en-ZA"/>
                <w14:ligatures w14:val="standardContextual"/>
              </w:rPr>
              <w:tab/>
            </w:r>
            <w:r w:rsidRPr="008D3B34">
              <w:rPr>
                <w:rStyle w:val="Hyperlink"/>
                <w:noProof/>
              </w:rPr>
              <w:t>Previously reported items fixed with Hotfixes</w:t>
            </w:r>
            <w:r>
              <w:rPr>
                <w:noProof/>
                <w:webHidden/>
              </w:rPr>
              <w:tab/>
            </w:r>
            <w:r>
              <w:rPr>
                <w:noProof/>
                <w:webHidden/>
              </w:rPr>
              <w:fldChar w:fldCharType="begin"/>
            </w:r>
            <w:r>
              <w:rPr>
                <w:noProof/>
                <w:webHidden/>
              </w:rPr>
              <w:instrText xml:space="preserve"> PAGEREF _Toc168978221 \h </w:instrText>
            </w:r>
            <w:r>
              <w:rPr>
                <w:noProof/>
                <w:webHidden/>
              </w:rPr>
            </w:r>
            <w:r>
              <w:rPr>
                <w:noProof/>
                <w:webHidden/>
              </w:rPr>
              <w:fldChar w:fldCharType="separate"/>
            </w:r>
            <w:r w:rsidR="00B11B96">
              <w:rPr>
                <w:noProof/>
                <w:webHidden/>
              </w:rPr>
              <w:t>54</w:t>
            </w:r>
            <w:r>
              <w:rPr>
                <w:noProof/>
                <w:webHidden/>
              </w:rPr>
              <w:fldChar w:fldCharType="end"/>
            </w:r>
          </w:hyperlink>
        </w:p>
        <w:p w14:paraId="6EFD1B57" w14:textId="0BB66AD6"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22" w:history="1">
            <w:r w:rsidRPr="008D3B34">
              <w:rPr>
                <w:rStyle w:val="Hyperlink"/>
                <w:noProof/>
              </w:rPr>
              <w:t>2.2.1</w:t>
            </w:r>
            <w:r>
              <w:rPr>
                <w:rFonts w:eastAsiaTheme="minorEastAsia"/>
                <w:noProof/>
                <w:color w:val="auto"/>
                <w:kern w:val="2"/>
                <w:sz w:val="24"/>
                <w:szCs w:val="24"/>
                <w:lang w:eastAsia="en-ZA"/>
                <w14:ligatures w14:val="standardContextual"/>
              </w:rPr>
              <w:tab/>
            </w:r>
            <w:r w:rsidRPr="008D3B34">
              <w:rPr>
                <w:rStyle w:val="Hyperlink"/>
                <w:noProof/>
              </w:rPr>
              <w:t>12.20 – Audit plan and strategy</w:t>
            </w:r>
            <w:r>
              <w:rPr>
                <w:noProof/>
                <w:webHidden/>
              </w:rPr>
              <w:tab/>
            </w:r>
            <w:r>
              <w:rPr>
                <w:noProof/>
                <w:webHidden/>
              </w:rPr>
              <w:fldChar w:fldCharType="begin"/>
            </w:r>
            <w:r>
              <w:rPr>
                <w:noProof/>
                <w:webHidden/>
              </w:rPr>
              <w:instrText xml:space="preserve"> PAGEREF _Toc168978222 \h </w:instrText>
            </w:r>
            <w:r>
              <w:rPr>
                <w:noProof/>
                <w:webHidden/>
              </w:rPr>
            </w:r>
            <w:r>
              <w:rPr>
                <w:noProof/>
                <w:webHidden/>
              </w:rPr>
              <w:fldChar w:fldCharType="separate"/>
            </w:r>
            <w:r w:rsidR="00B11B96">
              <w:rPr>
                <w:noProof/>
                <w:webHidden/>
              </w:rPr>
              <w:t>54</w:t>
            </w:r>
            <w:r>
              <w:rPr>
                <w:noProof/>
                <w:webHidden/>
              </w:rPr>
              <w:fldChar w:fldCharType="end"/>
            </w:r>
          </w:hyperlink>
        </w:p>
        <w:p w14:paraId="7F0EBD9B" w14:textId="151A751F"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23" w:history="1">
            <w:r w:rsidRPr="008D3B34">
              <w:rPr>
                <w:rStyle w:val="Hyperlink"/>
                <w:noProof/>
              </w:rPr>
              <w:t>2.2.2</w:t>
            </w:r>
            <w:r>
              <w:rPr>
                <w:rFonts w:eastAsiaTheme="minorEastAsia"/>
                <w:noProof/>
                <w:color w:val="auto"/>
                <w:kern w:val="2"/>
                <w:sz w:val="24"/>
                <w:szCs w:val="24"/>
                <w:lang w:eastAsia="en-ZA"/>
                <w14:ligatures w14:val="standardContextual"/>
              </w:rPr>
              <w:tab/>
            </w:r>
            <w:r w:rsidRPr="008D3B34">
              <w:rPr>
                <w:rStyle w:val="Hyperlink"/>
                <w:noProof/>
              </w:rPr>
              <w:t>20.10 – Laws and regulations work program</w:t>
            </w:r>
            <w:r>
              <w:rPr>
                <w:noProof/>
                <w:webHidden/>
              </w:rPr>
              <w:tab/>
            </w:r>
            <w:r>
              <w:rPr>
                <w:noProof/>
                <w:webHidden/>
              </w:rPr>
              <w:fldChar w:fldCharType="begin"/>
            </w:r>
            <w:r>
              <w:rPr>
                <w:noProof/>
                <w:webHidden/>
              </w:rPr>
              <w:instrText xml:space="preserve"> PAGEREF _Toc168978223 \h </w:instrText>
            </w:r>
            <w:r>
              <w:rPr>
                <w:noProof/>
                <w:webHidden/>
              </w:rPr>
            </w:r>
            <w:r>
              <w:rPr>
                <w:noProof/>
                <w:webHidden/>
              </w:rPr>
              <w:fldChar w:fldCharType="separate"/>
            </w:r>
            <w:r w:rsidR="00B11B96">
              <w:rPr>
                <w:noProof/>
                <w:webHidden/>
              </w:rPr>
              <w:t>54</w:t>
            </w:r>
            <w:r>
              <w:rPr>
                <w:noProof/>
                <w:webHidden/>
              </w:rPr>
              <w:fldChar w:fldCharType="end"/>
            </w:r>
          </w:hyperlink>
        </w:p>
        <w:p w14:paraId="738CDDD0" w14:textId="694DF216"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24" w:history="1">
            <w:r w:rsidRPr="008D3B34">
              <w:rPr>
                <w:rStyle w:val="Hyperlink"/>
                <w:noProof/>
              </w:rPr>
              <w:t>2.2.3</w:t>
            </w:r>
            <w:r>
              <w:rPr>
                <w:rFonts w:eastAsiaTheme="minorEastAsia"/>
                <w:noProof/>
                <w:color w:val="auto"/>
                <w:kern w:val="2"/>
                <w:sz w:val="24"/>
                <w:szCs w:val="24"/>
                <w:lang w:eastAsia="en-ZA"/>
                <w14:ligatures w14:val="standardContextual"/>
              </w:rPr>
              <w:tab/>
            </w:r>
            <w:r w:rsidRPr="008D3B34">
              <w:rPr>
                <w:rStyle w:val="Hyperlink"/>
                <w:noProof/>
              </w:rPr>
              <w:t>02.00 – Partner sign-off</w:t>
            </w:r>
            <w:r>
              <w:rPr>
                <w:noProof/>
                <w:webHidden/>
              </w:rPr>
              <w:tab/>
            </w:r>
            <w:r>
              <w:rPr>
                <w:noProof/>
                <w:webHidden/>
              </w:rPr>
              <w:fldChar w:fldCharType="begin"/>
            </w:r>
            <w:r>
              <w:rPr>
                <w:noProof/>
                <w:webHidden/>
              </w:rPr>
              <w:instrText xml:space="preserve"> PAGEREF _Toc168978224 \h </w:instrText>
            </w:r>
            <w:r>
              <w:rPr>
                <w:noProof/>
                <w:webHidden/>
              </w:rPr>
            </w:r>
            <w:r>
              <w:rPr>
                <w:noProof/>
                <w:webHidden/>
              </w:rPr>
              <w:fldChar w:fldCharType="separate"/>
            </w:r>
            <w:r w:rsidR="00B11B96">
              <w:rPr>
                <w:noProof/>
                <w:webHidden/>
              </w:rPr>
              <w:t>54</w:t>
            </w:r>
            <w:r>
              <w:rPr>
                <w:noProof/>
                <w:webHidden/>
              </w:rPr>
              <w:fldChar w:fldCharType="end"/>
            </w:r>
          </w:hyperlink>
        </w:p>
        <w:p w14:paraId="7E267429" w14:textId="22FCAFA6" w:rsidR="00034397" w:rsidRDefault="00034397">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978225" w:history="1">
            <w:r w:rsidRPr="008D3B34">
              <w:rPr>
                <w:rStyle w:val="Hyperlink"/>
                <w:noProof/>
              </w:rPr>
              <w:t>2.3</w:t>
            </w:r>
            <w:r>
              <w:rPr>
                <w:rFonts w:eastAsiaTheme="minorEastAsia"/>
                <w:noProof/>
                <w:color w:val="auto"/>
                <w:kern w:val="2"/>
                <w:sz w:val="24"/>
                <w:szCs w:val="24"/>
                <w:lang w:eastAsia="en-ZA"/>
                <w14:ligatures w14:val="standardContextual"/>
              </w:rPr>
              <w:tab/>
            </w:r>
            <w:r w:rsidRPr="008D3B34">
              <w:rPr>
                <w:rStyle w:val="Hyperlink"/>
                <w:noProof/>
              </w:rPr>
              <w:t>Known matters</w:t>
            </w:r>
            <w:r>
              <w:rPr>
                <w:noProof/>
                <w:webHidden/>
              </w:rPr>
              <w:tab/>
            </w:r>
            <w:r>
              <w:rPr>
                <w:noProof/>
                <w:webHidden/>
              </w:rPr>
              <w:fldChar w:fldCharType="begin"/>
            </w:r>
            <w:r>
              <w:rPr>
                <w:noProof/>
                <w:webHidden/>
              </w:rPr>
              <w:instrText xml:space="preserve"> PAGEREF _Toc168978225 \h </w:instrText>
            </w:r>
            <w:r>
              <w:rPr>
                <w:noProof/>
                <w:webHidden/>
              </w:rPr>
            </w:r>
            <w:r>
              <w:rPr>
                <w:noProof/>
                <w:webHidden/>
              </w:rPr>
              <w:fldChar w:fldCharType="separate"/>
            </w:r>
            <w:r w:rsidR="00B11B96">
              <w:rPr>
                <w:noProof/>
                <w:webHidden/>
              </w:rPr>
              <w:t>53</w:t>
            </w:r>
            <w:r>
              <w:rPr>
                <w:noProof/>
                <w:webHidden/>
              </w:rPr>
              <w:fldChar w:fldCharType="end"/>
            </w:r>
          </w:hyperlink>
        </w:p>
        <w:p w14:paraId="244355FD" w14:textId="250FF7BD"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26" w:history="1">
            <w:r w:rsidRPr="008D3B34">
              <w:rPr>
                <w:rStyle w:val="Hyperlink"/>
                <w:noProof/>
              </w:rPr>
              <w:t>2.3.1</w:t>
            </w:r>
            <w:r>
              <w:rPr>
                <w:rFonts w:eastAsiaTheme="minorEastAsia"/>
                <w:noProof/>
                <w:color w:val="auto"/>
                <w:kern w:val="2"/>
                <w:sz w:val="24"/>
                <w:szCs w:val="24"/>
                <w:lang w:eastAsia="en-ZA"/>
                <w14:ligatures w14:val="standardContextual"/>
              </w:rPr>
              <w:tab/>
            </w:r>
            <w:r w:rsidRPr="008D3B34">
              <w:rPr>
                <w:rStyle w:val="Hyperlink"/>
                <w:noProof/>
              </w:rPr>
              <w:t>10.50 – Gathering information</w:t>
            </w:r>
            <w:r>
              <w:rPr>
                <w:noProof/>
                <w:webHidden/>
              </w:rPr>
              <w:tab/>
            </w:r>
            <w:r>
              <w:rPr>
                <w:noProof/>
                <w:webHidden/>
              </w:rPr>
              <w:fldChar w:fldCharType="begin"/>
            </w:r>
            <w:r>
              <w:rPr>
                <w:noProof/>
                <w:webHidden/>
              </w:rPr>
              <w:instrText xml:space="preserve"> PAGEREF _Toc168978226 \h </w:instrText>
            </w:r>
            <w:r>
              <w:rPr>
                <w:noProof/>
                <w:webHidden/>
              </w:rPr>
            </w:r>
            <w:r>
              <w:rPr>
                <w:noProof/>
                <w:webHidden/>
              </w:rPr>
              <w:fldChar w:fldCharType="separate"/>
            </w:r>
            <w:r w:rsidR="00B11B96">
              <w:rPr>
                <w:noProof/>
                <w:webHidden/>
              </w:rPr>
              <w:t>54</w:t>
            </w:r>
            <w:r>
              <w:rPr>
                <w:noProof/>
                <w:webHidden/>
              </w:rPr>
              <w:fldChar w:fldCharType="end"/>
            </w:r>
          </w:hyperlink>
        </w:p>
        <w:p w14:paraId="46467F96" w14:textId="723D70F7"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27" w:history="1">
            <w:r w:rsidRPr="008D3B34">
              <w:rPr>
                <w:rStyle w:val="Hyperlink"/>
                <w:noProof/>
              </w:rPr>
              <w:t>2.3.2</w:t>
            </w:r>
            <w:r>
              <w:rPr>
                <w:rFonts w:eastAsiaTheme="minorEastAsia"/>
                <w:noProof/>
                <w:color w:val="auto"/>
                <w:kern w:val="2"/>
                <w:sz w:val="24"/>
                <w:szCs w:val="24"/>
                <w:lang w:eastAsia="en-ZA"/>
                <w14:ligatures w14:val="standardContextual"/>
              </w:rPr>
              <w:tab/>
            </w:r>
            <w:r w:rsidRPr="008D3B34">
              <w:rPr>
                <w:rStyle w:val="Hyperlink"/>
                <w:noProof/>
              </w:rPr>
              <w:t>12.20G – Further audit work at component level</w:t>
            </w:r>
            <w:r>
              <w:rPr>
                <w:noProof/>
                <w:webHidden/>
              </w:rPr>
              <w:tab/>
            </w:r>
            <w:r>
              <w:rPr>
                <w:noProof/>
                <w:webHidden/>
              </w:rPr>
              <w:fldChar w:fldCharType="begin"/>
            </w:r>
            <w:r>
              <w:rPr>
                <w:noProof/>
                <w:webHidden/>
              </w:rPr>
              <w:instrText xml:space="preserve"> PAGEREF _Toc168978227 \h </w:instrText>
            </w:r>
            <w:r>
              <w:rPr>
                <w:noProof/>
                <w:webHidden/>
              </w:rPr>
            </w:r>
            <w:r>
              <w:rPr>
                <w:noProof/>
                <w:webHidden/>
              </w:rPr>
              <w:fldChar w:fldCharType="separate"/>
            </w:r>
            <w:r w:rsidR="00B11B96">
              <w:rPr>
                <w:b/>
                <w:bCs/>
                <w:noProof/>
                <w:webHidden/>
                <w:lang w:val="en-US"/>
              </w:rPr>
              <w:t>Error! Bookmark not defined.</w:t>
            </w:r>
            <w:r>
              <w:rPr>
                <w:noProof/>
                <w:webHidden/>
              </w:rPr>
              <w:fldChar w:fldCharType="end"/>
            </w:r>
          </w:hyperlink>
        </w:p>
        <w:p w14:paraId="19996B92" w14:textId="02A178DB" w:rsidR="00034397" w:rsidRDefault="00034397">
          <w:pPr>
            <w:pStyle w:val="TOC1"/>
            <w:rPr>
              <w:rFonts w:eastAsiaTheme="minorEastAsia"/>
              <w:noProof/>
              <w:color w:val="auto"/>
              <w:kern w:val="2"/>
              <w:sz w:val="24"/>
              <w:szCs w:val="24"/>
              <w:lang w:eastAsia="en-ZA"/>
              <w14:ligatures w14:val="standardContextual"/>
            </w:rPr>
          </w:pPr>
          <w:hyperlink w:anchor="_Toc168978228" w:history="1">
            <w:r w:rsidRPr="008D3B34">
              <w:rPr>
                <w:rStyle w:val="Hyperlink"/>
                <w:noProof/>
              </w:rPr>
              <w:t>3.</w:t>
            </w:r>
            <w:r>
              <w:rPr>
                <w:rFonts w:eastAsiaTheme="minorEastAsia"/>
                <w:noProof/>
                <w:color w:val="auto"/>
                <w:kern w:val="2"/>
                <w:sz w:val="24"/>
                <w:szCs w:val="24"/>
                <w:lang w:eastAsia="en-ZA"/>
                <w14:ligatures w14:val="standardContextual"/>
              </w:rPr>
              <w:tab/>
            </w:r>
            <w:r w:rsidRPr="008D3B34">
              <w:rPr>
                <w:rStyle w:val="Hyperlink"/>
                <w:noProof/>
              </w:rPr>
              <w:t>Audit</w:t>
            </w:r>
            <w:r>
              <w:rPr>
                <w:noProof/>
                <w:webHidden/>
              </w:rPr>
              <w:tab/>
            </w:r>
            <w:r>
              <w:rPr>
                <w:noProof/>
                <w:webHidden/>
              </w:rPr>
              <w:fldChar w:fldCharType="begin"/>
            </w:r>
            <w:r>
              <w:rPr>
                <w:noProof/>
                <w:webHidden/>
              </w:rPr>
              <w:instrText xml:space="preserve"> PAGEREF _Toc168978228 \h </w:instrText>
            </w:r>
            <w:r>
              <w:rPr>
                <w:noProof/>
                <w:webHidden/>
              </w:rPr>
            </w:r>
            <w:r>
              <w:rPr>
                <w:noProof/>
                <w:webHidden/>
              </w:rPr>
              <w:fldChar w:fldCharType="separate"/>
            </w:r>
            <w:r w:rsidR="00B11B96">
              <w:rPr>
                <w:noProof/>
                <w:webHidden/>
              </w:rPr>
              <w:t>8</w:t>
            </w:r>
            <w:r>
              <w:rPr>
                <w:noProof/>
                <w:webHidden/>
              </w:rPr>
              <w:fldChar w:fldCharType="end"/>
            </w:r>
          </w:hyperlink>
        </w:p>
        <w:p w14:paraId="2DC07DDB" w14:textId="082DF10C" w:rsidR="00034397" w:rsidRDefault="00034397">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978229" w:history="1">
            <w:r w:rsidRPr="008D3B34">
              <w:rPr>
                <w:rStyle w:val="Hyperlink"/>
                <w:noProof/>
              </w:rPr>
              <w:t>3.1</w:t>
            </w:r>
            <w:r>
              <w:rPr>
                <w:rFonts w:eastAsiaTheme="minorEastAsia"/>
                <w:noProof/>
                <w:color w:val="auto"/>
                <w:kern w:val="2"/>
                <w:sz w:val="24"/>
                <w:szCs w:val="24"/>
                <w:lang w:eastAsia="en-ZA"/>
                <w14:ligatures w14:val="standardContextual"/>
              </w:rPr>
              <w:tab/>
            </w:r>
            <w:r w:rsidRPr="008D3B34">
              <w:rPr>
                <w:rStyle w:val="Hyperlink"/>
                <w:noProof/>
              </w:rPr>
              <w:t>Group audits</w:t>
            </w:r>
            <w:r>
              <w:rPr>
                <w:noProof/>
                <w:webHidden/>
              </w:rPr>
              <w:tab/>
            </w:r>
            <w:r>
              <w:rPr>
                <w:noProof/>
                <w:webHidden/>
              </w:rPr>
              <w:fldChar w:fldCharType="begin"/>
            </w:r>
            <w:r>
              <w:rPr>
                <w:noProof/>
                <w:webHidden/>
              </w:rPr>
              <w:instrText xml:space="preserve"> PAGEREF _Toc168978229 \h </w:instrText>
            </w:r>
            <w:r>
              <w:rPr>
                <w:noProof/>
                <w:webHidden/>
              </w:rPr>
            </w:r>
            <w:r>
              <w:rPr>
                <w:noProof/>
                <w:webHidden/>
              </w:rPr>
              <w:fldChar w:fldCharType="separate"/>
            </w:r>
            <w:r w:rsidR="00B11B96">
              <w:rPr>
                <w:noProof/>
                <w:webHidden/>
              </w:rPr>
              <w:t>9</w:t>
            </w:r>
            <w:r>
              <w:rPr>
                <w:noProof/>
                <w:webHidden/>
              </w:rPr>
              <w:fldChar w:fldCharType="end"/>
            </w:r>
          </w:hyperlink>
        </w:p>
        <w:p w14:paraId="4CA90EC7" w14:textId="3AE57378"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0" w:history="1">
            <w:r w:rsidRPr="008D3B34">
              <w:rPr>
                <w:rStyle w:val="Hyperlink"/>
                <w:noProof/>
              </w:rPr>
              <w:t>3.1.1</w:t>
            </w:r>
            <w:r>
              <w:rPr>
                <w:rFonts w:eastAsiaTheme="minorEastAsia"/>
                <w:noProof/>
                <w:color w:val="auto"/>
                <w:kern w:val="2"/>
                <w:sz w:val="24"/>
                <w:szCs w:val="24"/>
                <w:lang w:eastAsia="en-ZA"/>
                <w14:ligatures w14:val="standardContextual"/>
              </w:rPr>
              <w:tab/>
            </w:r>
            <w:r w:rsidRPr="008D3B34">
              <w:rPr>
                <w:rStyle w:val="Hyperlink"/>
                <w:noProof/>
              </w:rPr>
              <w:t>Key terms used</w:t>
            </w:r>
            <w:r>
              <w:rPr>
                <w:noProof/>
                <w:webHidden/>
              </w:rPr>
              <w:tab/>
            </w:r>
            <w:r>
              <w:rPr>
                <w:noProof/>
                <w:webHidden/>
              </w:rPr>
              <w:fldChar w:fldCharType="begin"/>
            </w:r>
            <w:r>
              <w:rPr>
                <w:noProof/>
                <w:webHidden/>
              </w:rPr>
              <w:instrText xml:space="preserve"> PAGEREF _Toc168978230 \h </w:instrText>
            </w:r>
            <w:r>
              <w:rPr>
                <w:noProof/>
                <w:webHidden/>
              </w:rPr>
            </w:r>
            <w:r>
              <w:rPr>
                <w:noProof/>
                <w:webHidden/>
              </w:rPr>
              <w:fldChar w:fldCharType="separate"/>
            </w:r>
            <w:r w:rsidR="00B11B96">
              <w:rPr>
                <w:noProof/>
                <w:webHidden/>
              </w:rPr>
              <w:t>12</w:t>
            </w:r>
            <w:r>
              <w:rPr>
                <w:noProof/>
                <w:webHidden/>
              </w:rPr>
              <w:fldChar w:fldCharType="end"/>
            </w:r>
          </w:hyperlink>
        </w:p>
        <w:p w14:paraId="0CA8C86E" w14:textId="76CFA498"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1" w:history="1">
            <w:r w:rsidRPr="008D3B34">
              <w:rPr>
                <w:rStyle w:val="Hyperlink"/>
                <w:noProof/>
              </w:rPr>
              <w:t>3.1.2</w:t>
            </w:r>
            <w:r>
              <w:rPr>
                <w:rFonts w:eastAsiaTheme="minorEastAsia"/>
                <w:noProof/>
                <w:color w:val="auto"/>
                <w:kern w:val="2"/>
                <w:sz w:val="24"/>
                <w:szCs w:val="24"/>
                <w:lang w:eastAsia="en-ZA"/>
                <w14:ligatures w14:val="standardContextual"/>
              </w:rPr>
              <w:tab/>
            </w:r>
            <w:r w:rsidRPr="008D3B34">
              <w:rPr>
                <w:rStyle w:val="Hyperlink"/>
                <w:noProof/>
                <w:lang w:val="en-US"/>
              </w:rPr>
              <w:t>Terms entity vs group</w:t>
            </w:r>
            <w:r>
              <w:rPr>
                <w:noProof/>
                <w:webHidden/>
              </w:rPr>
              <w:tab/>
            </w:r>
            <w:r>
              <w:rPr>
                <w:noProof/>
                <w:webHidden/>
              </w:rPr>
              <w:fldChar w:fldCharType="begin"/>
            </w:r>
            <w:r>
              <w:rPr>
                <w:noProof/>
                <w:webHidden/>
              </w:rPr>
              <w:instrText xml:space="preserve"> PAGEREF _Toc168978231 \h </w:instrText>
            </w:r>
            <w:r>
              <w:rPr>
                <w:noProof/>
                <w:webHidden/>
              </w:rPr>
            </w:r>
            <w:r>
              <w:rPr>
                <w:noProof/>
                <w:webHidden/>
              </w:rPr>
              <w:fldChar w:fldCharType="separate"/>
            </w:r>
            <w:r w:rsidR="00B11B96">
              <w:rPr>
                <w:noProof/>
                <w:webHidden/>
              </w:rPr>
              <w:t>13</w:t>
            </w:r>
            <w:r>
              <w:rPr>
                <w:noProof/>
                <w:webHidden/>
              </w:rPr>
              <w:fldChar w:fldCharType="end"/>
            </w:r>
          </w:hyperlink>
        </w:p>
        <w:p w14:paraId="421DD929" w14:textId="343E5889"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2" w:history="1">
            <w:r w:rsidRPr="008D3B34">
              <w:rPr>
                <w:rStyle w:val="Hyperlink"/>
                <w:noProof/>
              </w:rPr>
              <w:t>3.1.3</w:t>
            </w:r>
            <w:r>
              <w:rPr>
                <w:rFonts w:eastAsiaTheme="minorEastAsia"/>
                <w:noProof/>
                <w:color w:val="auto"/>
                <w:kern w:val="2"/>
                <w:sz w:val="24"/>
                <w:szCs w:val="24"/>
                <w:lang w:eastAsia="en-ZA"/>
                <w14:ligatures w14:val="standardContextual"/>
              </w:rPr>
              <w:tab/>
            </w:r>
            <w:r w:rsidRPr="008D3B34">
              <w:rPr>
                <w:rStyle w:val="Hyperlink"/>
                <w:noProof/>
              </w:rPr>
              <w:t>Group audit only documents</w:t>
            </w:r>
            <w:r>
              <w:rPr>
                <w:noProof/>
                <w:webHidden/>
              </w:rPr>
              <w:tab/>
            </w:r>
            <w:r>
              <w:rPr>
                <w:noProof/>
                <w:webHidden/>
              </w:rPr>
              <w:fldChar w:fldCharType="begin"/>
            </w:r>
            <w:r>
              <w:rPr>
                <w:noProof/>
                <w:webHidden/>
              </w:rPr>
              <w:instrText xml:space="preserve"> PAGEREF _Toc168978232 \h </w:instrText>
            </w:r>
            <w:r>
              <w:rPr>
                <w:noProof/>
                <w:webHidden/>
              </w:rPr>
            </w:r>
            <w:r>
              <w:rPr>
                <w:noProof/>
                <w:webHidden/>
              </w:rPr>
              <w:fldChar w:fldCharType="separate"/>
            </w:r>
            <w:r w:rsidR="00B11B96">
              <w:rPr>
                <w:noProof/>
                <w:webHidden/>
              </w:rPr>
              <w:t>13</w:t>
            </w:r>
            <w:r>
              <w:rPr>
                <w:noProof/>
                <w:webHidden/>
              </w:rPr>
              <w:fldChar w:fldCharType="end"/>
            </w:r>
          </w:hyperlink>
        </w:p>
        <w:p w14:paraId="0E20D263" w14:textId="1E56707B"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3" w:history="1">
            <w:r w:rsidRPr="008D3B34">
              <w:rPr>
                <w:rStyle w:val="Hyperlink"/>
                <w:noProof/>
              </w:rPr>
              <w:t>3.1.4</w:t>
            </w:r>
            <w:r>
              <w:rPr>
                <w:rFonts w:eastAsiaTheme="minorEastAsia"/>
                <w:noProof/>
                <w:color w:val="auto"/>
                <w:kern w:val="2"/>
                <w:sz w:val="24"/>
                <w:szCs w:val="24"/>
                <w:lang w:eastAsia="en-ZA"/>
                <w14:ligatures w14:val="standardContextual"/>
              </w:rPr>
              <w:tab/>
            </w:r>
            <w:r w:rsidR="002E5BC6">
              <w:rPr>
                <w:rStyle w:val="Hyperlink"/>
                <w:noProof/>
              </w:rPr>
              <w:t>Risk button</w:t>
            </w:r>
            <w:r>
              <w:rPr>
                <w:noProof/>
                <w:webHidden/>
              </w:rPr>
              <w:tab/>
            </w:r>
            <w:r>
              <w:rPr>
                <w:noProof/>
                <w:webHidden/>
              </w:rPr>
              <w:fldChar w:fldCharType="begin"/>
            </w:r>
            <w:r>
              <w:rPr>
                <w:noProof/>
                <w:webHidden/>
              </w:rPr>
              <w:instrText xml:space="preserve"> PAGEREF _Toc168978233 \h </w:instrText>
            </w:r>
            <w:r>
              <w:rPr>
                <w:noProof/>
                <w:webHidden/>
              </w:rPr>
            </w:r>
            <w:r>
              <w:rPr>
                <w:noProof/>
                <w:webHidden/>
              </w:rPr>
              <w:fldChar w:fldCharType="separate"/>
            </w:r>
            <w:r w:rsidR="00B11B96">
              <w:rPr>
                <w:noProof/>
                <w:webHidden/>
              </w:rPr>
              <w:t>13</w:t>
            </w:r>
            <w:r>
              <w:rPr>
                <w:noProof/>
                <w:webHidden/>
              </w:rPr>
              <w:fldChar w:fldCharType="end"/>
            </w:r>
          </w:hyperlink>
        </w:p>
        <w:p w14:paraId="1C33E74D" w14:textId="4717C903"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4" w:history="1">
            <w:r w:rsidRPr="008D3B34">
              <w:rPr>
                <w:rStyle w:val="Hyperlink"/>
                <w:noProof/>
              </w:rPr>
              <w:t>3.1.5</w:t>
            </w:r>
            <w:r>
              <w:rPr>
                <w:rFonts w:eastAsiaTheme="minorEastAsia"/>
                <w:noProof/>
                <w:color w:val="auto"/>
                <w:kern w:val="2"/>
                <w:sz w:val="24"/>
                <w:szCs w:val="24"/>
                <w:lang w:eastAsia="en-ZA"/>
                <w14:ligatures w14:val="standardContextual"/>
              </w:rPr>
              <w:tab/>
            </w:r>
            <w:r w:rsidRPr="008D3B34">
              <w:rPr>
                <w:rStyle w:val="Hyperlink"/>
                <w:noProof/>
              </w:rPr>
              <w:t>Aggregated or consolidated financial information</w:t>
            </w:r>
            <w:r>
              <w:rPr>
                <w:noProof/>
                <w:webHidden/>
              </w:rPr>
              <w:tab/>
            </w:r>
            <w:r>
              <w:rPr>
                <w:noProof/>
                <w:webHidden/>
              </w:rPr>
              <w:fldChar w:fldCharType="begin"/>
            </w:r>
            <w:r>
              <w:rPr>
                <w:noProof/>
                <w:webHidden/>
              </w:rPr>
              <w:instrText xml:space="preserve"> PAGEREF _Toc168978234 \h </w:instrText>
            </w:r>
            <w:r>
              <w:rPr>
                <w:noProof/>
                <w:webHidden/>
              </w:rPr>
            </w:r>
            <w:r>
              <w:rPr>
                <w:noProof/>
                <w:webHidden/>
              </w:rPr>
              <w:fldChar w:fldCharType="separate"/>
            </w:r>
            <w:r w:rsidR="00B11B96">
              <w:rPr>
                <w:noProof/>
                <w:webHidden/>
              </w:rPr>
              <w:t>15</w:t>
            </w:r>
            <w:r>
              <w:rPr>
                <w:noProof/>
                <w:webHidden/>
              </w:rPr>
              <w:fldChar w:fldCharType="end"/>
            </w:r>
          </w:hyperlink>
        </w:p>
        <w:p w14:paraId="0E3D2574" w14:textId="3F5F14A5"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5" w:history="1">
            <w:r w:rsidRPr="008D3B34">
              <w:rPr>
                <w:rStyle w:val="Hyperlink"/>
                <w:noProof/>
              </w:rPr>
              <w:t>3.1.6</w:t>
            </w:r>
            <w:r>
              <w:rPr>
                <w:rFonts w:eastAsiaTheme="minorEastAsia"/>
                <w:noProof/>
                <w:color w:val="auto"/>
                <w:kern w:val="2"/>
                <w:sz w:val="24"/>
                <w:szCs w:val="24"/>
                <w:lang w:eastAsia="en-ZA"/>
                <w14:ligatures w14:val="standardContextual"/>
              </w:rPr>
              <w:tab/>
            </w:r>
            <w:r w:rsidRPr="008D3B34">
              <w:rPr>
                <w:rStyle w:val="Hyperlink"/>
                <w:noProof/>
              </w:rPr>
              <w:t>FIRMSETT Probe Firm Settings</w:t>
            </w:r>
            <w:r>
              <w:rPr>
                <w:noProof/>
                <w:webHidden/>
              </w:rPr>
              <w:tab/>
            </w:r>
            <w:r>
              <w:rPr>
                <w:noProof/>
                <w:webHidden/>
              </w:rPr>
              <w:fldChar w:fldCharType="begin"/>
            </w:r>
            <w:r>
              <w:rPr>
                <w:noProof/>
                <w:webHidden/>
              </w:rPr>
              <w:instrText xml:space="preserve"> PAGEREF _Toc168978235 \h </w:instrText>
            </w:r>
            <w:r>
              <w:rPr>
                <w:noProof/>
                <w:webHidden/>
              </w:rPr>
            </w:r>
            <w:r>
              <w:rPr>
                <w:noProof/>
                <w:webHidden/>
              </w:rPr>
              <w:fldChar w:fldCharType="separate"/>
            </w:r>
            <w:r w:rsidR="00B11B96">
              <w:rPr>
                <w:noProof/>
                <w:webHidden/>
              </w:rPr>
              <w:t>16</w:t>
            </w:r>
            <w:r>
              <w:rPr>
                <w:noProof/>
                <w:webHidden/>
              </w:rPr>
              <w:fldChar w:fldCharType="end"/>
            </w:r>
          </w:hyperlink>
        </w:p>
        <w:p w14:paraId="5AD29A9F" w14:textId="6878C312"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6" w:history="1">
            <w:r w:rsidRPr="008D3B34">
              <w:rPr>
                <w:rStyle w:val="Hyperlink"/>
                <w:noProof/>
              </w:rPr>
              <w:t>3.1.7</w:t>
            </w:r>
            <w:r>
              <w:rPr>
                <w:rFonts w:eastAsiaTheme="minorEastAsia"/>
                <w:noProof/>
                <w:color w:val="auto"/>
                <w:kern w:val="2"/>
                <w:sz w:val="24"/>
                <w:szCs w:val="24"/>
                <w:lang w:eastAsia="en-ZA"/>
                <w14:ligatures w14:val="standardContextual"/>
              </w:rPr>
              <w:tab/>
            </w:r>
            <w:r w:rsidRPr="008D3B34">
              <w:rPr>
                <w:rStyle w:val="Hyperlink"/>
                <w:noProof/>
              </w:rPr>
              <w:t>Pre-engagement planning</w:t>
            </w:r>
            <w:r>
              <w:rPr>
                <w:noProof/>
                <w:webHidden/>
              </w:rPr>
              <w:tab/>
            </w:r>
            <w:r>
              <w:rPr>
                <w:noProof/>
                <w:webHidden/>
              </w:rPr>
              <w:fldChar w:fldCharType="begin"/>
            </w:r>
            <w:r>
              <w:rPr>
                <w:noProof/>
                <w:webHidden/>
              </w:rPr>
              <w:instrText xml:space="preserve"> PAGEREF _Toc168978236 \h </w:instrText>
            </w:r>
            <w:r>
              <w:rPr>
                <w:noProof/>
                <w:webHidden/>
              </w:rPr>
            </w:r>
            <w:r>
              <w:rPr>
                <w:noProof/>
                <w:webHidden/>
              </w:rPr>
              <w:fldChar w:fldCharType="separate"/>
            </w:r>
            <w:r w:rsidR="00B11B96">
              <w:rPr>
                <w:noProof/>
                <w:webHidden/>
              </w:rPr>
              <w:t>16</w:t>
            </w:r>
            <w:r>
              <w:rPr>
                <w:noProof/>
                <w:webHidden/>
              </w:rPr>
              <w:fldChar w:fldCharType="end"/>
            </w:r>
          </w:hyperlink>
        </w:p>
        <w:p w14:paraId="5C82AA8A" w14:textId="6E50A3DE"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7" w:history="1">
            <w:r w:rsidRPr="008D3B34">
              <w:rPr>
                <w:rStyle w:val="Hyperlink"/>
                <w:noProof/>
              </w:rPr>
              <w:t>3.1.8</w:t>
            </w:r>
            <w:r>
              <w:rPr>
                <w:rFonts w:eastAsiaTheme="minorEastAsia"/>
                <w:noProof/>
                <w:color w:val="auto"/>
                <w:kern w:val="2"/>
                <w:sz w:val="24"/>
                <w:szCs w:val="24"/>
                <w:lang w:eastAsia="en-ZA"/>
                <w14:ligatures w14:val="standardContextual"/>
              </w:rPr>
              <w:tab/>
            </w:r>
            <w:r w:rsidRPr="008D3B34">
              <w:rPr>
                <w:rStyle w:val="Hyperlink"/>
                <w:noProof/>
              </w:rPr>
              <w:t>Planning and risk assessment procedures</w:t>
            </w:r>
            <w:r>
              <w:rPr>
                <w:noProof/>
                <w:webHidden/>
              </w:rPr>
              <w:tab/>
            </w:r>
            <w:r>
              <w:rPr>
                <w:noProof/>
                <w:webHidden/>
              </w:rPr>
              <w:fldChar w:fldCharType="begin"/>
            </w:r>
            <w:r>
              <w:rPr>
                <w:noProof/>
                <w:webHidden/>
              </w:rPr>
              <w:instrText xml:space="preserve"> PAGEREF _Toc168978237 \h </w:instrText>
            </w:r>
            <w:r>
              <w:rPr>
                <w:noProof/>
                <w:webHidden/>
              </w:rPr>
            </w:r>
            <w:r>
              <w:rPr>
                <w:noProof/>
                <w:webHidden/>
              </w:rPr>
              <w:fldChar w:fldCharType="separate"/>
            </w:r>
            <w:r w:rsidR="00B11B96">
              <w:rPr>
                <w:noProof/>
                <w:webHidden/>
              </w:rPr>
              <w:t>21</w:t>
            </w:r>
            <w:r>
              <w:rPr>
                <w:noProof/>
                <w:webHidden/>
              </w:rPr>
              <w:fldChar w:fldCharType="end"/>
            </w:r>
          </w:hyperlink>
        </w:p>
        <w:p w14:paraId="1BD555BD" w14:textId="1A4B3C80"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8" w:history="1">
            <w:r w:rsidRPr="008D3B34">
              <w:rPr>
                <w:rStyle w:val="Hyperlink"/>
                <w:noProof/>
              </w:rPr>
              <w:t>3.1.9</w:t>
            </w:r>
            <w:r>
              <w:rPr>
                <w:rFonts w:eastAsiaTheme="minorEastAsia"/>
                <w:noProof/>
                <w:color w:val="auto"/>
                <w:kern w:val="2"/>
                <w:sz w:val="24"/>
                <w:szCs w:val="24"/>
                <w:lang w:eastAsia="en-ZA"/>
                <w14:ligatures w14:val="standardContextual"/>
              </w:rPr>
              <w:tab/>
            </w:r>
            <w:r w:rsidRPr="008D3B34">
              <w:rPr>
                <w:rStyle w:val="Hyperlink"/>
                <w:noProof/>
              </w:rPr>
              <w:t>Audit planning</w:t>
            </w:r>
            <w:r>
              <w:rPr>
                <w:noProof/>
                <w:webHidden/>
              </w:rPr>
              <w:tab/>
            </w:r>
            <w:r>
              <w:rPr>
                <w:noProof/>
                <w:webHidden/>
              </w:rPr>
              <w:fldChar w:fldCharType="begin"/>
            </w:r>
            <w:r>
              <w:rPr>
                <w:noProof/>
                <w:webHidden/>
              </w:rPr>
              <w:instrText xml:space="preserve"> PAGEREF _Toc168978238 \h </w:instrText>
            </w:r>
            <w:r>
              <w:rPr>
                <w:noProof/>
                <w:webHidden/>
              </w:rPr>
            </w:r>
            <w:r>
              <w:rPr>
                <w:noProof/>
                <w:webHidden/>
              </w:rPr>
              <w:fldChar w:fldCharType="separate"/>
            </w:r>
            <w:r w:rsidR="00B11B96">
              <w:rPr>
                <w:noProof/>
                <w:webHidden/>
              </w:rPr>
              <w:t>24</w:t>
            </w:r>
            <w:r>
              <w:rPr>
                <w:noProof/>
                <w:webHidden/>
              </w:rPr>
              <w:fldChar w:fldCharType="end"/>
            </w:r>
          </w:hyperlink>
        </w:p>
        <w:p w14:paraId="6246F2D3" w14:textId="251546CC"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39" w:history="1">
            <w:r w:rsidRPr="008D3B34">
              <w:rPr>
                <w:rStyle w:val="Hyperlink"/>
                <w:noProof/>
              </w:rPr>
              <w:t>3.1.10</w:t>
            </w:r>
            <w:r>
              <w:rPr>
                <w:rFonts w:eastAsiaTheme="minorEastAsia"/>
                <w:noProof/>
                <w:color w:val="auto"/>
                <w:kern w:val="2"/>
                <w:sz w:val="24"/>
                <w:szCs w:val="24"/>
                <w:lang w:eastAsia="en-ZA"/>
                <w14:ligatures w14:val="standardContextual"/>
              </w:rPr>
              <w:tab/>
            </w:r>
            <w:r w:rsidRPr="008D3B34">
              <w:rPr>
                <w:rStyle w:val="Hyperlink"/>
                <w:noProof/>
              </w:rPr>
              <w:t>Execution</w:t>
            </w:r>
            <w:r>
              <w:rPr>
                <w:noProof/>
                <w:webHidden/>
              </w:rPr>
              <w:tab/>
            </w:r>
            <w:r>
              <w:rPr>
                <w:noProof/>
                <w:webHidden/>
              </w:rPr>
              <w:fldChar w:fldCharType="begin"/>
            </w:r>
            <w:r>
              <w:rPr>
                <w:noProof/>
                <w:webHidden/>
              </w:rPr>
              <w:instrText xml:space="preserve"> PAGEREF _Toc168978239 \h </w:instrText>
            </w:r>
            <w:r>
              <w:rPr>
                <w:noProof/>
                <w:webHidden/>
              </w:rPr>
            </w:r>
            <w:r>
              <w:rPr>
                <w:noProof/>
                <w:webHidden/>
              </w:rPr>
              <w:fldChar w:fldCharType="separate"/>
            </w:r>
            <w:r w:rsidR="00B11B96">
              <w:rPr>
                <w:noProof/>
                <w:webHidden/>
              </w:rPr>
              <w:t>32</w:t>
            </w:r>
            <w:r>
              <w:rPr>
                <w:noProof/>
                <w:webHidden/>
              </w:rPr>
              <w:fldChar w:fldCharType="end"/>
            </w:r>
          </w:hyperlink>
        </w:p>
        <w:p w14:paraId="56DE6736" w14:textId="74BD192B"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0" w:history="1">
            <w:r w:rsidRPr="008D3B34">
              <w:rPr>
                <w:rStyle w:val="Hyperlink"/>
                <w:noProof/>
              </w:rPr>
              <w:t>3.1.11</w:t>
            </w:r>
            <w:r>
              <w:rPr>
                <w:rFonts w:eastAsiaTheme="minorEastAsia"/>
                <w:noProof/>
                <w:color w:val="auto"/>
                <w:kern w:val="2"/>
                <w:sz w:val="24"/>
                <w:szCs w:val="24"/>
                <w:lang w:eastAsia="en-ZA"/>
                <w14:ligatures w14:val="standardContextual"/>
              </w:rPr>
              <w:tab/>
            </w:r>
            <w:r w:rsidRPr="008D3B34">
              <w:rPr>
                <w:rStyle w:val="Hyperlink"/>
                <w:noProof/>
              </w:rPr>
              <w:t>Finalisation</w:t>
            </w:r>
            <w:r>
              <w:rPr>
                <w:noProof/>
                <w:webHidden/>
              </w:rPr>
              <w:tab/>
            </w:r>
            <w:r>
              <w:rPr>
                <w:noProof/>
                <w:webHidden/>
              </w:rPr>
              <w:fldChar w:fldCharType="begin"/>
            </w:r>
            <w:r>
              <w:rPr>
                <w:noProof/>
                <w:webHidden/>
              </w:rPr>
              <w:instrText xml:space="preserve"> PAGEREF _Toc168978240 \h </w:instrText>
            </w:r>
            <w:r>
              <w:rPr>
                <w:noProof/>
                <w:webHidden/>
              </w:rPr>
            </w:r>
            <w:r>
              <w:rPr>
                <w:noProof/>
                <w:webHidden/>
              </w:rPr>
              <w:fldChar w:fldCharType="separate"/>
            </w:r>
            <w:r w:rsidR="00B11B96">
              <w:rPr>
                <w:noProof/>
                <w:webHidden/>
              </w:rPr>
              <w:t>35</w:t>
            </w:r>
            <w:r>
              <w:rPr>
                <w:noProof/>
                <w:webHidden/>
              </w:rPr>
              <w:fldChar w:fldCharType="end"/>
            </w:r>
          </w:hyperlink>
        </w:p>
        <w:p w14:paraId="2D2A654D" w14:textId="3B77E670"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1" w:history="1">
            <w:r w:rsidRPr="008D3B34">
              <w:rPr>
                <w:rStyle w:val="Hyperlink"/>
                <w:noProof/>
              </w:rPr>
              <w:t>3.1.12</w:t>
            </w:r>
            <w:r>
              <w:rPr>
                <w:rFonts w:eastAsiaTheme="minorEastAsia"/>
                <w:noProof/>
                <w:color w:val="auto"/>
                <w:kern w:val="2"/>
                <w:sz w:val="24"/>
                <w:szCs w:val="24"/>
                <w:lang w:eastAsia="en-ZA"/>
                <w14:ligatures w14:val="standardContextual"/>
              </w:rPr>
              <w:tab/>
            </w:r>
            <w:r w:rsidRPr="008D3B34">
              <w:rPr>
                <w:rStyle w:val="Hyperlink"/>
                <w:noProof/>
                <w:lang w:val="en-US"/>
              </w:rPr>
              <w:t>NEW Identification of components</w:t>
            </w:r>
            <w:r>
              <w:rPr>
                <w:noProof/>
                <w:webHidden/>
              </w:rPr>
              <w:tab/>
            </w:r>
            <w:r>
              <w:rPr>
                <w:noProof/>
                <w:webHidden/>
              </w:rPr>
              <w:fldChar w:fldCharType="begin"/>
            </w:r>
            <w:r>
              <w:rPr>
                <w:noProof/>
                <w:webHidden/>
              </w:rPr>
              <w:instrText xml:space="preserve"> PAGEREF _Toc168978241 \h </w:instrText>
            </w:r>
            <w:r>
              <w:rPr>
                <w:noProof/>
                <w:webHidden/>
              </w:rPr>
            </w:r>
            <w:r>
              <w:rPr>
                <w:noProof/>
                <w:webHidden/>
              </w:rPr>
              <w:fldChar w:fldCharType="separate"/>
            </w:r>
            <w:r w:rsidR="00B11B96">
              <w:rPr>
                <w:noProof/>
                <w:webHidden/>
              </w:rPr>
              <w:t>36</w:t>
            </w:r>
            <w:r>
              <w:rPr>
                <w:noProof/>
                <w:webHidden/>
              </w:rPr>
              <w:fldChar w:fldCharType="end"/>
            </w:r>
          </w:hyperlink>
        </w:p>
        <w:p w14:paraId="4E7CF6EA" w14:textId="2844BAD9"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2" w:history="1">
            <w:r w:rsidRPr="008D3B34">
              <w:rPr>
                <w:rStyle w:val="Hyperlink"/>
                <w:noProof/>
              </w:rPr>
              <w:t>3.1.13</w:t>
            </w:r>
            <w:r>
              <w:rPr>
                <w:rFonts w:eastAsiaTheme="minorEastAsia"/>
                <w:noProof/>
                <w:color w:val="auto"/>
                <w:kern w:val="2"/>
                <w:sz w:val="24"/>
                <w:szCs w:val="24"/>
                <w:lang w:eastAsia="en-ZA"/>
                <w14:ligatures w14:val="standardContextual"/>
              </w:rPr>
              <w:tab/>
            </w:r>
            <w:r w:rsidRPr="008D3B34">
              <w:rPr>
                <w:rStyle w:val="Hyperlink"/>
                <w:noProof/>
              </w:rPr>
              <w:t>NEW Plan extent of risk assessment procedures</w:t>
            </w:r>
            <w:r>
              <w:rPr>
                <w:noProof/>
                <w:webHidden/>
              </w:rPr>
              <w:tab/>
            </w:r>
            <w:r>
              <w:rPr>
                <w:noProof/>
                <w:webHidden/>
              </w:rPr>
              <w:fldChar w:fldCharType="begin"/>
            </w:r>
            <w:r>
              <w:rPr>
                <w:noProof/>
                <w:webHidden/>
              </w:rPr>
              <w:instrText xml:space="preserve"> PAGEREF _Toc168978242 \h </w:instrText>
            </w:r>
            <w:r>
              <w:rPr>
                <w:noProof/>
                <w:webHidden/>
              </w:rPr>
            </w:r>
            <w:r>
              <w:rPr>
                <w:noProof/>
                <w:webHidden/>
              </w:rPr>
              <w:fldChar w:fldCharType="separate"/>
            </w:r>
            <w:r w:rsidR="00B11B96">
              <w:rPr>
                <w:noProof/>
                <w:webHidden/>
              </w:rPr>
              <w:t>38</w:t>
            </w:r>
            <w:r>
              <w:rPr>
                <w:noProof/>
                <w:webHidden/>
              </w:rPr>
              <w:fldChar w:fldCharType="end"/>
            </w:r>
          </w:hyperlink>
        </w:p>
        <w:p w14:paraId="2B1954D6" w14:textId="57F7BDFF"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3" w:history="1">
            <w:r w:rsidRPr="008D3B34">
              <w:rPr>
                <w:rStyle w:val="Hyperlink"/>
                <w:noProof/>
              </w:rPr>
              <w:t>3.1.14</w:t>
            </w:r>
            <w:r>
              <w:rPr>
                <w:rFonts w:eastAsiaTheme="minorEastAsia"/>
                <w:noProof/>
                <w:color w:val="auto"/>
                <w:kern w:val="2"/>
                <w:sz w:val="24"/>
                <w:szCs w:val="24"/>
                <w:lang w:eastAsia="en-ZA"/>
                <w14:ligatures w14:val="standardContextual"/>
              </w:rPr>
              <w:tab/>
            </w:r>
            <w:r w:rsidRPr="008D3B34">
              <w:rPr>
                <w:rStyle w:val="Hyperlink"/>
                <w:noProof/>
              </w:rPr>
              <w:t>Gathering information of COTABDS</w:t>
            </w:r>
            <w:r>
              <w:rPr>
                <w:noProof/>
                <w:webHidden/>
              </w:rPr>
              <w:tab/>
            </w:r>
            <w:r>
              <w:rPr>
                <w:noProof/>
                <w:webHidden/>
              </w:rPr>
              <w:fldChar w:fldCharType="begin"/>
            </w:r>
            <w:r>
              <w:rPr>
                <w:noProof/>
                <w:webHidden/>
              </w:rPr>
              <w:instrText xml:space="preserve"> PAGEREF _Toc168978243 \h </w:instrText>
            </w:r>
            <w:r>
              <w:rPr>
                <w:noProof/>
                <w:webHidden/>
              </w:rPr>
            </w:r>
            <w:r>
              <w:rPr>
                <w:noProof/>
                <w:webHidden/>
              </w:rPr>
              <w:fldChar w:fldCharType="separate"/>
            </w:r>
            <w:r w:rsidR="00B11B96">
              <w:rPr>
                <w:noProof/>
                <w:webHidden/>
              </w:rPr>
              <w:t>40</w:t>
            </w:r>
            <w:r>
              <w:rPr>
                <w:noProof/>
                <w:webHidden/>
              </w:rPr>
              <w:fldChar w:fldCharType="end"/>
            </w:r>
          </w:hyperlink>
        </w:p>
        <w:p w14:paraId="05D869D1" w14:textId="0AE1DCF7"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4" w:history="1">
            <w:r w:rsidRPr="008D3B34">
              <w:rPr>
                <w:rStyle w:val="Hyperlink"/>
                <w:noProof/>
              </w:rPr>
              <w:t>3.1.15</w:t>
            </w:r>
            <w:r>
              <w:rPr>
                <w:rFonts w:eastAsiaTheme="minorEastAsia"/>
                <w:noProof/>
                <w:color w:val="auto"/>
                <w:kern w:val="2"/>
                <w:sz w:val="24"/>
                <w:szCs w:val="24"/>
                <w:lang w:eastAsia="en-ZA"/>
                <w14:ligatures w14:val="standardContextual"/>
              </w:rPr>
              <w:tab/>
            </w:r>
            <w:r w:rsidRPr="008D3B34">
              <w:rPr>
                <w:rStyle w:val="Hyperlink"/>
                <w:noProof/>
              </w:rPr>
              <w:t>Information system and control activities</w:t>
            </w:r>
            <w:r>
              <w:rPr>
                <w:noProof/>
                <w:webHidden/>
              </w:rPr>
              <w:tab/>
            </w:r>
            <w:r>
              <w:rPr>
                <w:noProof/>
                <w:webHidden/>
              </w:rPr>
              <w:fldChar w:fldCharType="begin"/>
            </w:r>
            <w:r>
              <w:rPr>
                <w:noProof/>
                <w:webHidden/>
              </w:rPr>
              <w:instrText xml:space="preserve"> PAGEREF _Toc168978244 \h </w:instrText>
            </w:r>
            <w:r>
              <w:rPr>
                <w:noProof/>
                <w:webHidden/>
              </w:rPr>
            </w:r>
            <w:r>
              <w:rPr>
                <w:noProof/>
                <w:webHidden/>
              </w:rPr>
              <w:fldChar w:fldCharType="separate"/>
            </w:r>
            <w:r w:rsidR="00B11B96">
              <w:rPr>
                <w:noProof/>
                <w:webHidden/>
              </w:rPr>
              <w:t>41</w:t>
            </w:r>
            <w:r>
              <w:rPr>
                <w:noProof/>
                <w:webHidden/>
              </w:rPr>
              <w:fldChar w:fldCharType="end"/>
            </w:r>
          </w:hyperlink>
        </w:p>
        <w:p w14:paraId="5A6022C2" w14:textId="49B45515"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5" w:history="1">
            <w:r w:rsidRPr="008D3B34">
              <w:rPr>
                <w:rStyle w:val="Hyperlink"/>
                <w:noProof/>
                <w:lang w:val="en-US"/>
              </w:rPr>
              <w:t>3.1.16</w:t>
            </w:r>
            <w:r>
              <w:rPr>
                <w:rFonts w:eastAsiaTheme="minorEastAsia"/>
                <w:noProof/>
                <w:color w:val="auto"/>
                <w:kern w:val="2"/>
                <w:sz w:val="24"/>
                <w:szCs w:val="24"/>
                <w:lang w:eastAsia="en-ZA"/>
                <w14:ligatures w14:val="standardContextual"/>
              </w:rPr>
              <w:tab/>
            </w:r>
            <w:r w:rsidRPr="008D3B34">
              <w:rPr>
                <w:rStyle w:val="Hyperlink"/>
                <w:noProof/>
                <w:lang w:val="en-US"/>
              </w:rPr>
              <w:t>NEW Further audit work at component level</w:t>
            </w:r>
            <w:r>
              <w:rPr>
                <w:noProof/>
                <w:webHidden/>
              </w:rPr>
              <w:tab/>
            </w:r>
            <w:r>
              <w:rPr>
                <w:noProof/>
                <w:webHidden/>
              </w:rPr>
              <w:fldChar w:fldCharType="begin"/>
            </w:r>
            <w:r>
              <w:rPr>
                <w:noProof/>
                <w:webHidden/>
              </w:rPr>
              <w:instrText xml:space="preserve"> PAGEREF _Toc168978245 \h </w:instrText>
            </w:r>
            <w:r>
              <w:rPr>
                <w:noProof/>
                <w:webHidden/>
              </w:rPr>
            </w:r>
            <w:r>
              <w:rPr>
                <w:noProof/>
                <w:webHidden/>
              </w:rPr>
              <w:fldChar w:fldCharType="separate"/>
            </w:r>
            <w:r w:rsidR="00B11B96">
              <w:rPr>
                <w:noProof/>
                <w:webHidden/>
              </w:rPr>
              <w:t>43</w:t>
            </w:r>
            <w:r>
              <w:rPr>
                <w:noProof/>
                <w:webHidden/>
              </w:rPr>
              <w:fldChar w:fldCharType="end"/>
            </w:r>
          </w:hyperlink>
        </w:p>
        <w:p w14:paraId="35225048" w14:textId="3F45090E"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6" w:history="1">
            <w:r w:rsidRPr="008D3B34">
              <w:rPr>
                <w:rStyle w:val="Hyperlink"/>
                <w:noProof/>
              </w:rPr>
              <w:t>3.1.17</w:t>
            </w:r>
            <w:r>
              <w:rPr>
                <w:rFonts w:eastAsiaTheme="minorEastAsia"/>
                <w:noProof/>
                <w:color w:val="auto"/>
                <w:kern w:val="2"/>
                <w:sz w:val="24"/>
                <w:szCs w:val="24"/>
                <w:lang w:eastAsia="en-ZA"/>
                <w14:ligatures w14:val="standardContextual"/>
              </w:rPr>
              <w:tab/>
            </w:r>
            <w:r w:rsidRPr="008D3B34">
              <w:rPr>
                <w:rStyle w:val="Hyperlink"/>
                <w:noProof/>
              </w:rPr>
              <w:t>Audit plan and strategy</w:t>
            </w:r>
            <w:r>
              <w:rPr>
                <w:noProof/>
                <w:webHidden/>
              </w:rPr>
              <w:tab/>
            </w:r>
            <w:r>
              <w:rPr>
                <w:noProof/>
                <w:webHidden/>
              </w:rPr>
              <w:fldChar w:fldCharType="begin"/>
            </w:r>
            <w:r>
              <w:rPr>
                <w:noProof/>
                <w:webHidden/>
              </w:rPr>
              <w:instrText xml:space="preserve"> PAGEREF _Toc168978246 \h </w:instrText>
            </w:r>
            <w:r>
              <w:rPr>
                <w:noProof/>
                <w:webHidden/>
              </w:rPr>
            </w:r>
            <w:r>
              <w:rPr>
                <w:noProof/>
                <w:webHidden/>
              </w:rPr>
              <w:fldChar w:fldCharType="separate"/>
            </w:r>
            <w:r w:rsidR="00B11B96">
              <w:rPr>
                <w:noProof/>
                <w:webHidden/>
              </w:rPr>
              <w:t>45</w:t>
            </w:r>
            <w:r>
              <w:rPr>
                <w:noProof/>
                <w:webHidden/>
              </w:rPr>
              <w:fldChar w:fldCharType="end"/>
            </w:r>
          </w:hyperlink>
        </w:p>
        <w:p w14:paraId="006EB1E7" w14:textId="02DF16B9"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7" w:history="1">
            <w:r w:rsidRPr="008D3B34">
              <w:rPr>
                <w:rStyle w:val="Hyperlink"/>
                <w:noProof/>
              </w:rPr>
              <w:t>3.1.18</w:t>
            </w:r>
            <w:r>
              <w:rPr>
                <w:rFonts w:eastAsiaTheme="minorEastAsia"/>
                <w:noProof/>
                <w:color w:val="auto"/>
                <w:kern w:val="2"/>
                <w:sz w:val="24"/>
                <w:szCs w:val="24"/>
                <w:lang w:eastAsia="en-ZA"/>
                <w14:ligatures w14:val="standardContextual"/>
              </w:rPr>
              <w:tab/>
            </w:r>
            <w:r w:rsidRPr="008D3B34">
              <w:rPr>
                <w:rStyle w:val="Hyperlink"/>
                <w:noProof/>
              </w:rPr>
              <w:t>Use of component auditors – work programs</w:t>
            </w:r>
            <w:r>
              <w:rPr>
                <w:noProof/>
                <w:webHidden/>
              </w:rPr>
              <w:tab/>
            </w:r>
            <w:r>
              <w:rPr>
                <w:noProof/>
                <w:webHidden/>
              </w:rPr>
              <w:fldChar w:fldCharType="begin"/>
            </w:r>
            <w:r>
              <w:rPr>
                <w:noProof/>
                <w:webHidden/>
              </w:rPr>
              <w:instrText xml:space="preserve"> PAGEREF _Toc168978247 \h </w:instrText>
            </w:r>
            <w:r>
              <w:rPr>
                <w:noProof/>
                <w:webHidden/>
              </w:rPr>
            </w:r>
            <w:r>
              <w:rPr>
                <w:noProof/>
                <w:webHidden/>
              </w:rPr>
              <w:fldChar w:fldCharType="separate"/>
            </w:r>
            <w:r w:rsidR="00B11B96">
              <w:rPr>
                <w:noProof/>
                <w:webHidden/>
              </w:rPr>
              <w:t>48</w:t>
            </w:r>
            <w:r>
              <w:rPr>
                <w:noProof/>
                <w:webHidden/>
              </w:rPr>
              <w:fldChar w:fldCharType="end"/>
            </w:r>
          </w:hyperlink>
        </w:p>
        <w:p w14:paraId="31AB92EE" w14:textId="56DD11E7"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8" w:history="1">
            <w:r w:rsidRPr="008D3B34">
              <w:rPr>
                <w:rStyle w:val="Hyperlink"/>
                <w:noProof/>
              </w:rPr>
              <w:t>3.1.19</w:t>
            </w:r>
            <w:r>
              <w:rPr>
                <w:rFonts w:eastAsiaTheme="minorEastAsia"/>
                <w:noProof/>
                <w:color w:val="auto"/>
                <w:kern w:val="2"/>
                <w:sz w:val="24"/>
                <w:szCs w:val="24"/>
                <w:lang w:eastAsia="en-ZA"/>
                <w14:ligatures w14:val="standardContextual"/>
              </w:rPr>
              <w:tab/>
            </w:r>
            <w:r w:rsidRPr="008D3B34">
              <w:rPr>
                <w:rStyle w:val="Hyperlink"/>
                <w:noProof/>
              </w:rPr>
              <w:t>Consolidation process – work programs</w:t>
            </w:r>
            <w:r>
              <w:rPr>
                <w:noProof/>
                <w:webHidden/>
              </w:rPr>
              <w:tab/>
            </w:r>
            <w:r>
              <w:rPr>
                <w:noProof/>
                <w:webHidden/>
              </w:rPr>
              <w:fldChar w:fldCharType="begin"/>
            </w:r>
            <w:r>
              <w:rPr>
                <w:noProof/>
                <w:webHidden/>
              </w:rPr>
              <w:instrText xml:space="preserve"> PAGEREF _Toc168978248 \h </w:instrText>
            </w:r>
            <w:r>
              <w:rPr>
                <w:noProof/>
                <w:webHidden/>
              </w:rPr>
            </w:r>
            <w:r>
              <w:rPr>
                <w:noProof/>
                <w:webHidden/>
              </w:rPr>
              <w:fldChar w:fldCharType="separate"/>
            </w:r>
            <w:r w:rsidR="00B11B96">
              <w:rPr>
                <w:noProof/>
                <w:webHidden/>
              </w:rPr>
              <w:t>50</w:t>
            </w:r>
            <w:r>
              <w:rPr>
                <w:noProof/>
                <w:webHidden/>
              </w:rPr>
              <w:fldChar w:fldCharType="end"/>
            </w:r>
          </w:hyperlink>
        </w:p>
        <w:p w14:paraId="1E308E27" w14:textId="21CF3A05"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49" w:history="1">
            <w:r w:rsidRPr="008D3B34">
              <w:rPr>
                <w:rStyle w:val="Hyperlink"/>
                <w:noProof/>
              </w:rPr>
              <w:t>3.1.20</w:t>
            </w:r>
            <w:r>
              <w:rPr>
                <w:rFonts w:eastAsiaTheme="minorEastAsia"/>
                <w:noProof/>
                <w:color w:val="auto"/>
                <w:kern w:val="2"/>
                <w:sz w:val="24"/>
                <w:szCs w:val="24"/>
                <w:lang w:eastAsia="en-ZA"/>
                <w14:ligatures w14:val="standardContextual"/>
              </w:rPr>
              <w:tab/>
            </w:r>
            <w:r w:rsidRPr="008D3B34">
              <w:rPr>
                <w:rStyle w:val="Hyperlink"/>
                <w:noProof/>
              </w:rPr>
              <w:t>Compliance Add – On (South Africa only)</w:t>
            </w:r>
            <w:r>
              <w:rPr>
                <w:noProof/>
                <w:webHidden/>
              </w:rPr>
              <w:tab/>
            </w:r>
            <w:r>
              <w:rPr>
                <w:noProof/>
                <w:webHidden/>
              </w:rPr>
              <w:fldChar w:fldCharType="begin"/>
            </w:r>
            <w:r>
              <w:rPr>
                <w:noProof/>
                <w:webHidden/>
              </w:rPr>
              <w:instrText xml:space="preserve"> PAGEREF _Toc168978249 \h </w:instrText>
            </w:r>
            <w:r>
              <w:rPr>
                <w:noProof/>
                <w:webHidden/>
              </w:rPr>
            </w:r>
            <w:r>
              <w:rPr>
                <w:noProof/>
                <w:webHidden/>
              </w:rPr>
              <w:fldChar w:fldCharType="separate"/>
            </w:r>
            <w:r w:rsidR="00B11B96">
              <w:rPr>
                <w:noProof/>
                <w:webHidden/>
              </w:rPr>
              <w:t>51</w:t>
            </w:r>
            <w:r>
              <w:rPr>
                <w:noProof/>
                <w:webHidden/>
              </w:rPr>
              <w:fldChar w:fldCharType="end"/>
            </w:r>
          </w:hyperlink>
        </w:p>
        <w:p w14:paraId="47CA3D68" w14:textId="3D59E281" w:rsidR="00034397" w:rsidRDefault="00034397">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978250" w:history="1">
            <w:r w:rsidRPr="008D3B34">
              <w:rPr>
                <w:rStyle w:val="Hyperlink"/>
                <w:noProof/>
              </w:rPr>
              <w:t>3.2</w:t>
            </w:r>
            <w:r>
              <w:rPr>
                <w:rFonts w:eastAsiaTheme="minorEastAsia"/>
                <w:noProof/>
                <w:color w:val="auto"/>
                <w:kern w:val="2"/>
                <w:sz w:val="24"/>
                <w:szCs w:val="24"/>
                <w:lang w:eastAsia="en-ZA"/>
                <w14:ligatures w14:val="standardContextual"/>
              </w:rPr>
              <w:tab/>
            </w:r>
            <w:r w:rsidRPr="008D3B34">
              <w:rPr>
                <w:rStyle w:val="Hyperlink"/>
                <w:noProof/>
              </w:rPr>
              <w:t>IRBA Enhanced Audit Reporting Rule (South Africa only)</w:t>
            </w:r>
            <w:r>
              <w:rPr>
                <w:noProof/>
                <w:webHidden/>
              </w:rPr>
              <w:tab/>
            </w:r>
            <w:r>
              <w:rPr>
                <w:noProof/>
                <w:webHidden/>
              </w:rPr>
              <w:fldChar w:fldCharType="begin"/>
            </w:r>
            <w:r>
              <w:rPr>
                <w:noProof/>
                <w:webHidden/>
              </w:rPr>
              <w:instrText xml:space="preserve"> PAGEREF _Toc168978250 \h </w:instrText>
            </w:r>
            <w:r>
              <w:rPr>
                <w:noProof/>
                <w:webHidden/>
              </w:rPr>
            </w:r>
            <w:r>
              <w:rPr>
                <w:noProof/>
                <w:webHidden/>
              </w:rPr>
              <w:fldChar w:fldCharType="separate"/>
            </w:r>
            <w:r w:rsidR="00B11B96">
              <w:rPr>
                <w:noProof/>
                <w:webHidden/>
              </w:rPr>
              <w:t>52</w:t>
            </w:r>
            <w:r>
              <w:rPr>
                <w:noProof/>
                <w:webHidden/>
              </w:rPr>
              <w:fldChar w:fldCharType="end"/>
            </w:r>
          </w:hyperlink>
        </w:p>
        <w:p w14:paraId="34A288B3" w14:textId="62E22A02" w:rsidR="00034397" w:rsidRDefault="00034397">
          <w:pPr>
            <w:pStyle w:val="TOC2"/>
            <w:tabs>
              <w:tab w:val="left" w:pos="720"/>
              <w:tab w:val="right" w:leader="dot" w:pos="9016"/>
            </w:tabs>
            <w:rPr>
              <w:rFonts w:eastAsiaTheme="minorEastAsia"/>
              <w:noProof/>
              <w:color w:val="auto"/>
              <w:kern w:val="2"/>
              <w:sz w:val="24"/>
              <w:szCs w:val="24"/>
              <w:lang w:eastAsia="en-ZA"/>
              <w14:ligatures w14:val="standardContextual"/>
            </w:rPr>
          </w:pPr>
          <w:hyperlink w:anchor="_Toc168978251" w:history="1">
            <w:r w:rsidRPr="008D3B34">
              <w:rPr>
                <w:rStyle w:val="Hyperlink"/>
                <w:noProof/>
              </w:rPr>
              <w:t>3.3</w:t>
            </w:r>
            <w:r>
              <w:rPr>
                <w:rFonts w:eastAsiaTheme="minorEastAsia"/>
                <w:noProof/>
                <w:color w:val="auto"/>
                <w:kern w:val="2"/>
                <w:sz w:val="24"/>
                <w:szCs w:val="24"/>
                <w:lang w:eastAsia="en-ZA"/>
                <w14:ligatures w14:val="standardContextual"/>
              </w:rPr>
              <w:tab/>
            </w:r>
            <w:r w:rsidRPr="008D3B34">
              <w:rPr>
                <w:rStyle w:val="Hyperlink"/>
                <w:noProof/>
              </w:rPr>
              <w:t>Other</w:t>
            </w:r>
            <w:r>
              <w:rPr>
                <w:noProof/>
                <w:webHidden/>
              </w:rPr>
              <w:tab/>
            </w:r>
            <w:r>
              <w:rPr>
                <w:noProof/>
                <w:webHidden/>
              </w:rPr>
              <w:fldChar w:fldCharType="begin"/>
            </w:r>
            <w:r>
              <w:rPr>
                <w:noProof/>
                <w:webHidden/>
              </w:rPr>
              <w:instrText xml:space="preserve"> PAGEREF _Toc168978251 \h </w:instrText>
            </w:r>
            <w:r>
              <w:rPr>
                <w:noProof/>
                <w:webHidden/>
              </w:rPr>
            </w:r>
            <w:r>
              <w:rPr>
                <w:noProof/>
                <w:webHidden/>
              </w:rPr>
              <w:fldChar w:fldCharType="separate"/>
            </w:r>
            <w:r w:rsidR="00B11B96">
              <w:rPr>
                <w:noProof/>
                <w:webHidden/>
              </w:rPr>
              <w:t>53</w:t>
            </w:r>
            <w:r>
              <w:rPr>
                <w:noProof/>
                <w:webHidden/>
              </w:rPr>
              <w:fldChar w:fldCharType="end"/>
            </w:r>
          </w:hyperlink>
        </w:p>
        <w:p w14:paraId="5A6308F4" w14:textId="57D4354F"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52" w:history="1">
            <w:r w:rsidRPr="008D3B34">
              <w:rPr>
                <w:rStyle w:val="Hyperlink"/>
                <w:noProof/>
              </w:rPr>
              <w:t>3.3.1</w:t>
            </w:r>
            <w:r>
              <w:rPr>
                <w:rFonts w:eastAsiaTheme="minorEastAsia"/>
                <w:noProof/>
                <w:color w:val="auto"/>
                <w:kern w:val="2"/>
                <w:sz w:val="24"/>
                <w:szCs w:val="24"/>
                <w:lang w:eastAsia="en-ZA"/>
                <w14:ligatures w14:val="standardContextual"/>
              </w:rPr>
              <w:tab/>
            </w:r>
            <w:r w:rsidRPr="008D3B34">
              <w:rPr>
                <w:rStyle w:val="Hyperlink"/>
                <w:noProof/>
              </w:rPr>
              <w:t>Financial reporting frameworks</w:t>
            </w:r>
            <w:r>
              <w:rPr>
                <w:noProof/>
                <w:webHidden/>
              </w:rPr>
              <w:tab/>
            </w:r>
            <w:r>
              <w:rPr>
                <w:noProof/>
                <w:webHidden/>
              </w:rPr>
              <w:fldChar w:fldCharType="begin"/>
            </w:r>
            <w:r>
              <w:rPr>
                <w:noProof/>
                <w:webHidden/>
              </w:rPr>
              <w:instrText xml:space="preserve"> PAGEREF _Toc168978252 \h </w:instrText>
            </w:r>
            <w:r>
              <w:rPr>
                <w:noProof/>
                <w:webHidden/>
              </w:rPr>
            </w:r>
            <w:r>
              <w:rPr>
                <w:noProof/>
                <w:webHidden/>
              </w:rPr>
              <w:fldChar w:fldCharType="separate"/>
            </w:r>
            <w:r w:rsidR="00B11B96">
              <w:rPr>
                <w:noProof/>
                <w:webHidden/>
              </w:rPr>
              <w:t>53</w:t>
            </w:r>
            <w:r>
              <w:rPr>
                <w:noProof/>
                <w:webHidden/>
              </w:rPr>
              <w:fldChar w:fldCharType="end"/>
            </w:r>
          </w:hyperlink>
        </w:p>
        <w:p w14:paraId="245B4EE3" w14:textId="4A28BF19" w:rsidR="00034397" w:rsidRDefault="00034397">
          <w:pPr>
            <w:pStyle w:val="TOC3"/>
            <w:tabs>
              <w:tab w:val="left" w:pos="1200"/>
              <w:tab w:val="right" w:leader="dot" w:pos="9016"/>
            </w:tabs>
            <w:rPr>
              <w:rFonts w:eastAsiaTheme="minorEastAsia"/>
              <w:noProof/>
              <w:color w:val="auto"/>
              <w:kern w:val="2"/>
              <w:sz w:val="24"/>
              <w:szCs w:val="24"/>
              <w:lang w:eastAsia="en-ZA"/>
              <w14:ligatures w14:val="standardContextual"/>
            </w:rPr>
          </w:pPr>
          <w:hyperlink w:anchor="_Toc168978253" w:history="1">
            <w:r w:rsidRPr="008D3B34">
              <w:rPr>
                <w:rStyle w:val="Hyperlink"/>
                <w:noProof/>
              </w:rPr>
              <w:t>3.3.2</w:t>
            </w:r>
            <w:r>
              <w:rPr>
                <w:rFonts w:eastAsiaTheme="minorEastAsia"/>
                <w:noProof/>
                <w:color w:val="auto"/>
                <w:kern w:val="2"/>
                <w:sz w:val="24"/>
                <w:szCs w:val="24"/>
                <w:lang w:eastAsia="en-ZA"/>
                <w14:ligatures w14:val="standardContextual"/>
              </w:rPr>
              <w:tab/>
            </w:r>
            <w:r w:rsidRPr="008D3B34">
              <w:rPr>
                <w:rStyle w:val="Hyperlink"/>
                <w:noProof/>
              </w:rPr>
              <w:t>02.55 Key audit matters</w:t>
            </w:r>
            <w:r>
              <w:rPr>
                <w:noProof/>
                <w:webHidden/>
              </w:rPr>
              <w:tab/>
            </w:r>
            <w:r>
              <w:rPr>
                <w:noProof/>
                <w:webHidden/>
              </w:rPr>
              <w:fldChar w:fldCharType="begin"/>
            </w:r>
            <w:r>
              <w:rPr>
                <w:noProof/>
                <w:webHidden/>
              </w:rPr>
              <w:instrText xml:space="preserve"> PAGEREF _Toc168978253 \h </w:instrText>
            </w:r>
            <w:r>
              <w:rPr>
                <w:noProof/>
                <w:webHidden/>
              </w:rPr>
            </w:r>
            <w:r>
              <w:rPr>
                <w:noProof/>
                <w:webHidden/>
              </w:rPr>
              <w:fldChar w:fldCharType="separate"/>
            </w:r>
            <w:r w:rsidR="00B11B96">
              <w:rPr>
                <w:noProof/>
                <w:webHidden/>
              </w:rPr>
              <w:t>53</w:t>
            </w:r>
            <w:r>
              <w:rPr>
                <w:noProof/>
                <w:webHidden/>
              </w:rPr>
              <w:fldChar w:fldCharType="end"/>
            </w:r>
          </w:hyperlink>
        </w:p>
        <w:p w14:paraId="5DEE1090" w14:textId="347E0FCB" w:rsidR="00034397" w:rsidRDefault="00034397">
          <w:pPr>
            <w:pStyle w:val="TOC1"/>
            <w:rPr>
              <w:rFonts w:eastAsiaTheme="minorEastAsia"/>
              <w:noProof/>
              <w:color w:val="auto"/>
              <w:kern w:val="2"/>
              <w:sz w:val="24"/>
              <w:szCs w:val="24"/>
              <w:lang w:eastAsia="en-ZA"/>
              <w14:ligatures w14:val="standardContextual"/>
            </w:rPr>
          </w:pPr>
          <w:hyperlink w:anchor="_Toc168978254" w:history="1">
            <w:r w:rsidRPr="008D3B34">
              <w:rPr>
                <w:rStyle w:val="Hyperlink"/>
                <w:noProof/>
              </w:rPr>
              <w:t>4.</w:t>
            </w:r>
            <w:r>
              <w:rPr>
                <w:rFonts w:eastAsiaTheme="minorEastAsia"/>
                <w:noProof/>
                <w:color w:val="auto"/>
                <w:kern w:val="2"/>
                <w:sz w:val="24"/>
                <w:szCs w:val="24"/>
                <w:lang w:eastAsia="en-ZA"/>
                <w14:ligatures w14:val="standardContextual"/>
              </w:rPr>
              <w:tab/>
            </w:r>
            <w:r w:rsidRPr="008D3B34">
              <w:rPr>
                <w:rStyle w:val="Hyperlink"/>
                <w:noProof/>
              </w:rPr>
              <w:t>Review</w:t>
            </w:r>
            <w:r>
              <w:rPr>
                <w:noProof/>
                <w:webHidden/>
              </w:rPr>
              <w:tab/>
            </w:r>
            <w:r>
              <w:rPr>
                <w:noProof/>
                <w:webHidden/>
              </w:rPr>
              <w:fldChar w:fldCharType="begin"/>
            </w:r>
            <w:r>
              <w:rPr>
                <w:noProof/>
                <w:webHidden/>
              </w:rPr>
              <w:instrText xml:space="preserve"> PAGEREF _Toc168978254 \h </w:instrText>
            </w:r>
            <w:r>
              <w:rPr>
                <w:noProof/>
                <w:webHidden/>
              </w:rPr>
            </w:r>
            <w:r>
              <w:rPr>
                <w:noProof/>
                <w:webHidden/>
              </w:rPr>
              <w:fldChar w:fldCharType="separate"/>
            </w:r>
            <w:r w:rsidR="00B11B96">
              <w:rPr>
                <w:noProof/>
                <w:webHidden/>
              </w:rPr>
              <w:t>55</w:t>
            </w:r>
            <w:r>
              <w:rPr>
                <w:noProof/>
                <w:webHidden/>
              </w:rPr>
              <w:fldChar w:fldCharType="end"/>
            </w:r>
          </w:hyperlink>
        </w:p>
        <w:p w14:paraId="10FE43B3" w14:textId="5D3A9A47" w:rsidR="00034397" w:rsidRDefault="00034397">
          <w:pPr>
            <w:pStyle w:val="TOC1"/>
            <w:rPr>
              <w:rFonts w:eastAsiaTheme="minorEastAsia"/>
              <w:noProof/>
              <w:color w:val="auto"/>
              <w:kern w:val="2"/>
              <w:sz w:val="24"/>
              <w:szCs w:val="24"/>
              <w:lang w:eastAsia="en-ZA"/>
              <w14:ligatures w14:val="standardContextual"/>
            </w:rPr>
          </w:pPr>
          <w:hyperlink w:anchor="_Toc168978255" w:history="1">
            <w:r w:rsidRPr="008D3B34">
              <w:rPr>
                <w:rStyle w:val="Hyperlink"/>
                <w:noProof/>
              </w:rPr>
              <w:t>5.</w:t>
            </w:r>
            <w:r>
              <w:rPr>
                <w:rFonts w:eastAsiaTheme="minorEastAsia"/>
                <w:noProof/>
                <w:color w:val="auto"/>
                <w:kern w:val="2"/>
                <w:sz w:val="24"/>
                <w:szCs w:val="24"/>
                <w:lang w:eastAsia="en-ZA"/>
                <w14:ligatures w14:val="standardContextual"/>
              </w:rPr>
              <w:tab/>
            </w:r>
            <w:r w:rsidRPr="008D3B34">
              <w:rPr>
                <w:rStyle w:val="Hyperlink"/>
                <w:noProof/>
              </w:rPr>
              <w:t>Compilation</w:t>
            </w:r>
            <w:r>
              <w:rPr>
                <w:noProof/>
                <w:webHidden/>
              </w:rPr>
              <w:tab/>
            </w:r>
            <w:r>
              <w:rPr>
                <w:noProof/>
                <w:webHidden/>
              </w:rPr>
              <w:fldChar w:fldCharType="begin"/>
            </w:r>
            <w:r>
              <w:rPr>
                <w:noProof/>
                <w:webHidden/>
              </w:rPr>
              <w:instrText xml:space="preserve"> PAGEREF _Toc168978255 \h </w:instrText>
            </w:r>
            <w:r>
              <w:rPr>
                <w:noProof/>
                <w:webHidden/>
              </w:rPr>
            </w:r>
            <w:r>
              <w:rPr>
                <w:noProof/>
                <w:webHidden/>
              </w:rPr>
              <w:fldChar w:fldCharType="separate"/>
            </w:r>
            <w:r w:rsidR="00B11B96">
              <w:rPr>
                <w:noProof/>
                <w:webHidden/>
              </w:rPr>
              <w:t>56</w:t>
            </w:r>
            <w:r>
              <w:rPr>
                <w:noProof/>
                <w:webHidden/>
              </w:rPr>
              <w:fldChar w:fldCharType="end"/>
            </w:r>
          </w:hyperlink>
        </w:p>
        <w:p w14:paraId="0577E646" w14:textId="4DFE73DB" w:rsidR="00034397" w:rsidRDefault="00034397">
          <w:pPr>
            <w:pStyle w:val="TOC1"/>
            <w:rPr>
              <w:rFonts w:eastAsiaTheme="minorEastAsia"/>
              <w:noProof/>
              <w:color w:val="auto"/>
              <w:kern w:val="2"/>
              <w:sz w:val="24"/>
              <w:szCs w:val="24"/>
              <w:lang w:eastAsia="en-ZA"/>
              <w14:ligatures w14:val="standardContextual"/>
            </w:rPr>
          </w:pPr>
          <w:hyperlink w:anchor="_Toc168978256" w:history="1">
            <w:r w:rsidRPr="008D3B34">
              <w:rPr>
                <w:rStyle w:val="Hyperlink"/>
                <w:noProof/>
              </w:rPr>
              <w:t>6.</w:t>
            </w:r>
            <w:r>
              <w:rPr>
                <w:rFonts w:eastAsiaTheme="minorEastAsia"/>
                <w:noProof/>
                <w:color w:val="auto"/>
                <w:kern w:val="2"/>
                <w:sz w:val="24"/>
                <w:szCs w:val="24"/>
                <w:lang w:eastAsia="en-ZA"/>
                <w14:ligatures w14:val="standardContextual"/>
              </w:rPr>
              <w:tab/>
            </w:r>
            <w:r w:rsidRPr="008D3B34">
              <w:rPr>
                <w:rStyle w:val="Hyperlink"/>
                <w:noProof/>
              </w:rPr>
              <w:t>Updated document summary</w:t>
            </w:r>
            <w:r>
              <w:rPr>
                <w:noProof/>
                <w:webHidden/>
              </w:rPr>
              <w:tab/>
            </w:r>
            <w:r>
              <w:rPr>
                <w:noProof/>
                <w:webHidden/>
              </w:rPr>
              <w:fldChar w:fldCharType="begin"/>
            </w:r>
            <w:r>
              <w:rPr>
                <w:noProof/>
                <w:webHidden/>
              </w:rPr>
              <w:instrText xml:space="preserve"> PAGEREF _Toc168978256 \h </w:instrText>
            </w:r>
            <w:r>
              <w:rPr>
                <w:noProof/>
                <w:webHidden/>
              </w:rPr>
            </w:r>
            <w:r>
              <w:rPr>
                <w:noProof/>
                <w:webHidden/>
              </w:rPr>
              <w:fldChar w:fldCharType="separate"/>
            </w:r>
            <w:r w:rsidR="00B11B96">
              <w:rPr>
                <w:noProof/>
                <w:webHidden/>
              </w:rPr>
              <w:t>57</w:t>
            </w:r>
            <w:r>
              <w:rPr>
                <w:noProof/>
                <w:webHidden/>
              </w:rPr>
              <w:fldChar w:fldCharType="end"/>
            </w:r>
          </w:hyperlink>
        </w:p>
        <w:p w14:paraId="7B45903A" w14:textId="63C9C067" w:rsidR="00864833" w:rsidRDefault="004154F4" w:rsidP="00104507">
          <w:pPr>
            <w:pStyle w:val="TOC1"/>
            <w:rPr>
              <w:rStyle w:val="Hyperlink"/>
              <w:noProof/>
              <w:kern w:val="2"/>
              <w:lang w:eastAsia="en-ZA"/>
              <w14:ligatures w14:val="standardContextual"/>
            </w:rPr>
          </w:pPr>
          <w:r>
            <w:fldChar w:fldCharType="end"/>
          </w:r>
        </w:p>
      </w:sdtContent>
    </w:sdt>
    <w:p w14:paraId="671440C1" w14:textId="67E24484" w:rsidR="008360EB" w:rsidRPr="008F0F64" w:rsidRDefault="008360EB" w:rsidP="00DD3676"/>
    <w:p w14:paraId="320BF516" w14:textId="2D3BAA4E" w:rsidR="00B9133C" w:rsidRPr="000F22AC" w:rsidRDefault="00B9133C" w:rsidP="00C81322">
      <w:pPr>
        <w:pStyle w:val="Heading1"/>
      </w:pPr>
      <w:bookmarkStart w:id="0" w:name="_Toc115355124"/>
      <w:bookmarkStart w:id="1" w:name="_Toc168978203"/>
      <w:r w:rsidRPr="000F22AC">
        <w:lastRenderedPageBreak/>
        <w:t>Caseware Working Papers 202</w:t>
      </w:r>
      <w:bookmarkEnd w:id="0"/>
      <w:r w:rsidR="00A314FB">
        <w:t>4</w:t>
      </w:r>
      <w:bookmarkEnd w:id="1"/>
    </w:p>
    <w:p w14:paraId="0FC61573" w14:textId="5D4B1DCF" w:rsidR="00B9133C" w:rsidRPr="008F0F64" w:rsidRDefault="00B9133C" w:rsidP="00B9133C">
      <w:pPr>
        <w:autoSpaceDE w:val="0"/>
        <w:autoSpaceDN w:val="0"/>
        <w:adjustRightInd w:val="0"/>
      </w:pPr>
      <w:r w:rsidRPr="008F0F64">
        <w:t>The following describes the features and fixes included in Working Papers 202</w:t>
      </w:r>
      <w:r w:rsidR="00E75AF4">
        <w:t>4</w:t>
      </w:r>
      <w:r w:rsidRPr="008F0F64">
        <w:t xml:space="preserve"> and related products</w:t>
      </w:r>
      <w:r w:rsidR="005647DE">
        <w:t>.</w:t>
      </w:r>
    </w:p>
    <w:p w14:paraId="3D31A90E" w14:textId="031D9471" w:rsidR="00B9133C" w:rsidRPr="00792DFB" w:rsidRDefault="00B9133C" w:rsidP="008B4579">
      <w:pPr>
        <w:pStyle w:val="Heading2"/>
      </w:pPr>
      <w:bookmarkStart w:id="2" w:name="_Toc115355125"/>
      <w:bookmarkStart w:id="3" w:name="_Toc168978204"/>
      <w:r w:rsidRPr="00792DFB">
        <w:t>Features</w:t>
      </w:r>
      <w:bookmarkEnd w:id="2"/>
      <w:bookmarkEnd w:id="3"/>
    </w:p>
    <w:p w14:paraId="0F9E864C" w14:textId="50BE4E4A" w:rsidR="00E64440" w:rsidRDefault="0098353B" w:rsidP="00333AB8">
      <w:pPr>
        <w:pStyle w:val="Heading3"/>
      </w:pPr>
      <w:bookmarkStart w:id="4" w:name="_Toc168978205"/>
      <w:r>
        <w:t>Imports</w:t>
      </w:r>
      <w:r w:rsidR="00D478FE">
        <w:t xml:space="preserve"> and exports</w:t>
      </w:r>
      <w:bookmarkEnd w:id="4"/>
    </w:p>
    <w:p w14:paraId="029502A0" w14:textId="4FD251CB" w:rsidR="00834467" w:rsidRDefault="00834467" w:rsidP="009A0F9A">
      <w:pPr>
        <w:pStyle w:val="ListParagraph"/>
        <w:numPr>
          <w:ilvl w:val="0"/>
          <w:numId w:val="45"/>
        </w:numPr>
      </w:pPr>
      <w:r>
        <w:t>Added support for imports from the following software packages:</w:t>
      </w:r>
    </w:p>
    <w:p w14:paraId="29926714" w14:textId="77777777" w:rsidR="00834467" w:rsidRDefault="00834467" w:rsidP="00963736">
      <w:pPr>
        <w:ind w:firstLine="720"/>
      </w:pPr>
      <w:r>
        <w:t>o</w:t>
      </w:r>
      <w:r>
        <w:tab/>
        <w:t>QuickBooks 2024 (Australia, Canada, UK)</w:t>
      </w:r>
    </w:p>
    <w:p w14:paraId="70893186" w14:textId="77777777" w:rsidR="00834467" w:rsidRDefault="00834467" w:rsidP="00963736">
      <w:pPr>
        <w:ind w:firstLine="720"/>
      </w:pPr>
      <w:r>
        <w:t>o</w:t>
      </w:r>
      <w:r>
        <w:tab/>
        <w:t>Sage 50 Accounting 2024 (Canada)</w:t>
      </w:r>
    </w:p>
    <w:p w14:paraId="5A3DC88E" w14:textId="023D0AFE" w:rsidR="00834467" w:rsidRDefault="00834467" w:rsidP="009A0F9A">
      <w:pPr>
        <w:pStyle w:val="ListParagraph"/>
        <w:numPr>
          <w:ilvl w:val="0"/>
          <w:numId w:val="45"/>
        </w:numPr>
      </w:pPr>
      <w:r>
        <w:t>Added support for exports to the following software packages:</w:t>
      </w:r>
    </w:p>
    <w:p w14:paraId="0F43D890" w14:textId="77777777" w:rsidR="00834467" w:rsidRDefault="00834467" w:rsidP="00963736">
      <w:pPr>
        <w:ind w:firstLine="720"/>
      </w:pPr>
      <w:r>
        <w:t>o</w:t>
      </w:r>
      <w:r>
        <w:tab/>
      </w:r>
      <w:proofErr w:type="spellStart"/>
      <w:r>
        <w:t>ProFile</w:t>
      </w:r>
      <w:proofErr w:type="spellEnd"/>
      <w:r>
        <w:t xml:space="preserve"> 2023 (Canada)</w:t>
      </w:r>
    </w:p>
    <w:p w14:paraId="755BF25E" w14:textId="78C2C12F" w:rsidR="00834467" w:rsidRPr="00834467" w:rsidRDefault="00834467" w:rsidP="009A0F9A">
      <w:pPr>
        <w:pStyle w:val="ListParagraph"/>
        <w:numPr>
          <w:ilvl w:val="0"/>
          <w:numId w:val="45"/>
        </w:numPr>
      </w:pPr>
      <w:r>
        <w:t xml:space="preserve">The import process for QuickBooks US files now matches the process to import QuickBooks Canada, UK and Australia files. This process requires the QuickBooks Export Utility.  </w:t>
      </w:r>
    </w:p>
    <w:p w14:paraId="3C3FFB98" w14:textId="5E621AE7" w:rsidR="00EB001B" w:rsidRDefault="00EB001B">
      <w:pPr>
        <w:pStyle w:val="Heading3"/>
      </w:pPr>
      <w:bookmarkStart w:id="5" w:name="_Toc115355128"/>
      <w:r>
        <w:t>Protection</w:t>
      </w:r>
      <w:r w:rsidR="00266F73">
        <w:t xml:space="preserve"> Setup</w:t>
      </w:r>
    </w:p>
    <w:p w14:paraId="4E9CAC19" w14:textId="00958A6E" w:rsidR="00EB001B" w:rsidRPr="00EB001B" w:rsidRDefault="008E747B" w:rsidP="00EB001B">
      <w:r w:rsidRPr="008E747B">
        <w:t xml:space="preserve">Split the existing Set Protection On/Off group right into Set Protection </w:t>
      </w:r>
      <w:proofErr w:type="gramStart"/>
      <w:r w:rsidRPr="008E747B">
        <w:t>On</w:t>
      </w:r>
      <w:proofErr w:type="gramEnd"/>
      <w:r w:rsidRPr="008E747B">
        <w:t xml:space="preserve"> and Set Protection Off. This can be used to expand the number of users that can enable file protection without giving them the ability to disable it.</w:t>
      </w:r>
    </w:p>
    <w:p w14:paraId="08FCCCCF" w14:textId="77777777" w:rsidR="00266F73" w:rsidRDefault="00266F73" w:rsidP="00EB001B"/>
    <w:p w14:paraId="4399F6C5" w14:textId="70AC572E" w:rsidR="006B70AF" w:rsidRPr="00EB001B" w:rsidRDefault="006B70AF" w:rsidP="00EB001B">
      <w:r>
        <w:rPr>
          <w:noProof/>
        </w:rPr>
        <w:drawing>
          <wp:inline distT="0" distB="0" distL="0" distR="0" wp14:anchorId="1E9976C6" wp14:editId="006E5589">
            <wp:extent cx="4877435" cy="5086985"/>
            <wp:effectExtent l="0" t="0" r="0" b="0"/>
            <wp:docPr id="145527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78788" name="Picture 145527878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77435" cy="5086985"/>
                    </a:xfrm>
                    <a:prstGeom prst="rect">
                      <a:avLst/>
                    </a:prstGeom>
                  </pic:spPr>
                </pic:pic>
              </a:graphicData>
            </a:graphic>
          </wp:inline>
        </w:drawing>
      </w:r>
    </w:p>
    <w:p w14:paraId="76CE71EA" w14:textId="0958050E" w:rsidR="00440F16" w:rsidRDefault="00440F16">
      <w:pPr>
        <w:pStyle w:val="Heading3"/>
      </w:pPr>
      <w:bookmarkStart w:id="6" w:name="_Toc168978207"/>
      <w:r>
        <w:t>History</w:t>
      </w:r>
      <w:bookmarkEnd w:id="6"/>
      <w:r w:rsidR="006470ED">
        <w:t xml:space="preserve"> and Milestones</w:t>
      </w:r>
    </w:p>
    <w:p w14:paraId="2370A4C9" w14:textId="0953EA61" w:rsidR="00440F16" w:rsidRDefault="00440F16" w:rsidP="009A0F9A">
      <w:pPr>
        <w:pStyle w:val="ListParagraph"/>
        <w:numPr>
          <w:ilvl w:val="0"/>
          <w:numId w:val="34"/>
        </w:numPr>
      </w:pPr>
      <w:r w:rsidRPr="00440F16">
        <w:t>Added an option to display document insertion events in the file history log.</w:t>
      </w:r>
    </w:p>
    <w:p w14:paraId="7BB4D320" w14:textId="638B7DB9" w:rsidR="007A7A09" w:rsidRDefault="005551CE" w:rsidP="005551CE">
      <w:pPr>
        <w:ind w:left="360"/>
      </w:pPr>
      <w:r>
        <w:rPr>
          <w:noProof/>
        </w:rPr>
        <w:lastRenderedPageBreak/>
        <w:drawing>
          <wp:inline distT="0" distB="0" distL="0" distR="0" wp14:anchorId="79630A94" wp14:editId="6799D0F1">
            <wp:extent cx="5639584" cy="4353532"/>
            <wp:effectExtent l="0" t="0" r="0" b="0"/>
            <wp:docPr id="1936658564" name="Picture 19366585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58564" name="Picture 1936658564"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639584" cy="4353532"/>
                    </a:xfrm>
                    <a:prstGeom prst="rect">
                      <a:avLst/>
                    </a:prstGeom>
                  </pic:spPr>
                </pic:pic>
              </a:graphicData>
            </a:graphic>
          </wp:inline>
        </w:drawing>
      </w:r>
    </w:p>
    <w:p w14:paraId="507E2B64" w14:textId="18453CBE" w:rsidR="005F71BE" w:rsidRDefault="005F71BE">
      <w:pPr>
        <w:pStyle w:val="Heading3"/>
      </w:pPr>
      <w:bookmarkStart w:id="7" w:name="_Toc168978208"/>
      <w:r>
        <w:t>Engagement lockdown</w:t>
      </w:r>
      <w:bookmarkEnd w:id="7"/>
    </w:p>
    <w:p w14:paraId="050E7AA2" w14:textId="5FB0E133" w:rsidR="005F71BE" w:rsidRDefault="005F71BE" w:rsidP="009A0F9A">
      <w:pPr>
        <w:pStyle w:val="ListParagraph"/>
        <w:numPr>
          <w:ilvl w:val="0"/>
          <w:numId w:val="35"/>
        </w:numPr>
      </w:pPr>
      <w:r w:rsidRPr="005F71BE">
        <w:t>Added an option to the Engagement Lockdown Wizard to set all content in a file’s directory to read-only after lockdown. This read-only mode also applies to any sync copies of the file.</w:t>
      </w:r>
    </w:p>
    <w:p w14:paraId="3496A630" w14:textId="7C7426B9" w:rsidR="00367F04" w:rsidRDefault="00367F04" w:rsidP="00367F04">
      <w:pPr>
        <w:ind w:left="360"/>
      </w:pPr>
      <w:r>
        <w:rPr>
          <w:noProof/>
        </w:rPr>
        <w:lastRenderedPageBreak/>
        <w:drawing>
          <wp:inline distT="0" distB="0" distL="0" distR="0" wp14:anchorId="0EFE7D13" wp14:editId="5410EABD">
            <wp:extent cx="5715000" cy="4467225"/>
            <wp:effectExtent l="0" t="0" r="0" b="0"/>
            <wp:docPr id="1457576934" name="Picture 1457576934" descr="A screenshot of a lockdown wiz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76934" name="Picture 1457576934" descr="A screenshot of a lockdown wizard&#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15000" cy="4467225"/>
                    </a:xfrm>
                    <a:prstGeom prst="rect">
                      <a:avLst/>
                    </a:prstGeom>
                  </pic:spPr>
                </pic:pic>
              </a:graphicData>
            </a:graphic>
          </wp:inline>
        </w:drawing>
      </w:r>
    </w:p>
    <w:p w14:paraId="2A50D2DA" w14:textId="77777777" w:rsidR="000E5DF9" w:rsidRDefault="000E5DF9" w:rsidP="00367F04">
      <w:pPr>
        <w:ind w:left="360"/>
      </w:pPr>
    </w:p>
    <w:p w14:paraId="793F6A67" w14:textId="2F17BDDC" w:rsidR="00802259" w:rsidRDefault="009B08BE">
      <w:pPr>
        <w:pStyle w:val="Heading3"/>
      </w:pPr>
      <w:r>
        <w:t>Annotations</w:t>
      </w:r>
    </w:p>
    <w:p w14:paraId="30298AC1" w14:textId="5B554C8E" w:rsidR="00C2155C" w:rsidRPr="00802259" w:rsidRDefault="00C2155C" w:rsidP="00802259">
      <w:r w:rsidRPr="00C2155C">
        <w:t>The Annotation column is now visible in trial balance automatic documents using the Consolidated view.</w:t>
      </w:r>
    </w:p>
    <w:p w14:paraId="56225B8E" w14:textId="77777777" w:rsidR="006D3A8A" w:rsidRPr="00802259" w:rsidRDefault="006D3A8A" w:rsidP="00802259"/>
    <w:p w14:paraId="12607775" w14:textId="19D3793B" w:rsidR="000E5DF9" w:rsidRDefault="000E5DF9" w:rsidP="00802259">
      <w:r>
        <w:rPr>
          <w:noProof/>
        </w:rPr>
        <w:drawing>
          <wp:inline distT="0" distB="0" distL="0" distR="0" wp14:anchorId="60DE88F9" wp14:editId="15987836">
            <wp:extent cx="5731510" cy="2466726"/>
            <wp:effectExtent l="0" t="0" r="2540" b="0"/>
            <wp:docPr id="1148190328" name="Picture 11481903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90328" name="Picture 1148190328"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2466726"/>
                    </a:xfrm>
                    <a:prstGeom prst="rect">
                      <a:avLst/>
                    </a:prstGeom>
                  </pic:spPr>
                </pic:pic>
              </a:graphicData>
            </a:graphic>
          </wp:inline>
        </w:drawing>
      </w:r>
    </w:p>
    <w:p w14:paraId="1907F39D" w14:textId="77777777" w:rsidR="000E5DF9" w:rsidRPr="00802259" w:rsidRDefault="000E5DF9" w:rsidP="00802259"/>
    <w:p w14:paraId="44BCD273" w14:textId="32F15FB5" w:rsidR="00C2155C" w:rsidRDefault="00367F04">
      <w:pPr>
        <w:pStyle w:val="Heading3"/>
      </w:pPr>
      <w:r>
        <w:t>More informative Error Messaging</w:t>
      </w:r>
    </w:p>
    <w:p w14:paraId="1B9BC08D" w14:textId="5B2FC393" w:rsidR="007E4368" w:rsidRPr="00C2155C" w:rsidRDefault="007E4368" w:rsidP="00C2155C">
      <w:r w:rsidRPr="007E4368">
        <w:t>Added a more informative error dialog when attempting to open a compressed file that contains documents with file paths exceeding 260 characters.</w:t>
      </w:r>
    </w:p>
    <w:p w14:paraId="776EC3D1" w14:textId="77777777" w:rsidR="006A5B51" w:rsidRDefault="006A5B51" w:rsidP="00C2155C"/>
    <w:p w14:paraId="0F1D32B6" w14:textId="0E52E98E" w:rsidR="006A5B51" w:rsidRPr="00C2155C" w:rsidRDefault="006A5B51" w:rsidP="00C2155C">
      <w:r>
        <w:rPr>
          <w:noProof/>
        </w:rPr>
        <w:lastRenderedPageBreak/>
        <w:drawing>
          <wp:inline distT="0" distB="0" distL="0" distR="0" wp14:anchorId="1DD69EB7" wp14:editId="4D9399D0">
            <wp:extent cx="4607318" cy="2733675"/>
            <wp:effectExtent l="0" t="0" r="0" b="0"/>
            <wp:docPr id="261506762" name="Picture 2615067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06762" name="Picture 261506762"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607318" cy="2733675"/>
                    </a:xfrm>
                    <a:prstGeom prst="rect">
                      <a:avLst/>
                    </a:prstGeom>
                  </pic:spPr>
                </pic:pic>
              </a:graphicData>
            </a:graphic>
          </wp:inline>
        </w:drawing>
      </w:r>
    </w:p>
    <w:p w14:paraId="6BBCE997" w14:textId="3817B313" w:rsidR="00EF7EA6" w:rsidRDefault="00EF7EA6">
      <w:pPr>
        <w:pStyle w:val="Heading3"/>
      </w:pPr>
      <w:bookmarkStart w:id="8" w:name="_Toc168978211"/>
      <w:proofErr w:type="spellStart"/>
      <w:r>
        <w:t>Caseview</w:t>
      </w:r>
      <w:proofErr w:type="spellEnd"/>
      <w:r>
        <w:t xml:space="preserve"> Scripting</w:t>
      </w:r>
    </w:p>
    <w:p w14:paraId="0068E73C" w14:textId="4FE97130" w:rsidR="00644719" w:rsidRPr="00644719" w:rsidRDefault="00644719" w:rsidP="009A0F9A">
      <w:pPr>
        <w:pStyle w:val="ListParagraph"/>
        <w:numPr>
          <w:ilvl w:val="0"/>
          <w:numId w:val="35"/>
        </w:numPr>
      </w:pPr>
      <w:r w:rsidRPr="00644719">
        <w:t>Increased the character limit for CaseView script names to 31 characters. This increased character limit aligns with the existing CaseView UI limit and prevents some potential scripting errors.</w:t>
      </w:r>
    </w:p>
    <w:p w14:paraId="302ED174" w14:textId="3381A487" w:rsidR="002548DE" w:rsidRDefault="002548DE">
      <w:pPr>
        <w:pStyle w:val="Heading3"/>
      </w:pPr>
      <w:r>
        <w:t>Data Store Administrative Tool</w:t>
      </w:r>
    </w:p>
    <w:p w14:paraId="61AF9BC8" w14:textId="15A90668" w:rsidR="002548DE" w:rsidRPr="002548DE" w:rsidRDefault="00EA6A0F" w:rsidP="009A0F9A">
      <w:pPr>
        <w:pStyle w:val="ListParagraph"/>
        <w:numPr>
          <w:ilvl w:val="0"/>
          <w:numId w:val="35"/>
        </w:numPr>
      </w:pPr>
      <w:r w:rsidRPr="00EA6A0F">
        <w:t>The Data Store Administration Tool (DSAT) can now be used with Microsoft SQL Server 2022.</w:t>
      </w:r>
    </w:p>
    <w:p w14:paraId="125C4098" w14:textId="77777777" w:rsidR="00B9133C" w:rsidRPr="00792DFB" w:rsidRDefault="00B9133C" w:rsidP="00B9133C">
      <w:pPr>
        <w:pStyle w:val="Heading2"/>
      </w:pPr>
      <w:r w:rsidRPr="00792DFB">
        <w:t>Fixes</w:t>
      </w:r>
      <w:bookmarkEnd w:id="5"/>
      <w:bookmarkEnd w:id="8"/>
    </w:p>
    <w:p w14:paraId="013F8ECF" w14:textId="336BEB3D" w:rsidR="00FE6370" w:rsidRDefault="00FE6370" w:rsidP="009A0F9A">
      <w:pPr>
        <w:pStyle w:val="ListParagraph"/>
        <w:numPr>
          <w:ilvl w:val="0"/>
          <w:numId w:val="35"/>
        </w:numPr>
      </w:pPr>
      <w:r>
        <w:t xml:space="preserve">When importing a trial balance with map numbers, </w:t>
      </w:r>
      <w:proofErr w:type="spellStart"/>
      <w:r>
        <w:t>nonexistent</w:t>
      </w:r>
      <w:proofErr w:type="spellEnd"/>
      <w:r>
        <w:t xml:space="preserve"> map numbers will not be created. This reduces the risk of assigning accounts to map numbers which are not catered for in the rest of the product. </w:t>
      </w:r>
    </w:p>
    <w:p w14:paraId="7E565424" w14:textId="1318E74B" w:rsidR="00405FC7" w:rsidRPr="00FA2E28" w:rsidRDefault="00405FC7" w:rsidP="009A0F9A">
      <w:pPr>
        <w:pStyle w:val="ListParagraph"/>
        <w:numPr>
          <w:ilvl w:val="0"/>
          <w:numId w:val="35"/>
        </w:numPr>
      </w:pPr>
      <w:r>
        <w:t>A</w:t>
      </w:r>
      <w:r w:rsidRPr="00405FC7">
        <w:t>ttempting to access a computer’s system drive through CaseView causes CaseView to close unexpectedly.</w:t>
      </w:r>
    </w:p>
    <w:p w14:paraId="05E41858" w14:textId="3ADAF6A5" w:rsidR="00FE6370" w:rsidRPr="00FE6370" w:rsidRDefault="00FE6370" w:rsidP="009A0F9A">
      <w:pPr>
        <w:pStyle w:val="ListParagraph"/>
        <w:numPr>
          <w:ilvl w:val="0"/>
          <w:numId w:val="35"/>
        </w:numPr>
      </w:pPr>
      <w:r>
        <w:t>After performing a silent installation to a newer version of Working Papers, the older version is uninstalled, but the shortcut folder remains in the Windows 10 Start menu.</w:t>
      </w:r>
    </w:p>
    <w:p w14:paraId="0978A99F" w14:textId="69CE81FD" w:rsidR="00831E88" w:rsidRPr="008F0F64" w:rsidRDefault="00831E88" w:rsidP="00143916">
      <w:pPr>
        <w:pStyle w:val="Heading1"/>
      </w:pPr>
      <w:bookmarkStart w:id="9" w:name="_Toc168978215"/>
      <w:commentRangeStart w:id="10"/>
      <w:commentRangeStart w:id="11"/>
      <w:commentRangeStart w:id="12"/>
      <w:commentRangeStart w:id="13"/>
      <w:r w:rsidRPr="008F0F64">
        <w:lastRenderedPageBreak/>
        <w:t>Universal</w:t>
      </w:r>
      <w:bookmarkEnd w:id="9"/>
      <w:commentRangeEnd w:id="10"/>
      <w:r w:rsidR="006A002B" w:rsidRPr="00792DFB">
        <w:rPr>
          <w:rStyle w:val="CommentReference"/>
          <w:sz w:val="32"/>
          <w:szCs w:val="32"/>
        </w:rPr>
        <w:commentReference w:id="10"/>
      </w:r>
      <w:commentRangeEnd w:id="11"/>
      <w:r w:rsidRPr="00792DFB">
        <w:rPr>
          <w:rStyle w:val="CommentReference"/>
          <w:sz w:val="32"/>
          <w:szCs w:val="32"/>
        </w:rPr>
        <w:commentReference w:id="11"/>
      </w:r>
      <w:commentRangeEnd w:id="12"/>
      <w:r w:rsidRPr="00792DFB">
        <w:rPr>
          <w:rStyle w:val="CommentReference"/>
          <w:sz w:val="32"/>
          <w:szCs w:val="32"/>
        </w:rPr>
        <w:commentReference w:id="12"/>
      </w:r>
      <w:commentRangeEnd w:id="13"/>
      <w:r w:rsidR="00CF3F50" w:rsidRPr="00792DFB">
        <w:rPr>
          <w:rStyle w:val="CommentReference"/>
          <w:sz w:val="32"/>
          <w:szCs w:val="32"/>
        </w:rPr>
        <w:commentReference w:id="13"/>
      </w:r>
    </w:p>
    <w:p w14:paraId="4D80272F" w14:textId="19AB1179" w:rsidR="00B844EE" w:rsidRPr="00792DFB" w:rsidRDefault="00512BAF" w:rsidP="006E5465">
      <w:pPr>
        <w:pStyle w:val="Heading2"/>
      </w:pPr>
      <w:bookmarkStart w:id="17" w:name="_Toc168978216"/>
      <w:r w:rsidRPr="00792DFB">
        <w:t>Speed improvements</w:t>
      </w:r>
      <w:bookmarkEnd w:id="17"/>
    </w:p>
    <w:p w14:paraId="669229B8" w14:textId="34E30F46" w:rsidR="404AF8B1" w:rsidRDefault="404AF8B1" w:rsidP="00B068F0">
      <w:pPr>
        <w:spacing w:line="259" w:lineRule="auto"/>
        <w:jc w:val="both"/>
        <w:rPr>
          <w:lang w:val="en-US"/>
        </w:rPr>
      </w:pPr>
      <w:r w:rsidRPr="3771AFEF">
        <w:rPr>
          <w:lang w:val="en-US"/>
        </w:rPr>
        <w:t xml:space="preserve">We have </w:t>
      </w:r>
      <w:r w:rsidR="26B1EA2B" w:rsidRPr="3771AFEF">
        <w:rPr>
          <w:lang w:val="en-US"/>
        </w:rPr>
        <w:t xml:space="preserve">made significant </w:t>
      </w:r>
      <w:r w:rsidR="41BFDF23" w:rsidRPr="3771AFEF">
        <w:rPr>
          <w:lang w:val="en-US"/>
        </w:rPr>
        <w:t xml:space="preserve">speed </w:t>
      </w:r>
      <w:r w:rsidR="26B1EA2B" w:rsidRPr="3771AFEF">
        <w:rPr>
          <w:lang w:val="en-US"/>
        </w:rPr>
        <w:t xml:space="preserve">enhancements to some of the </w:t>
      </w:r>
      <w:r w:rsidR="19893F57" w:rsidRPr="3771AFEF">
        <w:rPr>
          <w:lang w:val="en-US"/>
        </w:rPr>
        <w:t xml:space="preserve">documents within Probe. </w:t>
      </w:r>
      <w:r w:rsidR="19893F57" w:rsidRPr="1964FF7C">
        <w:rPr>
          <w:lang w:val="en-US"/>
        </w:rPr>
        <w:t xml:space="preserve">Please note that these improvements are only available on new files. </w:t>
      </w:r>
      <w:r w:rsidR="19893F57" w:rsidRPr="29AF4405">
        <w:rPr>
          <w:lang w:val="en-US"/>
        </w:rPr>
        <w:t xml:space="preserve">You will have to refer to the speed guide for existing files. </w:t>
      </w:r>
    </w:p>
    <w:p w14:paraId="5F227DED" w14:textId="2499F9E3" w:rsidR="29AF4405" w:rsidRDefault="29AF4405" w:rsidP="29AF4405">
      <w:pPr>
        <w:spacing w:line="259" w:lineRule="auto"/>
        <w:rPr>
          <w:lang w:val="en-US"/>
        </w:rPr>
      </w:pPr>
    </w:p>
    <w:p w14:paraId="01B4EFE6" w14:textId="49F3B915" w:rsidR="19893F57" w:rsidRDefault="19893F57" w:rsidP="29AF4405">
      <w:pPr>
        <w:spacing w:line="259" w:lineRule="auto"/>
        <w:rPr>
          <w:lang w:val="en-US"/>
        </w:rPr>
      </w:pPr>
      <w:r w:rsidRPr="29AF4405">
        <w:rPr>
          <w:lang w:val="en-US"/>
        </w:rPr>
        <w:t xml:space="preserve">The below documents </w:t>
      </w:r>
      <w:r w:rsidRPr="6DA654A7">
        <w:rPr>
          <w:lang w:val="en-US"/>
        </w:rPr>
        <w:t xml:space="preserve">have been </w:t>
      </w:r>
      <w:r w:rsidRPr="1532DE2C">
        <w:rPr>
          <w:lang w:val="en-US"/>
        </w:rPr>
        <w:t>enhanced</w:t>
      </w:r>
      <w:r w:rsidRPr="6DA654A7">
        <w:rPr>
          <w:lang w:val="en-US"/>
        </w:rPr>
        <w:t xml:space="preserve"> for speed:</w:t>
      </w:r>
    </w:p>
    <w:tbl>
      <w:tblPr>
        <w:tblStyle w:val="TableGrid"/>
        <w:tblW w:w="0" w:type="auto"/>
        <w:tblLayout w:type="fixed"/>
        <w:tblLook w:val="06A0" w:firstRow="1" w:lastRow="0" w:firstColumn="1" w:lastColumn="0" w:noHBand="1" w:noVBand="1"/>
      </w:tblPr>
      <w:tblGrid>
        <w:gridCol w:w="4508"/>
        <w:gridCol w:w="4508"/>
      </w:tblGrid>
      <w:tr w:rsidR="2A2B510B" w14:paraId="58E1F388" w14:textId="77777777" w:rsidTr="2A2B510B">
        <w:trPr>
          <w:trHeight w:val="300"/>
        </w:trPr>
        <w:tc>
          <w:tcPr>
            <w:tcW w:w="4508" w:type="dxa"/>
          </w:tcPr>
          <w:p w14:paraId="52BD8057" w14:textId="319419C9" w:rsidR="19893F57" w:rsidRDefault="19893F57" w:rsidP="2A2B510B">
            <w:pPr>
              <w:rPr>
                <w:b/>
                <w:lang w:val="en-US"/>
              </w:rPr>
            </w:pPr>
            <w:r w:rsidRPr="3528A81C">
              <w:rPr>
                <w:b/>
                <w:lang w:val="en-US"/>
              </w:rPr>
              <w:t>Document and procedure</w:t>
            </w:r>
          </w:p>
        </w:tc>
        <w:tc>
          <w:tcPr>
            <w:tcW w:w="4508" w:type="dxa"/>
          </w:tcPr>
          <w:p w14:paraId="6C1B4910" w14:textId="6C10798C" w:rsidR="2A2B510B" w:rsidRDefault="19893F57" w:rsidP="2A2B510B">
            <w:pPr>
              <w:rPr>
                <w:b/>
                <w:lang w:val="en-US"/>
              </w:rPr>
            </w:pPr>
            <w:r w:rsidRPr="3528A81C">
              <w:rPr>
                <w:b/>
                <w:lang w:val="en-US"/>
              </w:rPr>
              <w:t xml:space="preserve">Percentage enhanced speed </w:t>
            </w:r>
          </w:p>
        </w:tc>
      </w:tr>
      <w:tr w:rsidR="2A2B510B" w14:paraId="4D292723" w14:textId="77777777" w:rsidTr="2CA9A88D">
        <w:trPr>
          <w:trHeight w:val="300"/>
        </w:trPr>
        <w:tc>
          <w:tcPr>
            <w:tcW w:w="4508" w:type="dxa"/>
          </w:tcPr>
          <w:p w14:paraId="4522CE15" w14:textId="5C6722F2" w:rsidR="48A7FCB6" w:rsidRDefault="48A7FCB6" w:rsidP="2CA9A88D">
            <w:pPr>
              <w:spacing w:line="259" w:lineRule="auto"/>
            </w:pPr>
            <w:r>
              <w:t xml:space="preserve">10.20 </w:t>
            </w:r>
            <w:r w:rsidR="2DCD996A">
              <w:t xml:space="preserve">- </w:t>
            </w:r>
            <w:r>
              <w:t>Raising a risk</w:t>
            </w:r>
          </w:p>
        </w:tc>
        <w:tc>
          <w:tcPr>
            <w:tcW w:w="4508" w:type="dxa"/>
          </w:tcPr>
          <w:p w14:paraId="71657011" w14:textId="16367925" w:rsidR="2CA9A88D" w:rsidRDefault="2CA9A88D" w:rsidP="2CA9A88D">
            <w:r w:rsidRPr="3528A81C">
              <w:rPr>
                <w:rFonts w:eastAsiaTheme="minorEastAsia"/>
              </w:rPr>
              <w:t>38%</w:t>
            </w:r>
          </w:p>
        </w:tc>
      </w:tr>
      <w:tr w:rsidR="2A2B510B" w14:paraId="153D8702" w14:textId="77777777" w:rsidTr="2CA9A88D">
        <w:trPr>
          <w:trHeight w:val="300"/>
        </w:trPr>
        <w:tc>
          <w:tcPr>
            <w:tcW w:w="4508" w:type="dxa"/>
          </w:tcPr>
          <w:p w14:paraId="2D38FF4A" w14:textId="71B8BDC0" w:rsidR="48A7FCB6" w:rsidRDefault="48A7FCB6" w:rsidP="2CA9A88D">
            <w:pPr>
              <w:spacing w:line="259" w:lineRule="auto"/>
            </w:pPr>
            <w:r>
              <w:t xml:space="preserve">11.60 </w:t>
            </w:r>
            <w:r w:rsidR="59B0B260">
              <w:t xml:space="preserve">- </w:t>
            </w:r>
            <w:r>
              <w:t>Refresh risk tables</w:t>
            </w:r>
          </w:p>
        </w:tc>
        <w:tc>
          <w:tcPr>
            <w:tcW w:w="4508" w:type="dxa"/>
          </w:tcPr>
          <w:p w14:paraId="5EDE86B6" w14:textId="283D8F5D" w:rsidR="2CA9A88D" w:rsidRDefault="2CA9A88D" w:rsidP="2CA9A88D">
            <w:r w:rsidRPr="3528A81C">
              <w:rPr>
                <w:rFonts w:eastAsiaTheme="minorEastAsia"/>
              </w:rPr>
              <w:t>91%</w:t>
            </w:r>
          </w:p>
        </w:tc>
      </w:tr>
      <w:tr w:rsidR="2A2B510B" w14:paraId="677D907F" w14:textId="77777777" w:rsidTr="2CA9A88D">
        <w:trPr>
          <w:trHeight w:val="300"/>
        </w:trPr>
        <w:tc>
          <w:tcPr>
            <w:tcW w:w="4508" w:type="dxa"/>
          </w:tcPr>
          <w:p w14:paraId="3983A729" w14:textId="1DF55765" w:rsidR="48A7FCB6" w:rsidRDefault="48A7FCB6" w:rsidP="2CA9A88D">
            <w:pPr>
              <w:spacing w:line="259" w:lineRule="auto"/>
            </w:pPr>
            <w:r>
              <w:t xml:space="preserve">10.51 </w:t>
            </w:r>
            <w:r w:rsidR="76B72E38">
              <w:t xml:space="preserve">- </w:t>
            </w:r>
            <w:r>
              <w:t>On</w:t>
            </w:r>
            <w:r w:rsidR="18F70FB8">
              <w:t xml:space="preserve"> </w:t>
            </w:r>
            <w:r w:rsidR="00CF3F50">
              <w:t>o</w:t>
            </w:r>
            <w:r>
              <w:t>pening</w:t>
            </w:r>
            <w:r w:rsidR="32A0CC49">
              <w:t xml:space="preserve"> the document</w:t>
            </w:r>
          </w:p>
        </w:tc>
        <w:tc>
          <w:tcPr>
            <w:tcW w:w="4508" w:type="dxa"/>
          </w:tcPr>
          <w:p w14:paraId="3F18E42A" w14:textId="18DFF64E" w:rsidR="2CA9A88D" w:rsidRDefault="2CA9A88D" w:rsidP="2CA9A88D">
            <w:r w:rsidRPr="3528A81C">
              <w:rPr>
                <w:rFonts w:eastAsiaTheme="minorEastAsia"/>
              </w:rPr>
              <w:t>4%</w:t>
            </w:r>
          </w:p>
        </w:tc>
      </w:tr>
      <w:tr w:rsidR="2A2B510B" w14:paraId="0F9168FC" w14:textId="77777777" w:rsidTr="2CA9A88D">
        <w:trPr>
          <w:trHeight w:val="300"/>
        </w:trPr>
        <w:tc>
          <w:tcPr>
            <w:tcW w:w="4508" w:type="dxa"/>
          </w:tcPr>
          <w:p w14:paraId="19EE61BE" w14:textId="6CC5DCBE" w:rsidR="48A7FCB6" w:rsidRDefault="48A7FCB6" w:rsidP="2CA9A88D">
            <w:pPr>
              <w:spacing w:line="259" w:lineRule="auto"/>
            </w:pPr>
            <w:r>
              <w:t xml:space="preserve">11.50 </w:t>
            </w:r>
            <w:r w:rsidR="01DB8E04">
              <w:t>-</w:t>
            </w:r>
            <w:r w:rsidR="4FC048C2">
              <w:t xml:space="preserve"> </w:t>
            </w:r>
            <w:r>
              <w:t>Linking a risk to a control</w:t>
            </w:r>
          </w:p>
        </w:tc>
        <w:tc>
          <w:tcPr>
            <w:tcW w:w="4508" w:type="dxa"/>
          </w:tcPr>
          <w:p w14:paraId="07BB6175" w14:textId="53AC76EF" w:rsidR="2CA9A88D" w:rsidRDefault="2CA9A88D" w:rsidP="2CA9A88D">
            <w:r w:rsidRPr="3528A81C">
              <w:rPr>
                <w:rFonts w:eastAsiaTheme="minorEastAsia"/>
              </w:rPr>
              <w:t>35%</w:t>
            </w:r>
          </w:p>
        </w:tc>
      </w:tr>
      <w:tr w:rsidR="2A2B510B" w14:paraId="76B0673C" w14:textId="77777777" w:rsidTr="2A2B510B">
        <w:trPr>
          <w:trHeight w:val="300"/>
        </w:trPr>
        <w:tc>
          <w:tcPr>
            <w:tcW w:w="4508" w:type="dxa"/>
          </w:tcPr>
          <w:p w14:paraId="26525185" w14:textId="5C2F7B8F" w:rsidR="2A2B510B" w:rsidRDefault="63B3A597" w:rsidP="2CA9A88D">
            <w:pPr>
              <w:spacing w:line="259" w:lineRule="auto"/>
              <w:rPr>
                <w:lang w:val="en-US"/>
              </w:rPr>
            </w:pPr>
            <w:r w:rsidRPr="4FC048C2">
              <w:rPr>
                <w:lang w:val="en-US"/>
              </w:rPr>
              <w:t>Saving the above documents</w:t>
            </w:r>
          </w:p>
        </w:tc>
        <w:tc>
          <w:tcPr>
            <w:tcW w:w="4508" w:type="dxa"/>
          </w:tcPr>
          <w:p w14:paraId="48F114AE" w14:textId="37D2837F" w:rsidR="2A2B510B" w:rsidRDefault="63B3A597" w:rsidP="2A2B510B">
            <w:pPr>
              <w:rPr>
                <w:lang w:val="en-US"/>
              </w:rPr>
            </w:pPr>
            <w:r w:rsidRPr="3528A81C">
              <w:rPr>
                <w:lang w:val="en-US"/>
              </w:rPr>
              <w:t>50%</w:t>
            </w:r>
          </w:p>
        </w:tc>
      </w:tr>
    </w:tbl>
    <w:p w14:paraId="71BE4182" w14:textId="77777777" w:rsidR="002003A6" w:rsidRDefault="002003A6" w:rsidP="002003A6">
      <w:bookmarkStart w:id="18" w:name="_Toc168978228"/>
    </w:p>
    <w:p w14:paraId="213CB13B" w14:textId="19113A86" w:rsidR="00792DFB" w:rsidRPr="00792DFB" w:rsidRDefault="00792DFB" w:rsidP="00792DFB">
      <w:pPr>
        <w:pStyle w:val="Heading2"/>
      </w:pPr>
      <w:r w:rsidRPr="00792DFB">
        <w:t>Caseware Q</w:t>
      </w:r>
    </w:p>
    <w:p w14:paraId="129A0A3F" w14:textId="265F455D" w:rsidR="002003A6" w:rsidRPr="00F05B8D" w:rsidRDefault="002003A6" w:rsidP="00B068F0">
      <w:pPr>
        <w:jc w:val="both"/>
      </w:pPr>
      <w:r w:rsidRPr="00953FFB">
        <w:t xml:space="preserve">We have removed Q. This decision was made to improve the overall performance of your files. Q will be replaced by </w:t>
      </w:r>
      <w:hyperlink r:id="rId27" w:history="1">
        <w:r w:rsidRPr="00D64D08">
          <w:rPr>
            <w:rStyle w:val="Hyperlink"/>
          </w:rPr>
          <w:t>Sherlock</w:t>
        </w:r>
      </w:hyperlink>
      <w:r w:rsidRPr="00953FFB">
        <w:t xml:space="preserve">, our new and improved tool, which offers enhanced features and better performance. By removing Q, you will notice that your </w:t>
      </w:r>
      <w:r>
        <w:t>engagement files</w:t>
      </w:r>
      <w:r w:rsidRPr="00953FFB">
        <w:t xml:space="preserve"> will close faster, streamlining your workflow and improving efficiency.</w:t>
      </w:r>
    </w:p>
    <w:p w14:paraId="64942D19" w14:textId="77777777" w:rsidR="002003A6" w:rsidRDefault="002003A6" w:rsidP="00B068F0">
      <w:pPr>
        <w:jc w:val="both"/>
      </w:pPr>
    </w:p>
    <w:p w14:paraId="5E69C71E" w14:textId="5A7C6868" w:rsidR="00EA1A06" w:rsidRPr="00792DFB" w:rsidRDefault="00EA1A06" w:rsidP="00EA1A06">
      <w:pPr>
        <w:pStyle w:val="Heading1"/>
      </w:pPr>
      <w:r w:rsidRPr="00792DFB">
        <w:lastRenderedPageBreak/>
        <w:t>Audit</w:t>
      </w:r>
      <w:bookmarkEnd w:id="18"/>
    </w:p>
    <w:p w14:paraId="27010081" w14:textId="77777777" w:rsidR="00512BAF" w:rsidRDefault="00512BAF" w:rsidP="00512BAF">
      <w:pPr>
        <w:pStyle w:val="Heading2"/>
      </w:pPr>
      <w:bookmarkStart w:id="19" w:name="_Ref167706373"/>
      <w:bookmarkStart w:id="20" w:name="_Toc168978217"/>
      <w:bookmarkStart w:id="21" w:name="_Ref168577112"/>
      <w:bookmarkStart w:id="22" w:name="_Toc168978229"/>
      <w:bookmarkStart w:id="23" w:name="_Ref115265870"/>
      <w:r>
        <w:t>NEW Engagement types</w:t>
      </w:r>
      <w:bookmarkEnd w:id="19"/>
      <w:bookmarkEnd w:id="20"/>
    </w:p>
    <w:p w14:paraId="6C7D2748" w14:textId="77777777" w:rsidR="00512BAF" w:rsidRDefault="00512BAF" w:rsidP="00512BAF">
      <w:pPr>
        <w:rPr>
          <w:lang w:val="en-US"/>
        </w:rPr>
      </w:pPr>
      <w:r>
        <w:rPr>
          <w:lang w:val="en-US"/>
        </w:rPr>
        <w:t xml:space="preserve">To provide </w:t>
      </w:r>
      <w:r w:rsidRPr="0030388D">
        <w:rPr>
          <w:lang w:val="en-US"/>
        </w:rPr>
        <w:t>for group audit</w:t>
      </w:r>
      <w:r>
        <w:rPr>
          <w:lang w:val="en-US"/>
        </w:rPr>
        <w:t xml:space="preserve"> engagements (refer to par 3.1 below) </w:t>
      </w:r>
      <w:r w:rsidRPr="0030388D">
        <w:rPr>
          <w:lang w:val="en-US"/>
        </w:rPr>
        <w:t>Probe now provides for the following 4 different engagement types:</w:t>
      </w:r>
    </w:p>
    <w:p w14:paraId="1858EDDE" w14:textId="77777777" w:rsidR="00512BAF" w:rsidRDefault="00512BAF" w:rsidP="00512BAF">
      <w:pPr>
        <w:rPr>
          <w:lang w:val="en-US"/>
        </w:rPr>
      </w:pPr>
    </w:p>
    <w:tbl>
      <w:tblPr>
        <w:tblStyle w:val="TableGrid"/>
        <w:tblW w:w="9037" w:type="dxa"/>
        <w:tblLook w:val="04A0" w:firstRow="1" w:lastRow="0" w:firstColumn="1" w:lastColumn="0" w:noHBand="0" w:noVBand="1"/>
      </w:tblPr>
      <w:tblGrid>
        <w:gridCol w:w="1682"/>
        <w:gridCol w:w="5541"/>
        <w:gridCol w:w="1793"/>
        <w:gridCol w:w="21"/>
      </w:tblGrid>
      <w:tr w:rsidR="00512BAF" w14:paraId="31A4D21D" w14:textId="77777777">
        <w:trPr>
          <w:cantSplit/>
          <w:trHeight w:val="1134"/>
        </w:trPr>
        <w:tc>
          <w:tcPr>
            <w:tcW w:w="1682" w:type="dxa"/>
          </w:tcPr>
          <w:p w14:paraId="26AA291A" w14:textId="77777777" w:rsidR="00512BAF" w:rsidRPr="0030388D" w:rsidRDefault="00512BAF">
            <w:pPr>
              <w:rPr>
                <w:lang w:val="en-US"/>
              </w:rPr>
            </w:pPr>
            <w:r>
              <w:rPr>
                <w:lang w:val="en-US"/>
              </w:rPr>
              <w:t>Engagement type in 10.20</w:t>
            </w:r>
          </w:p>
        </w:tc>
        <w:tc>
          <w:tcPr>
            <w:tcW w:w="5541" w:type="dxa"/>
          </w:tcPr>
          <w:p w14:paraId="68F7A0E9" w14:textId="77777777" w:rsidR="00512BAF" w:rsidRPr="009F77A9" w:rsidRDefault="00512BAF">
            <w:pPr>
              <w:rPr>
                <w:lang w:val="en-US"/>
              </w:rPr>
            </w:pPr>
            <w:r>
              <w:rPr>
                <w:lang w:val="en-US"/>
              </w:rPr>
              <w:t>Description of engagement type</w:t>
            </w:r>
          </w:p>
        </w:tc>
        <w:tc>
          <w:tcPr>
            <w:tcW w:w="1814" w:type="dxa"/>
            <w:gridSpan w:val="2"/>
          </w:tcPr>
          <w:p w14:paraId="7EE4FC02" w14:textId="77777777" w:rsidR="00512BAF" w:rsidRPr="009F77A9" w:rsidRDefault="00512BAF">
            <w:pPr>
              <w:spacing w:before="40" w:after="40"/>
              <w:rPr>
                <w:rFonts w:ascii="Switzer" w:eastAsia="Switzer" w:hAnsi="Switzer" w:cs="Times New Roman"/>
              </w:rPr>
            </w:pPr>
            <w:r>
              <w:rPr>
                <w:rFonts w:ascii="Switzer" w:eastAsia="Switzer" w:hAnsi="Switzer" w:cs="Times New Roman"/>
              </w:rPr>
              <w:t>Term used in freeze pane</w:t>
            </w:r>
          </w:p>
        </w:tc>
      </w:tr>
      <w:tr w:rsidR="00512BAF" w14:paraId="1001E1A1" w14:textId="77777777">
        <w:trPr>
          <w:gridAfter w:val="1"/>
          <w:wAfter w:w="21" w:type="dxa"/>
        </w:trPr>
        <w:tc>
          <w:tcPr>
            <w:tcW w:w="1682" w:type="dxa"/>
          </w:tcPr>
          <w:p w14:paraId="1B1D5FE7" w14:textId="77777777" w:rsidR="00512BAF" w:rsidRDefault="00512BAF">
            <w:pPr>
              <w:rPr>
                <w:lang w:val="en-US"/>
              </w:rPr>
            </w:pPr>
            <w:r w:rsidRPr="0030388D">
              <w:rPr>
                <w:lang w:val="en-US"/>
              </w:rPr>
              <w:t>Audit – single legal entity</w:t>
            </w:r>
          </w:p>
        </w:tc>
        <w:tc>
          <w:tcPr>
            <w:tcW w:w="5541" w:type="dxa"/>
          </w:tcPr>
          <w:p w14:paraId="50F4F1B1" w14:textId="77777777" w:rsidR="00512BAF" w:rsidRPr="0030388D" w:rsidRDefault="00512BAF">
            <w:r w:rsidRPr="009F77A9">
              <w:rPr>
                <w:lang w:val="en-US"/>
              </w:rPr>
              <w:t xml:space="preserve">A </w:t>
            </w:r>
            <w:r w:rsidRPr="0030388D">
              <w:t xml:space="preserve">single legal entity with: </w:t>
            </w:r>
          </w:p>
          <w:p w14:paraId="5FE8E5CC" w14:textId="77777777" w:rsidR="00512BAF" w:rsidRDefault="00512BAF">
            <w:pPr>
              <w:pStyle w:val="ListParagraph"/>
              <w:numPr>
                <w:ilvl w:val="0"/>
                <w:numId w:val="1"/>
              </w:numPr>
            </w:pPr>
            <w:r w:rsidRPr="0030388D">
              <w:t xml:space="preserve">Only one business unit, or </w:t>
            </w:r>
          </w:p>
          <w:p w14:paraId="04C49C6E" w14:textId="77777777" w:rsidR="00512BAF" w:rsidRDefault="00512BAF">
            <w:pPr>
              <w:pStyle w:val="ListParagraph"/>
              <w:numPr>
                <w:ilvl w:val="0"/>
                <w:numId w:val="1"/>
              </w:numPr>
            </w:pPr>
            <w:r w:rsidRPr="0030388D">
              <w:t xml:space="preserve">More than one business unit and the business units do not have characteristics such as separate locations, separate management, or separate information systems. </w:t>
            </w:r>
          </w:p>
          <w:p w14:paraId="05B1C8DC" w14:textId="77777777" w:rsidR="00512BAF" w:rsidRDefault="00512BAF"/>
          <w:p w14:paraId="1073496F" w14:textId="77777777" w:rsidR="00512BAF" w:rsidRDefault="00512BAF">
            <w:pPr>
              <w:rPr>
                <w:lang w:val="en-US"/>
              </w:rPr>
            </w:pPr>
            <w:r w:rsidRPr="0030388D">
              <w:t>There is no consolidation process in preparing this single legal entity's financial statements.</w:t>
            </w:r>
          </w:p>
        </w:tc>
        <w:tc>
          <w:tcPr>
            <w:tcW w:w="1793" w:type="dxa"/>
          </w:tcPr>
          <w:p w14:paraId="31D4F2EE" w14:textId="77777777" w:rsidR="00512BAF" w:rsidRPr="009F77A9" w:rsidRDefault="00512BAF">
            <w:pPr>
              <w:spacing w:before="40" w:after="40"/>
              <w:ind w:left="1110" w:hanging="1110"/>
              <w:jc w:val="both"/>
              <w:rPr>
                <w:rFonts w:ascii="Switzer" w:eastAsia="Switzer" w:hAnsi="Switzer" w:cs="Times New Roman"/>
              </w:rPr>
            </w:pPr>
            <w:r w:rsidRPr="009F77A9">
              <w:rPr>
                <w:rFonts w:ascii="Switzer" w:eastAsia="Switzer" w:hAnsi="Switzer" w:cs="Times New Roman"/>
              </w:rPr>
              <w:t>AUDIT</w:t>
            </w:r>
          </w:p>
          <w:p w14:paraId="51785280" w14:textId="77777777" w:rsidR="00512BAF" w:rsidRDefault="00512BAF">
            <w:pPr>
              <w:ind w:left="1110" w:hanging="1110"/>
              <w:rPr>
                <w:lang w:val="en-US"/>
              </w:rPr>
            </w:pPr>
          </w:p>
        </w:tc>
      </w:tr>
      <w:tr w:rsidR="00512BAF" w14:paraId="4522E476" w14:textId="77777777">
        <w:trPr>
          <w:gridAfter w:val="1"/>
          <w:wAfter w:w="21" w:type="dxa"/>
        </w:trPr>
        <w:tc>
          <w:tcPr>
            <w:tcW w:w="1682" w:type="dxa"/>
          </w:tcPr>
          <w:p w14:paraId="33398AE5" w14:textId="77777777" w:rsidR="00512BAF" w:rsidRDefault="00512BAF">
            <w:pPr>
              <w:rPr>
                <w:lang w:val="en-US"/>
              </w:rPr>
            </w:pPr>
            <w:r w:rsidRPr="00B84AD8">
              <w:rPr>
                <w:rFonts w:ascii="Switzer" w:eastAsia="Switzer" w:hAnsi="Switzer" w:cs="Times New Roman"/>
              </w:rPr>
              <w:t xml:space="preserve">Group </w:t>
            </w:r>
            <w:r>
              <w:rPr>
                <w:rFonts w:ascii="Switzer" w:eastAsia="Switzer" w:hAnsi="Switzer" w:cs="Times New Roman"/>
              </w:rPr>
              <w:t>a</w:t>
            </w:r>
            <w:r w:rsidRPr="00B84AD8">
              <w:rPr>
                <w:rFonts w:ascii="Switzer" w:eastAsia="Switzer" w:hAnsi="Switzer" w:cs="Times New Roman"/>
              </w:rPr>
              <w:t>udit – single legal entity with multiple business units</w:t>
            </w:r>
          </w:p>
        </w:tc>
        <w:tc>
          <w:tcPr>
            <w:tcW w:w="5541" w:type="dxa"/>
          </w:tcPr>
          <w:p w14:paraId="41924FE1" w14:textId="77777777" w:rsidR="00512BAF" w:rsidRPr="009F77A9" w:rsidRDefault="00512BAF">
            <w:pPr>
              <w:rPr>
                <w:lang w:val="en-US"/>
              </w:rPr>
            </w:pPr>
            <w:r w:rsidRPr="0030388D">
              <w:t>A single legal entity organised with more than one business unit. The business units have characteristics such as separate locations, separate management, or separate information systems. The financial information is aggregated in a consolidation process in preparing the single legal entity's financial statements.</w:t>
            </w:r>
          </w:p>
          <w:p w14:paraId="250F38AA" w14:textId="77777777" w:rsidR="00512BAF" w:rsidRDefault="00512BAF">
            <w:pPr>
              <w:rPr>
                <w:lang w:val="en-US"/>
              </w:rPr>
            </w:pPr>
          </w:p>
        </w:tc>
        <w:tc>
          <w:tcPr>
            <w:tcW w:w="1793" w:type="dxa"/>
          </w:tcPr>
          <w:p w14:paraId="53FDA800" w14:textId="77777777" w:rsidR="00512BAF" w:rsidRDefault="00512BAF">
            <w:pPr>
              <w:rPr>
                <w:lang w:val="en-US"/>
              </w:rPr>
            </w:pPr>
            <w:r w:rsidRPr="00B84AD8">
              <w:rPr>
                <w:rFonts w:ascii="Switzer" w:eastAsia="Switzer" w:hAnsi="Switzer" w:cs="Times New Roman"/>
              </w:rPr>
              <w:t>AUDIT GROUP SINGLE</w:t>
            </w:r>
          </w:p>
        </w:tc>
      </w:tr>
      <w:tr w:rsidR="00512BAF" w14:paraId="5109A224" w14:textId="77777777">
        <w:trPr>
          <w:gridAfter w:val="1"/>
          <w:wAfter w:w="21" w:type="dxa"/>
        </w:trPr>
        <w:tc>
          <w:tcPr>
            <w:tcW w:w="1682" w:type="dxa"/>
          </w:tcPr>
          <w:p w14:paraId="66A36240" w14:textId="77777777" w:rsidR="00512BAF" w:rsidRDefault="00512BAF">
            <w:pPr>
              <w:rPr>
                <w:lang w:val="en-US"/>
              </w:rPr>
            </w:pPr>
            <w:r w:rsidRPr="00B84AD8">
              <w:rPr>
                <w:rFonts w:ascii="Switzer" w:eastAsia="Switzer" w:hAnsi="Switzer" w:cs="Times New Roman"/>
              </w:rPr>
              <w:t xml:space="preserve">Group </w:t>
            </w:r>
            <w:r>
              <w:rPr>
                <w:rFonts w:ascii="Switzer" w:eastAsia="Switzer" w:hAnsi="Switzer" w:cs="Times New Roman"/>
              </w:rPr>
              <w:t>a</w:t>
            </w:r>
            <w:r w:rsidRPr="00B84AD8">
              <w:rPr>
                <w:rFonts w:ascii="Switzer" w:eastAsia="Switzer" w:hAnsi="Switzer" w:cs="Times New Roman"/>
              </w:rPr>
              <w:t>udit – multiple entities</w:t>
            </w:r>
          </w:p>
        </w:tc>
        <w:tc>
          <w:tcPr>
            <w:tcW w:w="5541" w:type="dxa"/>
          </w:tcPr>
          <w:p w14:paraId="24FD13DC" w14:textId="77777777" w:rsidR="00512BAF" w:rsidRDefault="00512BAF">
            <w:pPr>
              <w:rPr>
                <w:lang w:val="en-US"/>
              </w:rPr>
            </w:pPr>
            <w:r w:rsidRPr="0030388D">
              <w:t>A group that consists of more than one entity whose financial information are consolidated. For example, a parent with one or more subsidiaries, joint ventures, or investments accounted for by the equity method</w:t>
            </w:r>
          </w:p>
        </w:tc>
        <w:tc>
          <w:tcPr>
            <w:tcW w:w="1793" w:type="dxa"/>
          </w:tcPr>
          <w:p w14:paraId="1BEF93E6" w14:textId="77777777" w:rsidR="00512BAF" w:rsidRDefault="00512BAF">
            <w:pPr>
              <w:rPr>
                <w:lang w:val="en-US"/>
              </w:rPr>
            </w:pPr>
            <w:r w:rsidRPr="00B84AD8">
              <w:rPr>
                <w:rFonts w:ascii="Switzer" w:eastAsia="Switzer" w:hAnsi="Switzer" w:cs="Times New Roman"/>
              </w:rPr>
              <w:t>AUDIT GROUP MULTIPLE</w:t>
            </w:r>
          </w:p>
        </w:tc>
      </w:tr>
      <w:tr w:rsidR="00512BAF" w14:paraId="38FA9F90" w14:textId="77777777">
        <w:trPr>
          <w:gridAfter w:val="1"/>
          <w:wAfter w:w="21" w:type="dxa"/>
        </w:trPr>
        <w:tc>
          <w:tcPr>
            <w:tcW w:w="1682" w:type="dxa"/>
          </w:tcPr>
          <w:p w14:paraId="799E12C5" w14:textId="77777777" w:rsidR="00512BAF" w:rsidRDefault="00512BAF">
            <w:pPr>
              <w:rPr>
                <w:lang w:val="en-US"/>
              </w:rPr>
            </w:pPr>
            <w:r>
              <w:rPr>
                <w:lang w:val="en-US"/>
              </w:rPr>
              <w:t>Review</w:t>
            </w:r>
          </w:p>
        </w:tc>
        <w:tc>
          <w:tcPr>
            <w:tcW w:w="5541" w:type="dxa"/>
          </w:tcPr>
          <w:p w14:paraId="40430BA6" w14:textId="77777777" w:rsidR="00512BAF" w:rsidRDefault="00512BAF">
            <w:pPr>
              <w:rPr>
                <w:lang w:val="en-US"/>
              </w:rPr>
            </w:pPr>
          </w:p>
        </w:tc>
        <w:tc>
          <w:tcPr>
            <w:tcW w:w="1793" w:type="dxa"/>
          </w:tcPr>
          <w:p w14:paraId="6722B159" w14:textId="77777777" w:rsidR="00512BAF" w:rsidRDefault="00512BAF">
            <w:pPr>
              <w:rPr>
                <w:lang w:val="en-US"/>
              </w:rPr>
            </w:pPr>
            <w:r w:rsidRPr="00B84AD8">
              <w:rPr>
                <w:rFonts w:ascii="Switzer" w:eastAsia="Switzer" w:hAnsi="Switzer" w:cs="Times New Roman"/>
              </w:rPr>
              <w:t>REVIEW</w:t>
            </w:r>
          </w:p>
        </w:tc>
      </w:tr>
    </w:tbl>
    <w:p w14:paraId="01C8374D" w14:textId="77777777" w:rsidR="00512BAF" w:rsidRDefault="00512BAF" w:rsidP="00512BAF">
      <w:pPr>
        <w:rPr>
          <w:lang w:val="en-US"/>
        </w:rPr>
      </w:pPr>
    </w:p>
    <w:p w14:paraId="78FE2C3B" w14:textId="77777777" w:rsidR="00512BAF" w:rsidRDefault="00512BAF" w:rsidP="00512BAF">
      <w:pPr>
        <w:spacing w:after="160" w:line="278" w:lineRule="auto"/>
        <w:jc w:val="both"/>
      </w:pPr>
      <w:r>
        <w:rPr>
          <w:lang w:val="en-US"/>
        </w:rPr>
        <w:t xml:space="preserve">Selecting the engagement type is now the first question the user completes, followed by </w:t>
      </w:r>
      <w:r w:rsidRPr="00E7378D">
        <w:rPr>
          <w:lang w:val="en-US"/>
        </w:rPr>
        <w:t>procedures to verify the type of engagement selected.</w:t>
      </w:r>
      <w:r>
        <w:rPr>
          <w:lang w:val="en-US"/>
        </w:rPr>
        <w:t xml:space="preserve"> </w:t>
      </w:r>
      <w:r w:rsidRPr="00C900A2">
        <w:t xml:space="preserve">The freeze will continue to distinguish between audit and review, and in the case of audit it will inform the user whether the group audit relates to group audit single or group audit </w:t>
      </w:r>
      <w:r>
        <w:t>multiple</w:t>
      </w:r>
      <w:r w:rsidRPr="00C900A2">
        <w:t xml:space="preserve">.   </w:t>
      </w:r>
    </w:p>
    <w:p w14:paraId="17C0A258" w14:textId="467E84DF" w:rsidR="00512BAF" w:rsidRDefault="00512BAF" w:rsidP="00512BAF">
      <w:pPr>
        <w:spacing w:after="160" w:line="278" w:lineRule="auto"/>
        <w:jc w:val="both"/>
      </w:pPr>
      <w:r>
        <w:t>The term group audit engagements will be used in the remainder of the document when reference is made to “Audit group single” and “Audit group multiple”.</w:t>
      </w:r>
    </w:p>
    <w:p w14:paraId="4C4726C1" w14:textId="77777777" w:rsidR="00512BAF" w:rsidRDefault="00512BAF" w:rsidP="00512BAF">
      <w:pPr>
        <w:pStyle w:val="Heading2"/>
      </w:pPr>
      <w:bookmarkStart w:id="24" w:name="_Toc168978218"/>
      <w:bookmarkStart w:id="25" w:name="_Ref168979674"/>
      <w:r>
        <w:t>Features</w:t>
      </w:r>
    </w:p>
    <w:p w14:paraId="60A69FDD" w14:textId="77777777" w:rsidR="00512BAF" w:rsidRDefault="00512BAF" w:rsidP="00512BAF">
      <w:pPr>
        <w:pStyle w:val="Heading3"/>
      </w:pPr>
      <w:r>
        <w:t>NEW Add entity in group audits</w:t>
      </w:r>
      <w:bookmarkEnd w:id="24"/>
      <w:bookmarkEnd w:id="25"/>
    </w:p>
    <w:p w14:paraId="38C3D820" w14:textId="18C3F89C" w:rsidR="00512BAF" w:rsidRDefault="00512BAF" w:rsidP="006928AE">
      <w:pPr>
        <w:spacing w:after="160" w:line="278" w:lineRule="auto"/>
        <w:jc w:val="both"/>
        <w:rPr>
          <w:rFonts w:ascii="Switzer" w:eastAsia="Switzer" w:hAnsi="Switzer" w:cs="Times New Roman"/>
          <w:lang w:val="en-US"/>
        </w:rPr>
      </w:pPr>
      <w:r>
        <w:t xml:space="preserve">Users can now add entities </w:t>
      </w:r>
      <w:r w:rsidRPr="00D67BFE">
        <w:rPr>
          <w:rFonts w:ascii="Switzer" w:eastAsia="Switzer" w:hAnsi="Switzer" w:cs="Times New Roman"/>
          <w:lang w:val="en-US"/>
        </w:rPr>
        <w:t>and business</w:t>
      </w:r>
      <w:r>
        <w:rPr>
          <w:rFonts w:ascii="Switzer" w:eastAsia="Switzer" w:hAnsi="Switzer" w:cs="Times New Roman"/>
          <w:lang w:val="en-US"/>
        </w:rPr>
        <w:t xml:space="preserve"> units</w:t>
      </w:r>
      <w:r w:rsidR="00D33D6B">
        <w:rPr>
          <w:rFonts w:ascii="Switzer" w:eastAsia="Switzer" w:hAnsi="Switzer" w:cs="Times New Roman"/>
          <w:lang w:val="en-US"/>
        </w:rPr>
        <w:t xml:space="preserve"> </w:t>
      </w:r>
      <w:r w:rsidR="000E1500">
        <w:rPr>
          <w:rFonts w:ascii="Switzer" w:eastAsia="Switzer" w:hAnsi="Switzer" w:cs="Times New Roman"/>
          <w:lang w:val="en-US"/>
        </w:rPr>
        <w:t xml:space="preserve">that </w:t>
      </w:r>
      <w:r w:rsidR="00D33D6B">
        <w:rPr>
          <w:rFonts w:ascii="Switzer" w:eastAsia="Switzer" w:hAnsi="Switzer" w:cs="Times New Roman"/>
          <w:lang w:val="en-US"/>
        </w:rPr>
        <w:t>form part of the group being audited</w:t>
      </w:r>
      <w:r>
        <w:rPr>
          <w:rFonts w:ascii="Switzer" w:eastAsia="Switzer" w:hAnsi="Switzer" w:cs="Times New Roman"/>
          <w:lang w:val="en-US"/>
        </w:rPr>
        <w:t xml:space="preserve"> </w:t>
      </w:r>
      <w:r w:rsidR="00EF2D48">
        <w:rPr>
          <w:rFonts w:ascii="Switzer" w:eastAsia="Switzer" w:hAnsi="Switzer" w:cs="Times New Roman"/>
          <w:lang w:val="en-US"/>
        </w:rPr>
        <w:t xml:space="preserve">using the new addition to the </w:t>
      </w:r>
      <w:r w:rsidR="002E5BC6">
        <w:rPr>
          <w:rFonts w:ascii="Switzer" w:eastAsia="Switzer" w:hAnsi="Switzer" w:cs="Times New Roman"/>
          <w:lang w:val="en-US"/>
        </w:rPr>
        <w:t>risk button</w:t>
      </w:r>
      <w:r w:rsidR="00D33D6B">
        <w:rPr>
          <w:rFonts w:ascii="Switzer" w:eastAsia="Switzer" w:hAnsi="Switzer" w:cs="Times New Roman"/>
          <w:lang w:val="en-US"/>
        </w:rPr>
        <w:t xml:space="preserve">. </w:t>
      </w:r>
      <w:r w:rsidR="00D64CAF">
        <w:rPr>
          <w:rFonts w:ascii="Switzer" w:eastAsia="Switzer" w:hAnsi="Switzer" w:cs="Times New Roman"/>
          <w:lang w:val="en-US"/>
        </w:rPr>
        <w:t>User</w:t>
      </w:r>
      <w:r w:rsidR="00654755">
        <w:rPr>
          <w:rFonts w:ascii="Switzer" w:eastAsia="Switzer" w:hAnsi="Switzer" w:cs="Times New Roman"/>
          <w:lang w:val="en-US"/>
        </w:rPr>
        <w:t>s</w:t>
      </w:r>
      <w:r w:rsidR="00F05209">
        <w:rPr>
          <w:rFonts w:ascii="Switzer" w:eastAsia="Switzer" w:hAnsi="Switzer" w:cs="Times New Roman"/>
          <w:lang w:val="en-US"/>
        </w:rPr>
        <w:t xml:space="preserve"> click on </w:t>
      </w:r>
      <w:commentRangeStart w:id="26"/>
      <w:commentRangeStart w:id="27"/>
      <w:r w:rsidR="002E5BC6">
        <w:rPr>
          <w:rFonts w:ascii="Switzer" w:eastAsia="Switzer" w:hAnsi="Switzer" w:cs="Times New Roman"/>
          <w:lang w:val="en-US"/>
        </w:rPr>
        <w:t>Risk button</w:t>
      </w:r>
      <w:r w:rsidR="00350F3F">
        <w:rPr>
          <w:rFonts w:ascii="Switzer" w:eastAsia="Switzer" w:hAnsi="Switzer" w:cs="Times New Roman"/>
          <w:lang w:val="en-US"/>
        </w:rPr>
        <w:t xml:space="preserve"> </w:t>
      </w:r>
      <w:commentRangeEnd w:id="26"/>
      <w:r w:rsidR="000A636B">
        <w:rPr>
          <w:rStyle w:val="CommentReference"/>
        </w:rPr>
        <w:commentReference w:id="26"/>
      </w:r>
      <w:commentRangeEnd w:id="27"/>
      <w:r>
        <w:rPr>
          <w:rStyle w:val="CommentReference"/>
        </w:rPr>
        <w:commentReference w:id="27"/>
      </w:r>
      <w:r w:rsidR="00350F3F">
        <w:rPr>
          <w:rFonts w:ascii="Switzer" w:eastAsia="Switzer" w:hAnsi="Switzer" w:cs="Times New Roman"/>
          <w:lang w:val="en-US"/>
        </w:rPr>
        <w:t>and select “</w:t>
      </w:r>
      <w:r w:rsidR="00654755">
        <w:rPr>
          <w:rFonts w:ascii="Switzer" w:eastAsia="Switzer" w:hAnsi="Switzer" w:cs="Times New Roman"/>
          <w:lang w:val="en-US"/>
        </w:rPr>
        <w:t xml:space="preserve">Add entity or component”.   </w:t>
      </w:r>
      <w:r w:rsidR="00F05209">
        <w:rPr>
          <w:rFonts w:ascii="Switzer" w:eastAsia="Switzer" w:hAnsi="Switzer" w:cs="Times New Roman"/>
          <w:lang w:val="en-US"/>
        </w:rPr>
        <w:t xml:space="preserve"> </w:t>
      </w:r>
      <w:r w:rsidR="00654755">
        <w:rPr>
          <w:rFonts w:ascii="Switzer" w:eastAsia="Switzer" w:hAnsi="Switzer" w:cs="Times New Roman"/>
          <w:lang w:val="en-US"/>
        </w:rPr>
        <w:t xml:space="preserve">Users then </w:t>
      </w:r>
      <w:r w:rsidR="00EF2676">
        <w:rPr>
          <w:rFonts w:ascii="Switzer" w:eastAsia="Switzer" w:hAnsi="Switzer" w:cs="Times New Roman"/>
          <w:lang w:val="en-US"/>
        </w:rPr>
        <w:t>select</w:t>
      </w:r>
      <w:r>
        <w:rPr>
          <w:rFonts w:ascii="Switzer" w:eastAsia="Switzer" w:hAnsi="Switzer" w:cs="Times New Roman"/>
          <w:lang w:val="en-US"/>
        </w:rPr>
        <w:t xml:space="preserve"> “Add entit</w:t>
      </w:r>
      <w:r w:rsidR="00163D6D">
        <w:rPr>
          <w:rFonts w:ascii="Switzer" w:eastAsia="Switzer" w:hAnsi="Switzer" w:cs="Times New Roman"/>
          <w:lang w:val="en-US"/>
        </w:rPr>
        <w:t>y</w:t>
      </w:r>
      <w:r>
        <w:rPr>
          <w:rFonts w:ascii="Switzer" w:eastAsia="Switzer" w:hAnsi="Switzer" w:cs="Times New Roman"/>
          <w:lang w:val="en-US"/>
        </w:rPr>
        <w:t>” in 11.20G Identification of components</w:t>
      </w:r>
      <w:r w:rsidR="00163D6D">
        <w:rPr>
          <w:rFonts w:ascii="Switzer" w:eastAsia="Switzer" w:hAnsi="Switzer" w:cs="Times New Roman"/>
          <w:lang w:val="en-US"/>
        </w:rPr>
        <w:t xml:space="preserve"> using the new feature.</w:t>
      </w:r>
      <w:r>
        <w:rPr>
          <w:rFonts w:ascii="Switzer" w:eastAsia="Switzer" w:hAnsi="Switzer" w:cs="Times New Roman"/>
          <w:lang w:val="en-US"/>
        </w:rPr>
        <w:t xml:space="preserve">  </w:t>
      </w:r>
    </w:p>
    <w:p w14:paraId="63B9A64F" w14:textId="7C2629BD" w:rsidR="00E03395" w:rsidRDefault="009E5113" w:rsidP="00512BAF">
      <w:pPr>
        <w:spacing w:after="160" w:line="278" w:lineRule="auto"/>
        <w:rPr>
          <w:rFonts w:ascii="Switzer" w:eastAsia="Switzer" w:hAnsi="Switzer" w:cs="Times New Roman"/>
          <w:lang w:val="en-US"/>
        </w:rPr>
      </w:pPr>
      <w:r>
        <w:rPr>
          <w:noProof/>
        </w:rPr>
        <w:lastRenderedPageBreak/>
        <w:drawing>
          <wp:inline distT="0" distB="0" distL="0" distR="0" wp14:anchorId="5F1C33BD" wp14:editId="2C3BD299">
            <wp:extent cx="5539740" cy="1925959"/>
            <wp:effectExtent l="0" t="0" r="3810" b="0"/>
            <wp:docPr id="5224487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48748" name="Picture 1" descr="A screenshot of a computer&#10;&#10;Description automatically generated"/>
                    <pic:cNvPicPr/>
                  </pic:nvPicPr>
                  <pic:blipFill>
                    <a:blip r:embed="rId28"/>
                    <a:stretch>
                      <a:fillRect/>
                    </a:stretch>
                  </pic:blipFill>
                  <pic:spPr>
                    <a:xfrm>
                      <a:off x="0" y="0"/>
                      <a:ext cx="5543669" cy="1927325"/>
                    </a:xfrm>
                    <a:prstGeom prst="rect">
                      <a:avLst/>
                    </a:prstGeom>
                  </pic:spPr>
                </pic:pic>
              </a:graphicData>
            </a:graphic>
          </wp:inline>
        </w:drawing>
      </w:r>
    </w:p>
    <w:p w14:paraId="14CA1F1B" w14:textId="77777777" w:rsidR="00BD6288" w:rsidRDefault="00BD6288" w:rsidP="00BD6288">
      <w:pPr>
        <w:spacing w:after="160" w:line="278" w:lineRule="auto"/>
        <w:jc w:val="both"/>
        <w:rPr>
          <w:rFonts w:ascii="Switzer" w:eastAsia="Switzer" w:hAnsi="Switzer" w:cs="Times New Roman"/>
          <w:lang w:val="en-US"/>
        </w:rPr>
      </w:pPr>
      <w:r>
        <w:rPr>
          <w:rFonts w:ascii="Switzer" w:eastAsia="Switzer" w:hAnsi="Switzer" w:cs="Times New Roman"/>
          <w:lang w:val="en-US"/>
        </w:rPr>
        <w:t>After adding the entities and business units in 11.20G Identification of components, users will be able to:</w:t>
      </w:r>
    </w:p>
    <w:p w14:paraId="29181731" w14:textId="5CF7E472" w:rsidR="00BD6288" w:rsidRDefault="00BD6288" w:rsidP="009A0F9A">
      <w:pPr>
        <w:pStyle w:val="ListParagraph"/>
        <w:numPr>
          <w:ilvl w:val="0"/>
          <w:numId w:val="37"/>
        </w:numPr>
        <w:spacing w:after="160" w:line="278" w:lineRule="auto"/>
        <w:jc w:val="both"/>
        <w:rPr>
          <w:rFonts w:ascii="Switzer" w:eastAsia="Switzer" w:hAnsi="Switzer" w:cs="Times New Roman"/>
          <w:lang w:val="en-US"/>
        </w:rPr>
      </w:pPr>
      <w:r>
        <w:rPr>
          <w:rFonts w:ascii="Switzer" w:eastAsia="Switzer" w:hAnsi="Switzer" w:cs="Times New Roman"/>
          <w:lang w:val="en-US"/>
        </w:rPr>
        <w:t xml:space="preserve">Assign the entities and business units to components.  Refer to para </w:t>
      </w:r>
      <w:r>
        <w:rPr>
          <w:rFonts w:ascii="Switzer" w:eastAsia="Switzer" w:hAnsi="Switzer" w:cs="Times New Roman"/>
          <w:lang w:val="en-US"/>
        </w:rPr>
        <w:fldChar w:fldCharType="begin"/>
      </w:r>
      <w:r>
        <w:rPr>
          <w:rFonts w:ascii="Switzer" w:eastAsia="Switzer" w:hAnsi="Switzer" w:cs="Times New Roman"/>
          <w:lang w:val="en-US"/>
        </w:rPr>
        <w:instrText xml:space="preserve"> REF _Ref169075308 \r \h </w:instrText>
      </w:r>
      <w:r>
        <w:rPr>
          <w:rFonts w:ascii="Switzer" w:eastAsia="Switzer" w:hAnsi="Switzer" w:cs="Times New Roman"/>
          <w:lang w:val="en-US"/>
        </w:rPr>
      </w:r>
      <w:r>
        <w:rPr>
          <w:rFonts w:ascii="Switzer" w:eastAsia="Switzer" w:hAnsi="Switzer" w:cs="Times New Roman"/>
          <w:lang w:val="en-US"/>
        </w:rPr>
        <w:fldChar w:fldCharType="separate"/>
      </w:r>
      <w:r w:rsidR="00B81D23">
        <w:rPr>
          <w:rFonts w:ascii="Switzer" w:eastAsia="Switzer" w:hAnsi="Switzer" w:cs="Times New Roman"/>
          <w:lang w:val="en-US"/>
        </w:rPr>
        <w:t>3.2.2</w:t>
      </w:r>
      <w:r>
        <w:rPr>
          <w:rFonts w:ascii="Switzer" w:eastAsia="Switzer" w:hAnsi="Switzer" w:cs="Times New Roman"/>
          <w:lang w:val="en-US"/>
        </w:rPr>
        <w:fldChar w:fldCharType="end"/>
      </w:r>
      <w:r>
        <w:rPr>
          <w:rFonts w:ascii="Switzer" w:eastAsia="Switzer" w:hAnsi="Switzer" w:cs="Times New Roman"/>
          <w:lang w:val="en-US"/>
        </w:rPr>
        <w:t xml:space="preserve"> for information </w:t>
      </w:r>
      <w:r w:rsidR="00A30C3C">
        <w:rPr>
          <w:rFonts w:ascii="Switzer" w:eastAsia="Switzer" w:hAnsi="Switzer" w:cs="Times New Roman"/>
          <w:lang w:val="en-US"/>
        </w:rPr>
        <w:t>on how to add components</w:t>
      </w:r>
      <w:r>
        <w:rPr>
          <w:rFonts w:ascii="Switzer" w:eastAsia="Switzer" w:hAnsi="Switzer" w:cs="Times New Roman"/>
          <w:lang w:val="en-US"/>
        </w:rPr>
        <w:t>.</w:t>
      </w:r>
    </w:p>
    <w:p w14:paraId="1C3E781D" w14:textId="2D1597E5" w:rsidR="00BD6288" w:rsidRDefault="00BD6288" w:rsidP="009A0F9A">
      <w:pPr>
        <w:pStyle w:val="ListParagraph"/>
        <w:numPr>
          <w:ilvl w:val="0"/>
          <w:numId w:val="37"/>
        </w:numPr>
        <w:spacing w:after="160" w:line="278" w:lineRule="auto"/>
        <w:jc w:val="both"/>
      </w:pPr>
      <w:r w:rsidRPr="006E2F5D">
        <w:rPr>
          <w:color w:val="auto"/>
        </w:rPr>
        <w:t xml:space="preserve">Link the entities of business units to specific COTABDs per column in 10.50G Plan extent of risk assessment procedures. </w:t>
      </w:r>
      <w:r>
        <w:t xml:space="preserve">User can click on </w:t>
      </w:r>
      <w:r w:rsidR="00FA4390">
        <w:t>‘Add</w:t>
      </w:r>
      <w:r w:rsidR="00AD045A">
        <w:t>/edit</w:t>
      </w:r>
      <w:r w:rsidR="001F5F4B">
        <w:t xml:space="preserve">’ </w:t>
      </w:r>
      <w:r>
        <w:t xml:space="preserve">which will bring up a different screen with a list of entities and business units recorded in 11.20G Identification of components. If none have been added yet, users can use the link to 11.20G that will take them to the screen that will allow them to add new entities and business units. Users can then return to 10.50G afterwards and link </w:t>
      </w:r>
      <w:r w:rsidR="001D1352">
        <w:t>them,</w:t>
      </w:r>
      <w:r>
        <w:t xml:space="preserve"> as necessary.</w:t>
      </w:r>
    </w:p>
    <w:p w14:paraId="25A1A2F6" w14:textId="47B0AAEF" w:rsidR="00BD6288" w:rsidRDefault="00A04531" w:rsidP="00BD6288">
      <w:pPr>
        <w:spacing w:after="160" w:line="278" w:lineRule="auto"/>
        <w:jc w:val="both"/>
      </w:pPr>
      <w:r>
        <w:rPr>
          <w:noProof/>
        </w:rPr>
        <w:drawing>
          <wp:inline distT="0" distB="0" distL="0" distR="0" wp14:anchorId="5F9A804B" wp14:editId="5C3132BB">
            <wp:extent cx="5821680" cy="2198771"/>
            <wp:effectExtent l="0" t="0" r="7620" b="0"/>
            <wp:docPr id="307456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6526" name="Picture 1" descr="A screenshot of a computer&#10;&#10;Description automatically generated"/>
                    <pic:cNvPicPr/>
                  </pic:nvPicPr>
                  <pic:blipFill>
                    <a:blip r:embed="rId29"/>
                    <a:stretch>
                      <a:fillRect/>
                    </a:stretch>
                  </pic:blipFill>
                  <pic:spPr>
                    <a:xfrm>
                      <a:off x="0" y="0"/>
                      <a:ext cx="5827156" cy="2200839"/>
                    </a:xfrm>
                    <a:prstGeom prst="rect">
                      <a:avLst/>
                    </a:prstGeom>
                  </pic:spPr>
                </pic:pic>
              </a:graphicData>
            </a:graphic>
          </wp:inline>
        </w:drawing>
      </w:r>
    </w:p>
    <w:p w14:paraId="467928DD" w14:textId="0E91FD82" w:rsidR="00BD6288" w:rsidRDefault="00BD6288" w:rsidP="00BD6288">
      <w:pPr>
        <w:spacing w:after="160" w:line="278" w:lineRule="auto"/>
        <w:jc w:val="both"/>
      </w:pPr>
    </w:p>
    <w:p w14:paraId="3930A2B0" w14:textId="6FE14A6B" w:rsidR="00BD6288" w:rsidRDefault="00482C7C" w:rsidP="00BD6288">
      <w:pPr>
        <w:spacing w:after="160" w:line="278" w:lineRule="auto"/>
        <w:jc w:val="both"/>
      </w:pPr>
      <w:r>
        <w:rPr>
          <w:noProof/>
        </w:rPr>
        <w:drawing>
          <wp:inline distT="0" distB="0" distL="0" distR="0" wp14:anchorId="30F0D74B" wp14:editId="60D6F0B7">
            <wp:extent cx="2225040" cy="1779073"/>
            <wp:effectExtent l="0" t="0" r="3810" b="0"/>
            <wp:docPr id="12406694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69424" name="Picture 1" descr="A screenshot of a computer&#10;&#10;Description automatically generated"/>
                    <pic:cNvPicPr/>
                  </pic:nvPicPr>
                  <pic:blipFill>
                    <a:blip r:embed="rId30"/>
                    <a:stretch>
                      <a:fillRect/>
                    </a:stretch>
                  </pic:blipFill>
                  <pic:spPr>
                    <a:xfrm>
                      <a:off x="0" y="0"/>
                      <a:ext cx="2230438" cy="1783389"/>
                    </a:xfrm>
                    <a:prstGeom prst="rect">
                      <a:avLst/>
                    </a:prstGeom>
                  </pic:spPr>
                </pic:pic>
              </a:graphicData>
            </a:graphic>
          </wp:inline>
        </w:drawing>
      </w:r>
    </w:p>
    <w:p w14:paraId="5F522DDA" w14:textId="6C1FED50" w:rsidR="00BD6288" w:rsidRDefault="00BD6288" w:rsidP="00BD6288">
      <w:pPr>
        <w:spacing w:after="160" w:line="278" w:lineRule="auto"/>
        <w:rPr>
          <w:rFonts w:ascii="Switzer" w:eastAsia="Switzer" w:hAnsi="Switzer" w:cs="Times New Roman"/>
        </w:rPr>
      </w:pPr>
      <w:r>
        <w:t>Only</w:t>
      </w:r>
      <w:r w:rsidRPr="00D67BFE">
        <w:rPr>
          <w:lang w:val="en-US"/>
        </w:rPr>
        <w:t xml:space="preserve"> entities and business units added on 11.20G will be available for selection in 10.50G.</w:t>
      </w:r>
      <w:r w:rsidRPr="00D67BFE">
        <w:rPr>
          <w:rFonts w:ascii="Switzer" w:eastAsia="Switzer" w:hAnsi="Switzer" w:cs="Times New Roman"/>
        </w:rPr>
        <w:t xml:space="preserve"> </w:t>
      </w:r>
    </w:p>
    <w:p w14:paraId="4D8E34EA" w14:textId="3B207D59" w:rsidR="00512BAF" w:rsidRDefault="00512BAF" w:rsidP="00512BAF">
      <w:pPr>
        <w:pStyle w:val="Heading3"/>
      </w:pPr>
      <w:bookmarkStart w:id="29" w:name="_Toc168978219"/>
      <w:bookmarkStart w:id="30" w:name="_Ref169075308"/>
      <w:r>
        <w:lastRenderedPageBreak/>
        <w:t>NEW Add components in group audits</w:t>
      </w:r>
      <w:bookmarkEnd w:id="29"/>
      <w:bookmarkEnd w:id="30"/>
    </w:p>
    <w:p w14:paraId="6390D3CA" w14:textId="5DDF8741" w:rsidR="00512BAF" w:rsidRPr="009C2580" w:rsidRDefault="00512BAF" w:rsidP="00512BAF">
      <w:pPr>
        <w:spacing w:after="160" w:line="278" w:lineRule="auto"/>
        <w:jc w:val="both"/>
        <w:rPr>
          <w:rFonts w:ascii="Switzer" w:eastAsia="Switzer" w:hAnsi="Switzer" w:cs="Times New Roman"/>
          <w:lang w:val="en-US"/>
        </w:rPr>
      </w:pPr>
      <w:r>
        <w:t xml:space="preserve">Users can now add components (refer to par </w:t>
      </w:r>
      <w:r>
        <w:fldChar w:fldCharType="begin"/>
      </w:r>
      <w:r>
        <w:instrText xml:space="preserve"> REF _Ref168976752 \r \h </w:instrText>
      </w:r>
      <w:r>
        <w:fldChar w:fldCharType="separate"/>
      </w:r>
      <w:r w:rsidR="00B81D23">
        <w:t>3.3.1</w:t>
      </w:r>
      <w:r>
        <w:fldChar w:fldCharType="end"/>
      </w:r>
      <w:r>
        <w:t xml:space="preserve"> for definition of component)</w:t>
      </w:r>
      <w:r w:rsidR="00412D6E">
        <w:t xml:space="preserve"> </w:t>
      </w:r>
      <w:r w:rsidR="00412D6E">
        <w:rPr>
          <w:rFonts w:ascii="Switzer" w:eastAsia="Switzer" w:hAnsi="Switzer" w:cs="Times New Roman"/>
          <w:lang w:val="en-US"/>
        </w:rPr>
        <w:t xml:space="preserve">using the new addition to the </w:t>
      </w:r>
      <w:r w:rsidR="002E5BC6">
        <w:rPr>
          <w:rFonts w:ascii="Switzer" w:eastAsia="Switzer" w:hAnsi="Switzer" w:cs="Times New Roman"/>
          <w:lang w:val="en-US"/>
        </w:rPr>
        <w:t>risk button</w:t>
      </w:r>
      <w:r w:rsidR="00412D6E">
        <w:rPr>
          <w:rFonts w:ascii="Switzer" w:eastAsia="Switzer" w:hAnsi="Switzer" w:cs="Times New Roman"/>
          <w:lang w:val="en-US"/>
        </w:rPr>
        <w:t xml:space="preserve">. Users click on </w:t>
      </w:r>
      <w:r w:rsidR="005A2591">
        <w:rPr>
          <w:rFonts w:ascii="Switzer" w:eastAsia="Switzer" w:hAnsi="Switzer" w:cs="Times New Roman"/>
          <w:lang w:val="en-US"/>
        </w:rPr>
        <w:t>r</w:t>
      </w:r>
      <w:r w:rsidR="002E5BC6">
        <w:rPr>
          <w:rFonts w:ascii="Switzer" w:eastAsia="Switzer" w:hAnsi="Switzer" w:cs="Times New Roman"/>
          <w:lang w:val="en-US"/>
        </w:rPr>
        <w:t>isk button</w:t>
      </w:r>
      <w:r w:rsidR="00412D6E">
        <w:rPr>
          <w:rFonts w:ascii="Switzer" w:eastAsia="Switzer" w:hAnsi="Switzer" w:cs="Times New Roman"/>
          <w:lang w:val="en-US"/>
        </w:rPr>
        <w:t xml:space="preserve"> and select “Add entity or component”.  Users then select </w:t>
      </w:r>
      <w:r>
        <w:rPr>
          <w:rFonts w:ascii="Switzer" w:eastAsia="Switzer" w:hAnsi="Switzer" w:cs="Times New Roman"/>
          <w:lang w:val="en-US"/>
        </w:rPr>
        <w:t xml:space="preserve">“Add component” </w:t>
      </w:r>
      <w:r w:rsidR="009C2580">
        <w:rPr>
          <w:rFonts w:ascii="Switzer" w:eastAsia="Switzer" w:hAnsi="Switzer" w:cs="Times New Roman"/>
          <w:lang w:val="en-US"/>
        </w:rPr>
        <w:t>in</w:t>
      </w:r>
      <w:r>
        <w:rPr>
          <w:rFonts w:ascii="Switzer" w:eastAsia="Switzer" w:hAnsi="Switzer" w:cs="Times New Roman"/>
          <w:lang w:val="en-US"/>
        </w:rPr>
        <w:t xml:space="preserve"> 11.20G Identification of components.  After adding component(s) users will be able l</w:t>
      </w:r>
      <w:r>
        <w:t xml:space="preserve">ink the entities and business units that were added using “Add entity” to a component.    </w:t>
      </w:r>
    </w:p>
    <w:p w14:paraId="5F764B4E" w14:textId="498DEC0D" w:rsidR="00E03395" w:rsidRDefault="00E06EB2" w:rsidP="00512BAF">
      <w:pPr>
        <w:spacing w:after="160" w:line="278" w:lineRule="auto"/>
        <w:jc w:val="both"/>
      </w:pPr>
      <w:r>
        <w:rPr>
          <w:noProof/>
        </w:rPr>
        <w:drawing>
          <wp:inline distT="0" distB="0" distL="0" distR="0" wp14:anchorId="64A597C5" wp14:editId="29DDC1A2">
            <wp:extent cx="5731510" cy="3029585"/>
            <wp:effectExtent l="0" t="0" r="2540" b="0"/>
            <wp:docPr id="131014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4119" name="Picture 1" descr="A screenshot of a computer&#10;&#10;Description automatically generated"/>
                    <pic:cNvPicPr/>
                  </pic:nvPicPr>
                  <pic:blipFill>
                    <a:blip r:embed="rId31"/>
                    <a:stretch>
                      <a:fillRect/>
                    </a:stretch>
                  </pic:blipFill>
                  <pic:spPr>
                    <a:xfrm>
                      <a:off x="0" y="0"/>
                      <a:ext cx="5731510" cy="3029585"/>
                    </a:xfrm>
                    <a:prstGeom prst="rect">
                      <a:avLst/>
                    </a:prstGeom>
                  </pic:spPr>
                </pic:pic>
              </a:graphicData>
            </a:graphic>
          </wp:inline>
        </w:drawing>
      </w:r>
    </w:p>
    <w:p w14:paraId="4619E3F8" w14:textId="77777777" w:rsidR="00512BAF" w:rsidRPr="005A57BB" w:rsidRDefault="00512BAF" w:rsidP="00512BAF">
      <w:pPr>
        <w:spacing w:after="160" w:line="278" w:lineRule="auto"/>
        <w:jc w:val="both"/>
        <w:rPr>
          <w:rFonts w:ascii="Switzer" w:eastAsia="Switzer" w:hAnsi="Switzer" w:cs="Times New Roman"/>
          <w:color w:val="auto"/>
          <w:lang w:val="en-US"/>
        </w:rPr>
      </w:pPr>
      <w:r>
        <w:rPr>
          <w:rFonts w:ascii="Switzer" w:eastAsia="Switzer" w:hAnsi="Switzer" w:cs="Times New Roman"/>
          <w:lang w:val="en-US"/>
        </w:rPr>
        <w:t xml:space="preserve">The description of components will automatically pull through </w:t>
      </w:r>
      <w:r>
        <w:t xml:space="preserve">from </w:t>
      </w:r>
      <w:hyperlink w:anchor="_11.20G_–_Identification" w:history="1">
        <w:r w:rsidRPr="005A57BB">
          <w:rPr>
            <w:rStyle w:val="Hyperlink"/>
            <w:color w:val="auto"/>
            <w:u w:val="none"/>
          </w:rPr>
          <w:t>11.20G Identification of components</w:t>
        </w:r>
      </w:hyperlink>
      <w:r w:rsidRPr="005A57BB">
        <w:rPr>
          <w:color w:val="auto"/>
        </w:rPr>
        <w:t xml:space="preserve"> </w:t>
      </w:r>
      <w:r w:rsidRPr="005A57BB">
        <w:rPr>
          <w:rFonts w:ascii="Switzer" w:eastAsia="Switzer" w:hAnsi="Switzer" w:cs="Times New Roman"/>
          <w:color w:val="auto"/>
          <w:lang w:val="en-US"/>
        </w:rPr>
        <w:t>to</w:t>
      </w:r>
      <w:r>
        <w:rPr>
          <w:rFonts w:ascii="Switzer" w:eastAsia="Switzer" w:hAnsi="Switzer" w:cs="Times New Roman"/>
          <w:color w:val="auto"/>
          <w:lang w:val="en-US"/>
        </w:rPr>
        <w:t>:</w:t>
      </w:r>
      <w:r w:rsidRPr="005A57BB">
        <w:rPr>
          <w:rFonts w:ascii="Switzer" w:eastAsia="Switzer" w:hAnsi="Switzer" w:cs="Times New Roman"/>
          <w:color w:val="auto"/>
          <w:lang w:val="en-US"/>
        </w:rPr>
        <w:t xml:space="preserve"> </w:t>
      </w:r>
    </w:p>
    <w:p w14:paraId="6A4B7709" w14:textId="77777777" w:rsidR="00512BAF" w:rsidRPr="000D01D2" w:rsidRDefault="00512BAF" w:rsidP="009A0F9A">
      <w:pPr>
        <w:pStyle w:val="ListParagraph"/>
        <w:numPr>
          <w:ilvl w:val="0"/>
          <w:numId w:val="38"/>
        </w:numPr>
        <w:spacing w:after="160" w:line="278" w:lineRule="auto"/>
        <w:jc w:val="both"/>
        <w:rPr>
          <w:rFonts w:ascii="Switzer" w:eastAsia="Switzer" w:hAnsi="Switzer" w:cs="Times New Roman"/>
          <w:lang w:val="en-US"/>
        </w:rPr>
      </w:pPr>
      <w:r w:rsidRPr="000D01D2">
        <w:rPr>
          <w:rFonts w:ascii="Switzer" w:eastAsia="Switzer" w:hAnsi="Switzer" w:cs="Times New Roman"/>
          <w:lang w:val="en-US"/>
        </w:rPr>
        <w:t xml:space="preserve">12.20G </w:t>
      </w:r>
      <w:r w:rsidRPr="000D01D2">
        <w:rPr>
          <w:rFonts w:ascii="Switzer" w:eastAsia="Switzer" w:hAnsi="Switzer" w:cs="Times New Roman"/>
        </w:rPr>
        <w:t>Further audit work at components that enables group auditor</w:t>
      </w:r>
      <w:r>
        <w:rPr>
          <w:rFonts w:ascii="Switzer" w:eastAsia="Switzer" w:hAnsi="Switzer" w:cs="Times New Roman"/>
        </w:rPr>
        <w:t>s</w:t>
      </w:r>
      <w:r w:rsidRPr="000D01D2">
        <w:rPr>
          <w:rFonts w:ascii="Switzer" w:eastAsia="Switzer" w:hAnsi="Switzer" w:cs="Times New Roman"/>
        </w:rPr>
        <w:t xml:space="preserve"> to determine at which components further audit work </w:t>
      </w:r>
      <w:r>
        <w:rPr>
          <w:rFonts w:ascii="Switzer" w:eastAsia="Switzer" w:hAnsi="Switzer" w:cs="Times New Roman"/>
        </w:rPr>
        <w:t xml:space="preserve">per SCOTABD and material COTABD </w:t>
      </w:r>
      <w:r w:rsidRPr="000D01D2">
        <w:rPr>
          <w:rFonts w:ascii="Switzer" w:eastAsia="Switzer" w:hAnsi="Switzer" w:cs="Times New Roman"/>
        </w:rPr>
        <w:t>are required.</w:t>
      </w:r>
    </w:p>
    <w:p w14:paraId="6C227B38" w14:textId="77777777" w:rsidR="00512BAF" w:rsidRPr="005A57BB" w:rsidRDefault="00512BAF" w:rsidP="009A0F9A">
      <w:pPr>
        <w:pStyle w:val="ListParagraph"/>
        <w:numPr>
          <w:ilvl w:val="0"/>
          <w:numId w:val="38"/>
        </w:numPr>
        <w:spacing w:after="160" w:line="278" w:lineRule="auto"/>
        <w:jc w:val="both"/>
        <w:rPr>
          <w:rFonts w:ascii="Switzer" w:eastAsia="Switzer" w:hAnsi="Switzer" w:cs="Times New Roman"/>
          <w:lang w:val="en-US"/>
        </w:rPr>
      </w:pPr>
      <w:r>
        <w:rPr>
          <w:rFonts w:ascii="Switzer" w:eastAsia="Switzer" w:hAnsi="Switzer" w:cs="Times New Roman"/>
        </w:rPr>
        <w:t>12.22G Use of component auditors that allows group auditors to determine whether they have executed their responsibilities as group auditor related to each component and component auditor.</w:t>
      </w:r>
    </w:p>
    <w:p w14:paraId="3D2E0FCD" w14:textId="3873CFBF" w:rsidR="00512BAF" w:rsidRDefault="00512BAF" w:rsidP="00512BAF">
      <w:pPr>
        <w:jc w:val="both"/>
      </w:pPr>
      <w:r>
        <w:t xml:space="preserve">Furthermore, the description of the component will pull through to </w:t>
      </w:r>
      <w:r w:rsidR="003C7520">
        <w:t>12.23G</w:t>
      </w:r>
      <w:r>
        <w:t xml:space="preserve"> Component performance materiality when users selected </w:t>
      </w:r>
      <w:r w:rsidRPr="005A57BB">
        <w:rPr>
          <w:color w:val="auto"/>
        </w:rPr>
        <w:t xml:space="preserve">on </w:t>
      </w:r>
      <w:hyperlink w:anchor="_12.20G_–_Further">
        <w:r w:rsidRPr="3A9676A5">
          <w:rPr>
            <w:rStyle w:val="Hyperlink"/>
            <w:color w:val="auto"/>
            <w:u w:val="none"/>
          </w:rPr>
          <w:t>12.20G Further audit work at component level</w:t>
        </w:r>
      </w:hyperlink>
      <w:r w:rsidRPr="005A57BB">
        <w:rPr>
          <w:color w:val="auto"/>
        </w:rPr>
        <w:t xml:space="preserve"> that fu</w:t>
      </w:r>
      <w:r>
        <w:t>rther audit work is required at that component.</w:t>
      </w:r>
    </w:p>
    <w:p w14:paraId="5209DC38" w14:textId="77777777" w:rsidR="00512BAF" w:rsidRDefault="00512BAF" w:rsidP="00512BAF">
      <w:pPr>
        <w:jc w:val="both"/>
      </w:pPr>
    </w:p>
    <w:p w14:paraId="5B752C45" w14:textId="20BEEA02" w:rsidR="00E03395" w:rsidRPr="00D67BFE" w:rsidRDefault="00B20669" w:rsidP="00E03395">
      <w:pPr>
        <w:spacing w:after="160" w:line="278" w:lineRule="auto"/>
        <w:rPr>
          <w:lang w:val="en-US"/>
        </w:rPr>
      </w:pPr>
      <w:r>
        <w:rPr>
          <w:noProof/>
        </w:rPr>
        <w:drawing>
          <wp:inline distT="0" distB="0" distL="0" distR="0" wp14:anchorId="572410F6" wp14:editId="42F7DADF">
            <wp:extent cx="5731510" cy="2402840"/>
            <wp:effectExtent l="0" t="0" r="2540" b="0"/>
            <wp:docPr id="1670193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93015" name="Picture 1" descr="A screenshot of a computer&#10;&#10;Description automatically generated"/>
                    <pic:cNvPicPr/>
                  </pic:nvPicPr>
                  <pic:blipFill>
                    <a:blip r:embed="rId32"/>
                    <a:stretch>
                      <a:fillRect/>
                    </a:stretch>
                  </pic:blipFill>
                  <pic:spPr>
                    <a:xfrm>
                      <a:off x="0" y="0"/>
                      <a:ext cx="5731510" cy="2402840"/>
                    </a:xfrm>
                    <a:prstGeom prst="rect">
                      <a:avLst/>
                    </a:prstGeom>
                  </pic:spPr>
                </pic:pic>
              </a:graphicData>
            </a:graphic>
          </wp:inline>
        </w:drawing>
      </w:r>
    </w:p>
    <w:p w14:paraId="671630E3" w14:textId="228D7C42" w:rsidR="00512BAF" w:rsidRDefault="00E03395" w:rsidP="00E03395">
      <w:r>
        <w:lastRenderedPageBreak/>
        <w:t>The combine features “Add entity” and “Add component” provides user with the functionality to track work to be performed at entities and business units as well as components.</w:t>
      </w:r>
    </w:p>
    <w:p w14:paraId="63479AAA" w14:textId="77777777" w:rsidR="00E03395" w:rsidRDefault="00E03395" w:rsidP="00E03395"/>
    <w:p w14:paraId="4D054752" w14:textId="77777777" w:rsidR="00E03395" w:rsidRDefault="00E03395" w:rsidP="00E03395">
      <w:pPr>
        <w:pStyle w:val="Heading3"/>
      </w:pPr>
      <w:bookmarkStart w:id="31" w:name="_Toc168978220"/>
      <w:r>
        <w:t>NEW Add specific performance materiality item</w:t>
      </w:r>
      <w:bookmarkEnd w:id="31"/>
    </w:p>
    <w:p w14:paraId="22FCF0F0" w14:textId="57CD4D27" w:rsidR="00E03395" w:rsidRDefault="00E03395" w:rsidP="00E03395">
      <w:r w:rsidRPr="00782981">
        <w:rPr>
          <w:color w:val="auto"/>
        </w:rPr>
        <w:t>Users can add a COTABD for which specific materiality will be determined using the “Add specific materiality item”</w:t>
      </w:r>
      <w:r w:rsidR="00386679">
        <w:rPr>
          <w:color w:val="auto"/>
        </w:rPr>
        <w:t xml:space="preserve">.  </w:t>
      </w:r>
      <w:r>
        <w:t>A new line will be added as follows:</w:t>
      </w:r>
    </w:p>
    <w:p w14:paraId="7365C66F" w14:textId="77777777" w:rsidR="00E03395" w:rsidRDefault="00E03395" w:rsidP="00E03395"/>
    <w:p w14:paraId="263C0D1E" w14:textId="38802315" w:rsidR="00E03395" w:rsidRPr="00E03395" w:rsidRDefault="00742DC9" w:rsidP="00E03395">
      <w:r>
        <w:rPr>
          <w:noProof/>
        </w:rPr>
        <w:drawing>
          <wp:inline distT="0" distB="0" distL="0" distR="0" wp14:anchorId="26CEA3AA" wp14:editId="41B52589">
            <wp:extent cx="5731510" cy="665480"/>
            <wp:effectExtent l="0" t="0" r="2540" b="1270"/>
            <wp:docPr id="18801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43754" name=""/>
                    <pic:cNvPicPr/>
                  </pic:nvPicPr>
                  <pic:blipFill>
                    <a:blip r:embed="rId33"/>
                    <a:stretch>
                      <a:fillRect/>
                    </a:stretch>
                  </pic:blipFill>
                  <pic:spPr>
                    <a:xfrm>
                      <a:off x="0" y="0"/>
                      <a:ext cx="5731510" cy="665480"/>
                    </a:xfrm>
                    <a:prstGeom prst="rect">
                      <a:avLst/>
                    </a:prstGeom>
                  </pic:spPr>
                </pic:pic>
              </a:graphicData>
            </a:graphic>
          </wp:inline>
        </w:drawing>
      </w:r>
    </w:p>
    <w:p w14:paraId="66C808E1" w14:textId="5C7B2E60" w:rsidR="007F25EE" w:rsidRPr="008F0F64" w:rsidRDefault="003651C2" w:rsidP="001C4F4E">
      <w:pPr>
        <w:pStyle w:val="Heading2"/>
      </w:pPr>
      <w:bookmarkStart w:id="32" w:name="_Ref172780107"/>
      <w:r>
        <w:t>Group audits</w:t>
      </w:r>
      <w:bookmarkEnd w:id="21"/>
      <w:bookmarkEnd w:id="22"/>
      <w:bookmarkEnd w:id="32"/>
    </w:p>
    <w:p w14:paraId="0117F76D" w14:textId="79D68205" w:rsidR="00426ACF" w:rsidRDefault="00EB4455" w:rsidP="00082778">
      <w:pPr>
        <w:jc w:val="both"/>
        <w:rPr>
          <w:lang w:val="en-US"/>
        </w:rPr>
      </w:pPr>
      <w:r>
        <w:rPr>
          <w:lang w:val="en-US"/>
        </w:rPr>
        <w:t>C</w:t>
      </w:r>
      <w:r w:rsidR="00606713">
        <w:rPr>
          <w:lang w:val="en-US"/>
        </w:rPr>
        <w:t>ontent related to group audit engagements previously scoped out of Probe Audit</w:t>
      </w:r>
      <w:r>
        <w:rPr>
          <w:lang w:val="en-US"/>
        </w:rPr>
        <w:t xml:space="preserve"> is added i</w:t>
      </w:r>
      <w:r w:rsidR="00A9549D">
        <w:rPr>
          <w:lang w:val="en-US"/>
        </w:rPr>
        <w:t>n this release</w:t>
      </w:r>
      <w:r w:rsidR="00606713">
        <w:rPr>
          <w:lang w:val="en-US"/>
        </w:rPr>
        <w:t>. The content is based on ISA 600 (Revised), Audits of Group Financial Statements (Including the Work of Component Auditors) effective for audits of group financial statements for periods beginning on or after 15 December 2023.</w:t>
      </w:r>
    </w:p>
    <w:p w14:paraId="27AB23FF" w14:textId="23A1FF0D" w:rsidR="00C32A8E" w:rsidRDefault="00C32A8E" w:rsidP="00082778">
      <w:pPr>
        <w:jc w:val="both"/>
        <w:rPr>
          <w:lang w:val="en-US"/>
        </w:rPr>
      </w:pPr>
    </w:p>
    <w:p w14:paraId="5D3FAA88" w14:textId="06A1CBF1" w:rsidR="00C32A8E" w:rsidRDefault="008013C8" w:rsidP="00003936">
      <w:pPr>
        <w:jc w:val="both"/>
        <w:rPr>
          <w:lang w:val="en-US"/>
        </w:rPr>
      </w:pPr>
      <w:r>
        <w:rPr>
          <w:lang w:val="en-US"/>
        </w:rPr>
        <w:t xml:space="preserve">The following </w:t>
      </w:r>
      <w:r w:rsidR="000B6DA6">
        <w:rPr>
          <w:lang w:val="en-US"/>
        </w:rPr>
        <w:t xml:space="preserve">key factors were considered </w:t>
      </w:r>
      <w:r w:rsidR="00D11EB3">
        <w:rPr>
          <w:lang w:val="en-US"/>
        </w:rPr>
        <w:t>in</w:t>
      </w:r>
      <w:r w:rsidR="00C32A8E">
        <w:rPr>
          <w:lang w:val="en-US"/>
        </w:rPr>
        <w:t xml:space="preserve"> the design </w:t>
      </w:r>
      <w:r w:rsidR="00593B5B">
        <w:rPr>
          <w:lang w:val="en-US"/>
        </w:rPr>
        <w:t>of the template for group audit engagements:</w:t>
      </w:r>
    </w:p>
    <w:p w14:paraId="173D61CD" w14:textId="77777777" w:rsidR="00593B5B" w:rsidRDefault="00593B5B" w:rsidP="00003936">
      <w:pPr>
        <w:jc w:val="both"/>
        <w:rPr>
          <w:lang w:val="en-US"/>
        </w:rPr>
      </w:pPr>
    </w:p>
    <w:p w14:paraId="5674BBDF" w14:textId="391B61AA" w:rsidR="00F4127B" w:rsidRDefault="00EE6A39" w:rsidP="009A0F9A">
      <w:pPr>
        <w:pStyle w:val="ListParagraph"/>
        <w:numPr>
          <w:ilvl w:val="0"/>
          <w:numId w:val="46"/>
        </w:numPr>
        <w:jc w:val="both"/>
        <w:rPr>
          <w:lang w:val="en-US"/>
        </w:rPr>
      </w:pPr>
      <w:r w:rsidRPr="003A520B">
        <w:rPr>
          <w:lang w:val="en-US"/>
        </w:rPr>
        <w:t>The emphasis placed in ISA 600 (Revised) on group auditors</w:t>
      </w:r>
      <w:r w:rsidR="005A0EAB">
        <w:rPr>
          <w:lang w:val="en-US"/>
        </w:rPr>
        <w:t>’</w:t>
      </w:r>
      <w:r w:rsidRPr="003A520B">
        <w:rPr>
          <w:lang w:val="en-US"/>
        </w:rPr>
        <w:t xml:space="preserve"> responsibilit</w:t>
      </w:r>
      <w:r w:rsidR="005A0EAB">
        <w:rPr>
          <w:lang w:val="en-US"/>
        </w:rPr>
        <w:t>ies</w:t>
      </w:r>
      <w:r w:rsidRPr="003A520B">
        <w:rPr>
          <w:lang w:val="en-US"/>
        </w:rPr>
        <w:t xml:space="preserve"> to</w:t>
      </w:r>
      <w:r w:rsidR="00EC6E83">
        <w:rPr>
          <w:lang w:val="en-US"/>
        </w:rPr>
        <w:t>:</w:t>
      </w:r>
    </w:p>
    <w:p w14:paraId="4C879DFA" w14:textId="4B4E7E2C" w:rsidR="00F4127B" w:rsidRDefault="00F4127B" w:rsidP="009A0F9A">
      <w:pPr>
        <w:pStyle w:val="ListParagraph"/>
        <w:numPr>
          <w:ilvl w:val="1"/>
          <w:numId w:val="46"/>
        </w:numPr>
        <w:jc w:val="both"/>
        <w:rPr>
          <w:lang w:val="en-US"/>
        </w:rPr>
      </w:pPr>
      <w:r>
        <w:rPr>
          <w:lang w:val="en-US"/>
        </w:rPr>
        <w:t>I</w:t>
      </w:r>
      <w:r w:rsidR="00EE6A39" w:rsidRPr="003A520B">
        <w:rPr>
          <w:lang w:val="en-US"/>
        </w:rPr>
        <w:t>dentify, assess and respond to the RoMM of the group financial statements</w:t>
      </w:r>
      <w:r w:rsidR="00842E83">
        <w:rPr>
          <w:lang w:val="en-US"/>
        </w:rPr>
        <w:t>.</w:t>
      </w:r>
    </w:p>
    <w:p w14:paraId="39253B0F" w14:textId="1199E536" w:rsidR="00EE6A39" w:rsidRPr="003A520B" w:rsidRDefault="00F64E22" w:rsidP="009A0F9A">
      <w:pPr>
        <w:pStyle w:val="ListParagraph"/>
        <w:numPr>
          <w:ilvl w:val="1"/>
          <w:numId w:val="46"/>
        </w:numPr>
        <w:jc w:val="both"/>
        <w:rPr>
          <w:lang w:val="en-US"/>
        </w:rPr>
      </w:pPr>
      <w:r>
        <w:rPr>
          <w:lang w:val="en-US"/>
        </w:rPr>
        <w:t>Determine the nature, timing and extent</w:t>
      </w:r>
      <w:r w:rsidR="00F4127B">
        <w:rPr>
          <w:lang w:val="en-US"/>
        </w:rPr>
        <w:t xml:space="preserve"> direction</w:t>
      </w:r>
      <w:r>
        <w:rPr>
          <w:lang w:val="en-US"/>
        </w:rPr>
        <w:t xml:space="preserve"> and</w:t>
      </w:r>
      <w:r w:rsidR="00F4127B">
        <w:rPr>
          <w:lang w:val="en-US"/>
        </w:rPr>
        <w:t xml:space="preserve"> supervision </w:t>
      </w:r>
      <w:r>
        <w:rPr>
          <w:lang w:val="en-US"/>
        </w:rPr>
        <w:t>of component auditors, and the review of their work.</w:t>
      </w:r>
      <w:r w:rsidR="00F4127B">
        <w:rPr>
          <w:lang w:val="en-US"/>
        </w:rPr>
        <w:t xml:space="preserve"> </w:t>
      </w:r>
    </w:p>
    <w:p w14:paraId="1F981E3F" w14:textId="7556117E" w:rsidR="0024784F" w:rsidRPr="00EE6A39" w:rsidRDefault="004E7214" w:rsidP="009A0F9A">
      <w:pPr>
        <w:pStyle w:val="ListParagraph"/>
        <w:numPr>
          <w:ilvl w:val="0"/>
          <w:numId w:val="46"/>
        </w:numPr>
        <w:jc w:val="both"/>
        <w:rPr>
          <w:lang w:val="en-US"/>
        </w:rPr>
      </w:pPr>
      <w:r>
        <w:rPr>
          <w:lang w:val="en-US"/>
        </w:rPr>
        <w:t xml:space="preserve">Including </w:t>
      </w:r>
      <w:r w:rsidR="006C13F1">
        <w:rPr>
          <w:lang w:val="en-US"/>
        </w:rPr>
        <w:t>new key engagement team member</w:t>
      </w:r>
      <w:r w:rsidR="009A431F">
        <w:rPr>
          <w:lang w:val="en-US"/>
        </w:rPr>
        <w:t>s</w:t>
      </w:r>
      <w:r w:rsidR="006C13F1">
        <w:rPr>
          <w:lang w:val="en-US"/>
        </w:rPr>
        <w:t>, being component auditor</w:t>
      </w:r>
      <w:r w:rsidR="009A431F">
        <w:rPr>
          <w:lang w:val="en-US"/>
        </w:rPr>
        <w:t>s</w:t>
      </w:r>
      <w:r w:rsidR="006C13F1">
        <w:rPr>
          <w:lang w:val="en-US"/>
        </w:rPr>
        <w:t>,</w:t>
      </w:r>
      <w:r w:rsidR="00EE6A39">
        <w:rPr>
          <w:lang w:val="en-US"/>
        </w:rPr>
        <w:t xml:space="preserve"> in Probe Audit</w:t>
      </w:r>
      <w:r w:rsidR="000B0209">
        <w:rPr>
          <w:lang w:val="en-US"/>
        </w:rPr>
        <w:t>.</w:t>
      </w:r>
    </w:p>
    <w:p w14:paraId="21755545" w14:textId="50354F7D" w:rsidR="00EF6DE4" w:rsidRPr="00A3442D" w:rsidRDefault="00411DA5" w:rsidP="009A0F9A">
      <w:pPr>
        <w:pStyle w:val="ListParagraph"/>
        <w:numPr>
          <w:ilvl w:val="0"/>
          <w:numId w:val="46"/>
        </w:numPr>
        <w:jc w:val="both"/>
        <w:rPr>
          <w:lang w:val="en-US"/>
        </w:rPr>
      </w:pPr>
      <w:r>
        <w:rPr>
          <w:lang w:val="en-US"/>
        </w:rPr>
        <w:t xml:space="preserve">In which engagement file should the audit procedures </w:t>
      </w:r>
      <w:r w:rsidR="00121AD2">
        <w:rPr>
          <w:lang w:val="en-US"/>
        </w:rPr>
        <w:t xml:space="preserve">expected to be performed by </w:t>
      </w:r>
      <w:r>
        <w:rPr>
          <w:lang w:val="en-US"/>
        </w:rPr>
        <w:t>group auditor</w:t>
      </w:r>
      <w:r w:rsidR="00D223D8">
        <w:rPr>
          <w:lang w:val="en-US"/>
        </w:rPr>
        <w:t>s</w:t>
      </w:r>
      <w:r>
        <w:rPr>
          <w:lang w:val="en-US"/>
        </w:rPr>
        <w:t xml:space="preserve"> </w:t>
      </w:r>
      <w:r w:rsidR="000B0209">
        <w:rPr>
          <w:lang w:val="en-US"/>
        </w:rPr>
        <w:t xml:space="preserve">and component auditors </w:t>
      </w:r>
      <w:r w:rsidR="00121AD2">
        <w:rPr>
          <w:lang w:val="en-US"/>
        </w:rPr>
        <w:t xml:space="preserve">respectively, </w:t>
      </w:r>
      <w:r w:rsidR="000B0209">
        <w:rPr>
          <w:lang w:val="en-US"/>
        </w:rPr>
        <w:t xml:space="preserve">be included, </w:t>
      </w:r>
      <w:r w:rsidR="00711824">
        <w:rPr>
          <w:lang w:val="en-US"/>
        </w:rPr>
        <w:t>considering</w:t>
      </w:r>
      <w:r w:rsidR="000B0209">
        <w:rPr>
          <w:lang w:val="en-US"/>
        </w:rPr>
        <w:t xml:space="preserve"> that component auditor</w:t>
      </w:r>
      <w:r w:rsidR="00D223D8">
        <w:rPr>
          <w:lang w:val="en-US"/>
        </w:rPr>
        <w:t>s</w:t>
      </w:r>
      <w:r w:rsidR="000B0209">
        <w:rPr>
          <w:lang w:val="en-US"/>
        </w:rPr>
        <w:t xml:space="preserve"> could be members of the firm</w:t>
      </w:r>
      <w:r w:rsidR="00D340F3">
        <w:rPr>
          <w:lang w:val="en-US"/>
        </w:rPr>
        <w:t xml:space="preserve"> (either </w:t>
      </w:r>
      <w:r w:rsidR="00367BFD">
        <w:rPr>
          <w:lang w:val="en-US"/>
        </w:rPr>
        <w:t>the same</w:t>
      </w:r>
      <w:r w:rsidR="00D340F3">
        <w:rPr>
          <w:lang w:val="en-US"/>
        </w:rPr>
        <w:t xml:space="preserve"> </w:t>
      </w:r>
      <w:r w:rsidR="00367BFD">
        <w:rPr>
          <w:lang w:val="en-US"/>
        </w:rPr>
        <w:t xml:space="preserve">as the group audit team </w:t>
      </w:r>
      <w:r w:rsidR="00D340F3">
        <w:rPr>
          <w:lang w:val="en-US"/>
        </w:rPr>
        <w:t>or different)</w:t>
      </w:r>
      <w:r w:rsidR="000B0209">
        <w:rPr>
          <w:lang w:val="en-US"/>
        </w:rPr>
        <w:t xml:space="preserve">, their network firm, another firm, or a combination thereof.   </w:t>
      </w:r>
    </w:p>
    <w:p w14:paraId="70A54B8A" w14:textId="77777777" w:rsidR="00EF6DE4" w:rsidRDefault="00EF6DE4" w:rsidP="00003936">
      <w:pPr>
        <w:jc w:val="both"/>
      </w:pPr>
    </w:p>
    <w:p w14:paraId="3951A199" w14:textId="77777777" w:rsidR="008B7625" w:rsidRDefault="00003936" w:rsidP="00082778">
      <w:pPr>
        <w:jc w:val="both"/>
      </w:pPr>
      <w:r>
        <w:t xml:space="preserve">Taking these key </w:t>
      </w:r>
      <w:r w:rsidR="00D377EE">
        <w:t xml:space="preserve">factors </w:t>
      </w:r>
      <w:r>
        <w:t xml:space="preserve">into account, the </w:t>
      </w:r>
      <w:r w:rsidR="008B7625">
        <w:t xml:space="preserve">following </w:t>
      </w:r>
      <w:r>
        <w:t xml:space="preserve">principle </w:t>
      </w:r>
      <w:r w:rsidR="008B7625">
        <w:t xml:space="preserve">is </w:t>
      </w:r>
      <w:r>
        <w:t>applied in Probe Audit</w:t>
      </w:r>
      <w:r w:rsidR="00D15B59">
        <w:t xml:space="preserve">, after consultation with the CO Forum and </w:t>
      </w:r>
      <w:r w:rsidR="00D82242">
        <w:t>customers</w:t>
      </w:r>
      <w:r w:rsidR="008B7625">
        <w:t>:</w:t>
      </w:r>
    </w:p>
    <w:p w14:paraId="2B330E0E" w14:textId="77777777" w:rsidR="008B7625" w:rsidRDefault="008B7625" w:rsidP="00082778">
      <w:pPr>
        <w:jc w:val="both"/>
      </w:pPr>
    </w:p>
    <w:p w14:paraId="1576FF10" w14:textId="4B2AA357" w:rsidR="008B7625" w:rsidRDefault="008B7625" w:rsidP="008B7625">
      <w:pPr>
        <w:ind w:left="720"/>
        <w:jc w:val="both"/>
      </w:pPr>
      <w:r>
        <w:t>The group audit file o</w:t>
      </w:r>
      <w:r w:rsidR="00D82242">
        <w:t xml:space="preserve">nly </w:t>
      </w:r>
      <w:r w:rsidR="00EE0FBB">
        <w:t xml:space="preserve">includes </w:t>
      </w:r>
      <w:r w:rsidR="00D82242">
        <w:t>audit procedures</w:t>
      </w:r>
      <w:r w:rsidR="00711824">
        <w:t xml:space="preserve"> to be </w:t>
      </w:r>
      <w:r w:rsidR="00D82242">
        <w:t>performed by group auditors in their capacity</w:t>
      </w:r>
      <w:r w:rsidR="00EE0FBB">
        <w:t xml:space="preserve"> of</w:t>
      </w:r>
      <w:r w:rsidR="00D82242">
        <w:t xml:space="preserve"> group auditors</w:t>
      </w:r>
      <w:r w:rsidR="00D223D8">
        <w:t>.</w:t>
      </w:r>
      <w:r w:rsidR="00711824">
        <w:t xml:space="preserve"> </w:t>
      </w:r>
      <w:r w:rsidR="0082358E" w:rsidRPr="0082358E">
        <w:t>Audit procedures to be performed on components by component auditors is not included in this engagement file.</w:t>
      </w:r>
    </w:p>
    <w:p w14:paraId="1E502AEA" w14:textId="77777777" w:rsidR="006826C0" w:rsidRDefault="006826C0" w:rsidP="008B7625">
      <w:pPr>
        <w:jc w:val="both"/>
      </w:pPr>
    </w:p>
    <w:p w14:paraId="1B626CF8" w14:textId="3FDF8E39" w:rsidR="00DE1B98" w:rsidRDefault="00DE1B98" w:rsidP="008B7625">
      <w:pPr>
        <w:jc w:val="both"/>
      </w:pPr>
      <w:r w:rsidRPr="00DC6953">
        <w:t>The objective is to enable group auditor</w:t>
      </w:r>
      <w:r w:rsidR="002D547D">
        <w:t>s</w:t>
      </w:r>
      <w:r w:rsidRPr="00DC6953">
        <w:t xml:space="preserve"> to compile a stand-alone audit file that supports the group auditor’s evaluation as to whether sufficient and appropriate audit evidence has been obtained on which to base the group audit opinion</w:t>
      </w:r>
      <w:r>
        <w:t xml:space="preserve">. </w:t>
      </w:r>
    </w:p>
    <w:p w14:paraId="2CA33494" w14:textId="65CDEFE0" w:rsidR="009E2CB3" w:rsidRDefault="006E342E" w:rsidP="00792DFB">
      <w:pPr>
        <w:pStyle w:val="Heading3"/>
      </w:pPr>
      <w:bookmarkStart w:id="33" w:name="_Ref168976752"/>
      <w:bookmarkStart w:id="34" w:name="_Toc168978230"/>
      <w:r>
        <w:t>Key t</w:t>
      </w:r>
      <w:r w:rsidR="009E2CB3">
        <w:t>erms used</w:t>
      </w:r>
      <w:bookmarkEnd w:id="33"/>
      <w:bookmarkEnd w:id="34"/>
      <w:r w:rsidR="009E2CB3">
        <w:t xml:space="preserve"> </w:t>
      </w:r>
    </w:p>
    <w:p w14:paraId="432CCE2C" w14:textId="7E5FF021" w:rsidR="00321B95" w:rsidRPr="00321B95" w:rsidRDefault="00C62131" w:rsidP="00C85373">
      <w:pPr>
        <w:pStyle w:val="ListParagraph"/>
        <w:numPr>
          <w:ilvl w:val="0"/>
          <w:numId w:val="3"/>
        </w:numPr>
        <w:jc w:val="both"/>
        <w:rPr>
          <w:lang w:val="en-US"/>
        </w:rPr>
      </w:pPr>
      <w:r w:rsidRPr="00FE4291">
        <w:rPr>
          <w:b/>
        </w:rPr>
        <w:t>G</w:t>
      </w:r>
      <w:r w:rsidR="0087466C" w:rsidRPr="00321B95">
        <w:rPr>
          <w:b/>
          <w:bCs/>
        </w:rPr>
        <w:t>roup auditor</w:t>
      </w:r>
      <w:r>
        <w:t xml:space="preserve"> </w:t>
      </w:r>
      <w:r w:rsidR="0087466C">
        <w:t xml:space="preserve">refers to the group engagement partner and members of the engagement team </w:t>
      </w:r>
      <w:r w:rsidR="0087466C" w:rsidRPr="00C62131">
        <w:t>other than component auditors</w:t>
      </w:r>
      <w:r w:rsidR="0087466C">
        <w:t xml:space="preserve"> </w:t>
      </w:r>
      <w:r>
        <w:t>(</w:t>
      </w:r>
      <w:r w:rsidR="0087466C">
        <w:t>ISA 600 (Revised) par 14(h)</w:t>
      </w:r>
      <w:r>
        <w:t>)</w:t>
      </w:r>
      <w:r w:rsidR="0087466C">
        <w:t xml:space="preserve">.  </w:t>
      </w:r>
    </w:p>
    <w:p w14:paraId="5C40CB5E" w14:textId="3DEF0405" w:rsidR="00C62131" w:rsidRPr="00247C06" w:rsidRDefault="00C62131" w:rsidP="00C85373">
      <w:pPr>
        <w:pStyle w:val="ListParagraph"/>
        <w:numPr>
          <w:ilvl w:val="0"/>
          <w:numId w:val="3"/>
        </w:numPr>
        <w:jc w:val="both"/>
        <w:rPr>
          <w:lang w:val="en-US"/>
        </w:rPr>
      </w:pPr>
      <w:r w:rsidRPr="006B15D7">
        <w:rPr>
          <w:b/>
          <w:bCs/>
        </w:rPr>
        <w:t>Component auditors</w:t>
      </w:r>
      <w:r>
        <w:t xml:space="preserve"> </w:t>
      </w:r>
      <w:r w:rsidRPr="00172A0C">
        <w:t>are auditors who perform audit work related to component</w:t>
      </w:r>
      <w:r w:rsidR="00225925">
        <w:t>s</w:t>
      </w:r>
      <w:r w:rsidRPr="00172A0C">
        <w:t xml:space="preserve"> for purposes of the group audit</w:t>
      </w:r>
      <w:r>
        <w:t xml:space="preserve"> (ISA 600</w:t>
      </w:r>
      <w:r w:rsidR="00AF7A50">
        <w:t xml:space="preserve"> (Revised)</w:t>
      </w:r>
      <w:r w:rsidR="00022BBA">
        <w:t xml:space="preserve"> </w:t>
      </w:r>
      <w:r w:rsidR="00AF7A50">
        <w:t>par 14(i</w:t>
      </w:r>
      <w:r w:rsidR="00247C06">
        <w:t>))</w:t>
      </w:r>
      <w:r w:rsidRPr="00172A0C">
        <w:t>. All the requirements related to component auditors, for example communication to and from components auditors</w:t>
      </w:r>
      <w:r w:rsidR="00C76140">
        <w:t>,</w:t>
      </w:r>
      <w:r w:rsidRPr="00172A0C">
        <w:t xml:space="preserve"> applies to the group auditor when they perform work in the capacity of component auditor.</w:t>
      </w:r>
    </w:p>
    <w:p w14:paraId="7EB39EEC" w14:textId="427D7797" w:rsidR="00247C06" w:rsidRPr="006B15D7" w:rsidRDefault="00247C06" w:rsidP="00C85373">
      <w:pPr>
        <w:pStyle w:val="ListParagraph"/>
        <w:numPr>
          <w:ilvl w:val="0"/>
          <w:numId w:val="3"/>
        </w:numPr>
        <w:jc w:val="both"/>
        <w:rPr>
          <w:lang w:val="en-US"/>
        </w:rPr>
      </w:pPr>
      <w:r w:rsidRPr="00321B95">
        <w:rPr>
          <w:b/>
          <w:bCs/>
        </w:rPr>
        <w:t>Components</w:t>
      </w:r>
      <w:r>
        <w:t xml:space="preserve"> is an “entity, business unit, function or business activity, or some combination thereof, determined by the group auditor for purposes of planning and performing audit procedures in a group audit” (ISA 600 (Revised) par 14 (b)). </w:t>
      </w:r>
    </w:p>
    <w:p w14:paraId="2884FFE1" w14:textId="6261BAB7" w:rsidR="00BE5422" w:rsidRPr="003042BB" w:rsidRDefault="0087466C" w:rsidP="000059D4">
      <w:pPr>
        <w:pStyle w:val="ListParagraph"/>
        <w:numPr>
          <w:ilvl w:val="0"/>
          <w:numId w:val="3"/>
        </w:numPr>
        <w:jc w:val="both"/>
        <w:rPr>
          <w:lang w:val="en-US"/>
        </w:rPr>
      </w:pPr>
      <w:r w:rsidRPr="000059D4">
        <w:rPr>
          <w:b/>
          <w:bCs/>
        </w:rPr>
        <w:t>Audit work</w:t>
      </w:r>
      <w:r>
        <w:t xml:space="preserve"> </w:t>
      </w:r>
      <w:r w:rsidRPr="00133917">
        <w:t>includes risk assessment procedures (RAP)</w:t>
      </w:r>
      <w:r>
        <w:t xml:space="preserve"> </w:t>
      </w:r>
      <w:r w:rsidRPr="00133917">
        <w:t>and further audit procedures (test of detail or test of control)</w:t>
      </w:r>
      <w:r w:rsidR="00865344">
        <w:t xml:space="preserve">. </w:t>
      </w:r>
      <w:r w:rsidR="00725220">
        <w:t xml:space="preserve"> </w:t>
      </w:r>
      <w:r w:rsidR="000059D4" w:rsidRPr="003042BB">
        <w:t xml:space="preserve">When </w:t>
      </w:r>
      <w:r w:rsidR="00411B13">
        <w:t>a</w:t>
      </w:r>
      <w:r w:rsidR="000059D4" w:rsidRPr="003042BB">
        <w:t xml:space="preserve"> COTABD balance is the accumulation of financial information of several components further a</w:t>
      </w:r>
      <w:r w:rsidR="00725220" w:rsidRPr="003042BB">
        <w:t>udit work can be done centrally or at compo</w:t>
      </w:r>
      <w:r w:rsidR="00482A8E" w:rsidRPr="003042BB">
        <w:t>nent level</w:t>
      </w:r>
      <w:r w:rsidR="00725220" w:rsidRPr="003042BB">
        <w:t>:</w:t>
      </w:r>
    </w:p>
    <w:p w14:paraId="76E85838" w14:textId="16DD9A67" w:rsidR="00314930" w:rsidRPr="003042BB" w:rsidRDefault="00A93A80" w:rsidP="00A93A80">
      <w:pPr>
        <w:pStyle w:val="ListParagraph"/>
        <w:numPr>
          <w:ilvl w:val="1"/>
          <w:numId w:val="3"/>
        </w:numPr>
        <w:jc w:val="both"/>
        <w:rPr>
          <w:lang w:val="en-US"/>
        </w:rPr>
      </w:pPr>
      <w:r>
        <w:rPr>
          <w:b/>
          <w:bCs/>
        </w:rPr>
        <w:lastRenderedPageBreak/>
        <w:t>Centrally</w:t>
      </w:r>
      <w:r w:rsidR="00F559CD">
        <w:rPr>
          <w:b/>
          <w:bCs/>
        </w:rPr>
        <w:t xml:space="preserve">. </w:t>
      </w:r>
      <w:r w:rsidR="00C55710" w:rsidRPr="003042BB">
        <w:t xml:space="preserve">Audit procedures </w:t>
      </w:r>
      <w:r w:rsidR="00C54257" w:rsidRPr="003042BB">
        <w:t>may be designed and performed c</w:t>
      </w:r>
      <w:r w:rsidR="007F1383" w:rsidRPr="003042BB">
        <w:t xml:space="preserve">entrally </w:t>
      </w:r>
      <w:r w:rsidR="00F559CD" w:rsidRPr="003042BB">
        <w:t xml:space="preserve">when </w:t>
      </w:r>
      <w:r w:rsidR="00FF742F" w:rsidRPr="003042BB">
        <w:t xml:space="preserve">sufficient and appropriate </w:t>
      </w:r>
      <w:r w:rsidR="00F559CD" w:rsidRPr="003042BB">
        <w:t xml:space="preserve">audit evidence </w:t>
      </w:r>
      <w:r w:rsidR="00FF742F" w:rsidRPr="003042BB">
        <w:t>related to</w:t>
      </w:r>
      <w:r w:rsidR="00F559CD" w:rsidRPr="003042BB">
        <w:t xml:space="preserve"> the COTABD can be obtained by testing one population for several components. The </w:t>
      </w:r>
      <w:r w:rsidR="001419C8" w:rsidRPr="003042BB">
        <w:t xml:space="preserve">balance </w:t>
      </w:r>
      <w:r w:rsidR="0084235C">
        <w:t>of the COTABD</w:t>
      </w:r>
      <w:r w:rsidR="00F559CD" w:rsidRPr="003042BB">
        <w:t xml:space="preserve"> will not be disaggregated across components. Relevant factors to determine whether </w:t>
      </w:r>
      <w:r w:rsidR="00E45983">
        <w:t xml:space="preserve">further </w:t>
      </w:r>
      <w:r w:rsidR="00F559CD" w:rsidRPr="003042BB">
        <w:t xml:space="preserve">audit procedures can be performed centrally include: </w:t>
      </w:r>
    </w:p>
    <w:p w14:paraId="4D695909" w14:textId="77777777" w:rsidR="00314930" w:rsidRPr="003042BB" w:rsidRDefault="00F559CD" w:rsidP="00314930">
      <w:pPr>
        <w:pStyle w:val="ListParagraph"/>
        <w:numPr>
          <w:ilvl w:val="2"/>
          <w:numId w:val="3"/>
        </w:numPr>
        <w:jc w:val="both"/>
        <w:rPr>
          <w:lang w:val="en-US"/>
        </w:rPr>
      </w:pPr>
      <w:r w:rsidRPr="003042BB">
        <w:t xml:space="preserve">The level of centralisation of activities relevant to financial reporting. </w:t>
      </w:r>
    </w:p>
    <w:p w14:paraId="16A35937" w14:textId="77777777" w:rsidR="00314930" w:rsidRPr="003042BB" w:rsidRDefault="00F559CD" w:rsidP="00314930">
      <w:pPr>
        <w:pStyle w:val="ListParagraph"/>
        <w:numPr>
          <w:ilvl w:val="2"/>
          <w:numId w:val="3"/>
        </w:numPr>
        <w:jc w:val="both"/>
        <w:rPr>
          <w:lang w:val="en-US"/>
        </w:rPr>
      </w:pPr>
      <w:r w:rsidRPr="003042BB">
        <w:t xml:space="preserve">The nature and extent of commonality of controls. </w:t>
      </w:r>
    </w:p>
    <w:p w14:paraId="5C66426C" w14:textId="770DA7D1" w:rsidR="00A93A80" w:rsidRPr="00961FA2" w:rsidRDefault="00F559CD" w:rsidP="00314930">
      <w:pPr>
        <w:pStyle w:val="ListParagraph"/>
        <w:numPr>
          <w:ilvl w:val="2"/>
          <w:numId w:val="3"/>
        </w:numPr>
        <w:jc w:val="both"/>
        <w:rPr>
          <w:lang w:val="en-US"/>
        </w:rPr>
      </w:pPr>
      <w:r w:rsidRPr="003042BB">
        <w:t>The similarity of the group’s activities and business lines</w:t>
      </w:r>
      <w:r w:rsidR="00046ABC">
        <w:t xml:space="preserve"> (ISA 600(Revised).A125)</w:t>
      </w:r>
      <w:r w:rsidRPr="003042BB">
        <w:t>.</w:t>
      </w:r>
    </w:p>
    <w:p w14:paraId="783953BD" w14:textId="47B91F96" w:rsidR="00EB32F3" w:rsidRPr="00EB32F3" w:rsidRDefault="00A93A80" w:rsidP="00057808">
      <w:pPr>
        <w:pStyle w:val="ListParagraph"/>
        <w:numPr>
          <w:ilvl w:val="1"/>
          <w:numId w:val="3"/>
        </w:numPr>
        <w:jc w:val="both"/>
        <w:rPr>
          <w:lang w:val="en-US"/>
        </w:rPr>
      </w:pPr>
      <w:r>
        <w:rPr>
          <w:b/>
          <w:bCs/>
        </w:rPr>
        <w:t>At component level</w:t>
      </w:r>
      <w:r w:rsidR="00314930">
        <w:rPr>
          <w:b/>
          <w:bCs/>
        </w:rPr>
        <w:t xml:space="preserve">. </w:t>
      </w:r>
      <w:r w:rsidR="00C6689D" w:rsidRPr="002872E8">
        <w:t xml:space="preserve">The </w:t>
      </w:r>
      <w:r w:rsidR="0084235C" w:rsidRPr="003042BB">
        <w:t xml:space="preserve">balance </w:t>
      </w:r>
      <w:r w:rsidR="0084235C">
        <w:t>of the COTABD</w:t>
      </w:r>
      <w:r w:rsidR="0084235C" w:rsidRPr="003042BB">
        <w:t xml:space="preserve"> </w:t>
      </w:r>
      <w:r w:rsidR="00C6689D" w:rsidRPr="002872E8">
        <w:t>is disaggregated across components and audit work at components are required</w:t>
      </w:r>
      <w:r w:rsidR="00F3023F" w:rsidRPr="002872E8">
        <w:t>.</w:t>
      </w:r>
    </w:p>
    <w:p w14:paraId="22808EC2" w14:textId="06AFFF4F" w:rsidR="00915E98" w:rsidRPr="00121B0C" w:rsidRDefault="00915E98" w:rsidP="009A0F9A">
      <w:pPr>
        <w:pStyle w:val="ListParagraph"/>
        <w:numPr>
          <w:ilvl w:val="0"/>
          <w:numId w:val="29"/>
        </w:numPr>
        <w:rPr>
          <w:rFonts w:ascii="Switzer" w:eastAsia="Switzer" w:hAnsi="Switzer" w:cs="Times New Roman"/>
        </w:rPr>
      </w:pPr>
      <w:r w:rsidRPr="00121B0C">
        <w:rPr>
          <w:b/>
          <w:bCs/>
          <w:lang w:val="en-US"/>
        </w:rPr>
        <w:t xml:space="preserve">Consolidation balance </w:t>
      </w:r>
      <w:r w:rsidR="00121B0C" w:rsidRPr="00121B0C">
        <w:rPr>
          <w:b/>
          <w:bCs/>
          <w:lang w:val="en-US"/>
        </w:rPr>
        <w:t>only</w:t>
      </w:r>
      <w:r w:rsidR="00121B0C">
        <w:rPr>
          <w:lang w:val="en-US"/>
        </w:rPr>
        <w:t xml:space="preserve">:  </w:t>
      </w:r>
      <w:r w:rsidR="00CA67FE">
        <w:rPr>
          <w:lang w:val="en-US"/>
        </w:rPr>
        <w:t>T</w:t>
      </w:r>
      <w:r w:rsidR="00B70BB3">
        <w:rPr>
          <w:lang w:val="en-US"/>
        </w:rPr>
        <w:t xml:space="preserve">he </w:t>
      </w:r>
      <w:r w:rsidR="00121B0C">
        <w:rPr>
          <w:lang w:val="en-US"/>
        </w:rPr>
        <w:t xml:space="preserve">balance of a COTABD is </w:t>
      </w:r>
      <w:r>
        <w:rPr>
          <w:lang w:val="en-US"/>
        </w:rPr>
        <w:t xml:space="preserve">only </w:t>
      </w:r>
      <w:r w:rsidR="00121B0C" w:rsidRPr="00166FDA">
        <w:rPr>
          <w:rFonts w:ascii="Switzer" w:eastAsia="Switzer" w:hAnsi="Switzer" w:cs="Times New Roman"/>
        </w:rPr>
        <w:t>initiated and accounted for through the consolidation process</w:t>
      </w:r>
      <w:r w:rsidR="00121B0C">
        <w:rPr>
          <w:rFonts w:ascii="Switzer" w:eastAsia="Switzer" w:hAnsi="Switzer" w:cs="Times New Roman"/>
        </w:rPr>
        <w:t xml:space="preserve">, </w:t>
      </w:r>
      <w:r w:rsidR="00121B0C" w:rsidRPr="00166FDA">
        <w:rPr>
          <w:rFonts w:ascii="Switzer" w:eastAsia="Switzer" w:hAnsi="Switzer" w:cs="Times New Roman"/>
        </w:rPr>
        <w:t>for example non-controlling interest</w:t>
      </w:r>
      <w:r w:rsidR="000E7500">
        <w:rPr>
          <w:rFonts w:ascii="Switzer" w:eastAsia="Switzer" w:hAnsi="Switzer" w:cs="Times New Roman"/>
        </w:rPr>
        <w:t xml:space="preserve">.  </w:t>
      </w:r>
      <w:r w:rsidR="00A64B58">
        <w:rPr>
          <w:rFonts w:ascii="Switzer" w:eastAsia="Switzer" w:hAnsi="Switzer" w:cs="Times New Roman"/>
        </w:rPr>
        <w:t>The balance</w:t>
      </w:r>
      <w:r w:rsidR="00121B0C">
        <w:rPr>
          <w:rFonts w:ascii="Switzer" w:eastAsia="Switzer" w:hAnsi="Switzer" w:cs="Times New Roman"/>
        </w:rPr>
        <w:t xml:space="preserve"> is not</w:t>
      </w:r>
      <w:r w:rsidR="00121B0C" w:rsidRPr="00D80524">
        <w:rPr>
          <w:rFonts w:ascii="Switzer" w:eastAsia="Switzer" w:hAnsi="Switzer" w:cs="Times New Roman"/>
        </w:rPr>
        <w:t xml:space="preserve"> </w:t>
      </w:r>
      <w:r w:rsidRPr="00D80524">
        <w:rPr>
          <w:rFonts w:ascii="Switzer" w:eastAsia="Switzer" w:hAnsi="Switzer" w:cs="Times New Roman"/>
        </w:rPr>
        <w:t>the accumulation of financial information of entities or business units</w:t>
      </w:r>
      <w:r w:rsidR="00D64F87">
        <w:rPr>
          <w:rFonts w:ascii="Switzer" w:eastAsia="Switzer" w:hAnsi="Switzer" w:cs="Times New Roman"/>
        </w:rPr>
        <w:t>.</w:t>
      </w:r>
    </w:p>
    <w:p w14:paraId="587AD5B6" w14:textId="4ACFD739" w:rsidR="00266E3D" w:rsidRPr="005F0FAD" w:rsidRDefault="005F0FAD" w:rsidP="00C85373">
      <w:pPr>
        <w:pStyle w:val="ListParagraph"/>
        <w:numPr>
          <w:ilvl w:val="0"/>
          <w:numId w:val="3"/>
        </w:numPr>
        <w:jc w:val="both"/>
        <w:rPr>
          <w:lang w:val="en-US"/>
        </w:rPr>
      </w:pPr>
      <w:r>
        <w:rPr>
          <w:b/>
          <w:bCs/>
        </w:rPr>
        <w:t xml:space="preserve">Group audit engagements:  </w:t>
      </w:r>
      <w:r>
        <w:t xml:space="preserve">When the What’s New refers to group audit engagements it includes both </w:t>
      </w:r>
      <w:r>
        <w:rPr>
          <w:rFonts w:eastAsia="Switzer" w:cs="Switzer"/>
        </w:rPr>
        <w:t xml:space="preserve">for </w:t>
      </w:r>
      <w:r w:rsidRPr="00D46425">
        <w:rPr>
          <w:rFonts w:eastAsia="Switzer" w:cs="Switzer"/>
        </w:rPr>
        <w:t>“Audit Group Single”</w:t>
      </w:r>
      <w:r>
        <w:rPr>
          <w:rFonts w:eastAsia="Switzer" w:cs="Switzer"/>
        </w:rPr>
        <w:t xml:space="preserve"> and</w:t>
      </w:r>
      <w:r w:rsidRPr="00D46425">
        <w:rPr>
          <w:rFonts w:eastAsia="Switzer" w:cs="Switzer"/>
        </w:rPr>
        <w:t xml:space="preserve"> “Audit Group Multipl</w:t>
      </w:r>
      <w:r>
        <w:rPr>
          <w:rFonts w:eastAsia="Switzer" w:cs="Switzer"/>
        </w:rPr>
        <w:t>e”.</w:t>
      </w:r>
      <w:r>
        <w:t xml:space="preserve"> </w:t>
      </w:r>
      <w:r w:rsidR="00183F00">
        <w:t xml:space="preserve">  The changes noted in paragraph </w:t>
      </w:r>
      <w:r w:rsidR="00E067E2">
        <w:fldChar w:fldCharType="begin"/>
      </w:r>
      <w:r w:rsidR="00E067E2">
        <w:instrText xml:space="preserve"> REF _Ref172780107 \r \h </w:instrText>
      </w:r>
      <w:r w:rsidR="00E067E2">
        <w:fldChar w:fldCharType="separate"/>
      </w:r>
      <w:r w:rsidR="00B81D23">
        <w:t>3.3</w:t>
      </w:r>
      <w:r w:rsidR="00E067E2">
        <w:fldChar w:fldCharType="end"/>
      </w:r>
      <w:r w:rsidR="00183F00">
        <w:t xml:space="preserve"> applies to</w:t>
      </w:r>
      <w:r w:rsidR="00E3448D">
        <w:t xml:space="preserve"> the group audit engagements, unless otherwise indicated.</w:t>
      </w:r>
    </w:p>
    <w:p w14:paraId="12705BA7" w14:textId="1214F280" w:rsidR="007B5A32" w:rsidRPr="00977615" w:rsidRDefault="00B774B2" w:rsidP="00977615">
      <w:pPr>
        <w:pStyle w:val="Heading3"/>
      </w:pPr>
      <w:bookmarkStart w:id="35" w:name="_Toc168978231"/>
      <w:commentRangeStart w:id="36"/>
      <w:r>
        <w:t>T</w:t>
      </w:r>
      <w:r w:rsidR="007B5A32">
        <w:t>erms entity vs group</w:t>
      </w:r>
      <w:bookmarkEnd w:id="35"/>
      <w:r w:rsidR="007B5A32">
        <w:t xml:space="preserve">  </w:t>
      </w:r>
      <w:commentRangeEnd w:id="36"/>
      <w:r>
        <w:rPr>
          <w:rStyle w:val="CommentReference"/>
        </w:rPr>
        <w:commentReference w:id="36"/>
      </w:r>
    </w:p>
    <w:p w14:paraId="4AD7B9F7" w14:textId="77777777" w:rsidR="00977615" w:rsidRPr="00BE19FF" w:rsidRDefault="00977615" w:rsidP="00977615">
      <w:pPr>
        <w:jc w:val="both"/>
        <w:rPr>
          <w:i/>
          <w:iCs/>
        </w:rPr>
      </w:pPr>
      <w:r w:rsidRPr="00BE19FF">
        <w:rPr>
          <w:lang w:val="en-US"/>
        </w:rPr>
        <w:t>The term</w:t>
      </w:r>
      <w:r>
        <w:rPr>
          <w:lang w:val="en-US"/>
        </w:rPr>
        <w:t xml:space="preserve"> to describe the reporting entity</w:t>
      </w:r>
      <w:r w:rsidRPr="00BE19FF">
        <w:rPr>
          <w:lang w:val="en-US"/>
        </w:rPr>
        <w:t xml:space="preserve"> in procedures and questions in document</w:t>
      </w:r>
      <w:r>
        <w:rPr>
          <w:lang w:val="en-US"/>
        </w:rPr>
        <w:t>s</w:t>
      </w:r>
      <w:r w:rsidRPr="00BE19FF">
        <w:rPr>
          <w:lang w:val="en-US"/>
        </w:rPr>
        <w:t xml:space="preserve"> and letters</w:t>
      </w:r>
      <w:r>
        <w:rPr>
          <w:lang w:val="en-US"/>
        </w:rPr>
        <w:t xml:space="preserve"> are used as follows</w:t>
      </w:r>
      <w:r w:rsidRPr="00BE19FF">
        <w:rPr>
          <w:lang w:val="en-US"/>
        </w:rPr>
        <w:t>:</w:t>
      </w:r>
    </w:p>
    <w:p w14:paraId="51061185" w14:textId="77777777" w:rsidR="00977615" w:rsidRDefault="00977615" w:rsidP="00C85373">
      <w:pPr>
        <w:pStyle w:val="ListParagraph"/>
        <w:numPr>
          <w:ilvl w:val="0"/>
          <w:numId w:val="4"/>
        </w:numPr>
        <w:jc w:val="both"/>
        <w:rPr>
          <w:rFonts w:eastAsia="Switzer" w:cs="Switzer"/>
        </w:rPr>
      </w:pPr>
      <w:r>
        <w:rPr>
          <w:rFonts w:eastAsia="Switzer" w:cs="Switzer"/>
        </w:rPr>
        <w:t>Entity:  F</w:t>
      </w:r>
      <w:r w:rsidRPr="00D46425">
        <w:rPr>
          <w:rFonts w:eastAsia="Switzer" w:cs="Switzer"/>
        </w:rPr>
        <w:t xml:space="preserve">or “Audit Single” and “Audit Group Single” the term “entity” is used </w:t>
      </w:r>
      <w:r>
        <w:rPr>
          <w:rFonts w:eastAsia="Switzer" w:cs="Switzer"/>
        </w:rPr>
        <w:t>as</w:t>
      </w:r>
      <w:r w:rsidRPr="00D46425">
        <w:rPr>
          <w:rFonts w:eastAsia="Switzer" w:cs="Switzer"/>
        </w:rPr>
        <w:t xml:space="preserve"> these engagement</w:t>
      </w:r>
      <w:r>
        <w:rPr>
          <w:rFonts w:eastAsia="Switzer" w:cs="Switzer"/>
        </w:rPr>
        <w:t>s</w:t>
      </w:r>
      <w:r w:rsidRPr="00D46425">
        <w:rPr>
          <w:rFonts w:eastAsia="Switzer" w:cs="Switzer"/>
        </w:rPr>
        <w:t xml:space="preserve"> relates to a single legal entity.</w:t>
      </w:r>
    </w:p>
    <w:p w14:paraId="70DAFE85" w14:textId="12D51ADE" w:rsidR="00977615" w:rsidRPr="00D46425" w:rsidRDefault="00977615" w:rsidP="00C85373">
      <w:pPr>
        <w:pStyle w:val="ListParagraph"/>
        <w:numPr>
          <w:ilvl w:val="0"/>
          <w:numId w:val="4"/>
        </w:numPr>
        <w:jc w:val="both"/>
        <w:rPr>
          <w:rFonts w:eastAsia="Switzer" w:cs="Switzer"/>
        </w:rPr>
      </w:pPr>
      <w:r>
        <w:rPr>
          <w:rFonts w:eastAsia="Switzer" w:cs="Switzer"/>
        </w:rPr>
        <w:t xml:space="preserve">Group:  </w:t>
      </w:r>
      <w:r w:rsidRPr="00D46425">
        <w:rPr>
          <w:rFonts w:eastAsia="Switzer" w:cs="Switzer"/>
        </w:rPr>
        <w:t xml:space="preserve">The term “group” </w:t>
      </w:r>
      <w:r w:rsidR="00134918">
        <w:rPr>
          <w:rFonts w:eastAsia="Switzer" w:cs="Switzer"/>
        </w:rPr>
        <w:t>is</w:t>
      </w:r>
      <w:r w:rsidRPr="00D46425">
        <w:rPr>
          <w:rFonts w:eastAsia="Switzer" w:cs="Switzer"/>
        </w:rPr>
        <w:t xml:space="preserve"> used for “Audit Group Multipl</w:t>
      </w:r>
      <w:r>
        <w:rPr>
          <w:rFonts w:eastAsia="Switzer" w:cs="Switzer"/>
        </w:rPr>
        <w:t>e”, except</w:t>
      </w:r>
      <w:r w:rsidRPr="00D46425">
        <w:rPr>
          <w:rFonts w:eastAsia="Switzer" w:cs="Switzer"/>
        </w:rPr>
        <w:t xml:space="preserve"> where the requirement of ISA 600 (Revised) </w:t>
      </w:r>
      <w:r>
        <w:rPr>
          <w:rFonts w:eastAsia="Switzer" w:cs="Switzer"/>
        </w:rPr>
        <w:t xml:space="preserve">relates </w:t>
      </w:r>
      <w:r w:rsidRPr="00D46425">
        <w:rPr>
          <w:rFonts w:eastAsia="Switzer" w:cs="Switzer"/>
        </w:rPr>
        <w:t>to the entities or business units within the group.</w:t>
      </w:r>
    </w:p>
    <w:p w14:paraId="605D3084" w14:textId="6375FC06" w:rsidR="007B5A32" w:rsidRPr="00977615" w:rsidRDefault="00EA6796" w:rsidP="00977615">
      <w:pPr>
        <w:pStyle w:val="Heading3"/>
      </w:pPr>
      <w:bookmarkStart w:id="37" w:name="_Toc168978232"/>
      <w:r>
        <w:t>G</w:t>
      </w:r>
      <w:r w:rsidR="007B5A32" w:rsidRPr="00140732">
        <w:t>roup audit</w:t>
      </w:r>
      <w:r>
        <w:t xml:space="preserve"> only documents</w:t>
      </w:r>
      <w:bookmarkEnd w:id="37"/>
    </w:p>
    <w:p w14:paraId="74DDD4F3" w14:textId="2C713DC5" w:rsidR="00766BD1" w:rsidRDefault="008757B0" w:rsidP="00766BD1">
      <w:pPr>
        <w:rPr>
          <w:rFonts w:eastAsia="Switzer" w:cs="Switzer"/>
        </w:rPr>
      </w:pPr>
      <w:r>
        <w:rPr>
          <w:rFonts w:eastAsia="Switzer" w:cs="Switzer"/>
        </w:rPr>
        <w:t xml:space="preserve">Documents that are intended only for the group audit engagements </w:t>
      </w:r>
      <w:r w:rsidRPr="00140732">
        <w:rPr>
          <w:rFonts w:eastAsia="Switzer" w:cs="Switzer"/>
        </w:rPr>
        <w:t>are identified with a “G” after the number of the document</w:t>
      </w:r>
      <w:r>
        <w:rPr>
          <w:rFonts w:eastAsia="Switzer" w:cs="Switzer"/>
        </w:rPr>
        <w:t xml:space="preserve">. </w:t>
      </w:r>
    </w:p>
    <w:p w14:paraId="7CC1D453" w14:textId="77777777" w:rsidR="00766BD1" w:rsidRDefault="00766BD1" w:rsidP="00766BD1"/>
    <w:p w14:paraId="1F787FBA" w14:textId="14E7408A" w:rsidR="00766BD1" w:rsidRDefault="00766BD1" w:rsidP="00766BD1">
      <w:r>
        <w:t xml:space="preserve">A warning will appear </w:t>
      </w:r>
      <w:r w:rsidR="0038647B">
        <w:t xml:space="preserve">in these documents </w:t>
      </w:r>
      <w:r>
        <w:t>when users selected “Audit Single” or “Review”</w:t>
      </w:r>
      <w:r w:rsidR="00C23FE1">
        <w:t xml:space="preserve"> informing users that the document is only applicable to group audit engagements</w:t>
      </w:r>
      <w:r>
        <w:t>.</w:t>
      </w:r>
    </w:p>
    <w:p w14:paraId="77CE67F1" w14:textId="255745C5" w:rsidR="00766BD1" w:rsidRPr="00140732" w:rsidRDefault="000C67CB" w:rsidP="008757B0">
      <w:pPr>
        <w:jc w:val="both"/>
        <w:rPr>
          <w:rFonts w:eastAsia="Switzer" w:cs="Switzer"/>
        </w:rPr>
      </w:pPr>
      <w:r>
        <w:rPr>
          <w:noProof/>
        </w:rPr>
        <w:drawing>
          <wp:inline distT="0" distB="0" distL="0" distR="0" wp14:anchorId="201C6265" wp14:editId="73F7F665">
            <wp:extent cx="5156046" cy="956310"/>
            <wp:effectExtent l="0" t="0" r="6985" b="0"/>
            <wp:docPr id="20062755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75503" name="Picture 1" descr="A screenshot of a computer screen&#10;&#10;Description automatically generated"/>
                    <pic:cNvPicPr/>
                  </pic:nvPicPr>
                  <pic:blipFill rotWithShape="1">
                    <a:blip r:embed="rId34"/>
                    <a:srcRect l="2233" t="14795" b="6857"/>
                    <a:stretch/>
                  </pic:blipFill>
                  <pic:spPr bwMode="auto">
                    <a:xfrm>
                      <a:off x="0" y="0"/>
                      <a:ext cx="5174491" cy="959731"/>
                    </a:xfrm>
                    <a:prstGeom prst="rect">
                      <a:avLst/>
                    </a:prstGeom>
                    <a:ln>
                      <a:noFill/>
                    </a:ln>
                    <a:extLst>
                      <a:ext uri="{53640926-AAD7-44D8-BBD7-CCE9431645EC}">
                        <a14:shadowObscured xmlns:a14="http://schemas.microsoft.com/office/drawing/2010/main"/>
                      </a:ext>
                    </a:extLst>
                  </pic:spPr>
                </pic:pic>
              </a:graphicData>
            </a:graphic>
          </wp:inline>
        </w:drawing>
      </w:r>
    </w:p>
    <w:p w14:paraId="5A1F3B82" w14:textId="38E1F773" w:rsidR="00A80C67" w:rsidRDefault="00A80C67" w:rsidP="00FA1669">
      <w:pPr>
        <w:pStyle w:val="Heading3"/>
      </w:pPr>
      <w:bookmarkStart w:id="38" w:name="_Toc168978233"/>
      <w:r>
        <w:lastRenderedPageBreak/>
        <w:t>Group</w:t>
      </w:r>
      <w:r w:rsidR="002A73C3">
        <w:t xml:space="preserve"> information interaction</w:t>
      </w:r>
    </w:p>
    <w:p w14:paraId="5CEB57C6" w14:textId="118A51EB" w:rsidR="000A7850" w:rsidRDefault="00DE334E" w:rsidP="000A7850">
      <w:r>
        <w:rPr>
          <w:noProof/>
        </w:rPr>
        <mc:AlternateContent>
          <mc:Choice Requires="wps">
            <w:drawing>
              <wp:anchor distT="45720" distB="45720" distL="114300" distR="114300" simplePos="0" relativeHeight="251658244" behindDoc="0" locked="0" layoutInCell="1" allowOverlap="1" wp14:anchorId="03A7D40F" wp14:editId="78336FCC">
                <wp:simplePos x="0" y="0"/>
                <wp:positionH relativeFrom="column">
                  <wp:posOffset>-541817</wp:posOffset>
                </wp:positionH>
                <wp:positionV relativeFrom="paragraph">
                  <wp:posOffset>892175</wp:posOffset>
                </wp:positionV>
                <wp:extent cx="2360930" cy="1404620"/>
                <wp:effectExtent l="1587" t="0" r="2858"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12709064" w14:textId="5F6DEBF7" w:rsidR="00DE334E" w:rsidRPr="004E1A80" w:rsidRDefault="00DE334E" w:rsidP="00DE334E">
                            <w:pPr>
                              <w:jc w:val="center"/>
                              <w:rPr>
                                <w:b/>
                                <w:color w:val="1C5EED" w:themeColor="accent4"/>
                                <w:sz w:val="28"/>
                                <w:szCs w:val="28"/>
                              </w:rPr>
                            </w:pPr>
                            <w:r w:rsidRPr="004E1A80">
                              <w:rPr>
                                <w:b/>
                                <w:bCs/>
                                <w:color w:val="1C5EED" w:themeColor="accent4"/>
                                <w:sz w:val="28"/>
                                <w:szCs w:val="28"/>
                              </w:rPr>
                              <w:t>Planning</w:t>
                            </w:r>
                            <w:r w:rsidR="004E1A80">
                              <w:rPr>
                                <w:b/>
                                <w:bCs/>
                                <w:color w:val="1C5EED" w:themeColor="accent4"/>
                                <w:sz w:val="28"/>
                                <w:szCs w:val="28"/>
                              </w:rPr>
                              <w:t xml:space="preserve"> and risk assessment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3A7D40F" id="Text Box 2" o:spid="_x0000_s1036" type="#_x0000_t202" style="position:absolute;margin-left:-42.65pt;margin-top:70.25pt;width:185.9pt;height:110.6pt;rotation:-90;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" filled="f" stroked="f">
                <v:textbox style="mso-fit-shape-to-text:t">
                  <w:txbxContent>
                    <w:p w14:paraId="12709064" w14:textId="5F6DEBF7" w:rsidR="00DE334E" w:rsidRPr="004E1A80" w:rsidRDefault="00DE334E" w:rsidP="00DE334E">
                      <w:pPr>
                        <w:jc w:val="center"/>
                        <w:rPr>
                          <w:b/>
                          <w:color w:val="1C5EED" w:themeColor="accent4"/>
                          <w:sz w:val="28"/>
                          <w:szCs w:val="28"/>
                        </w:rPr>
                      </w:pPr>
                      <w:r w:rsidRPr="004E1A80">
                        <w:rPr>
                          <w:b/>
                          <w:bCs/>
                          <w:color w:val="1C5EED" w:themeColor="accent4"/>
                          <w:sz w:val="28"/>
                          <w:szCs w:val="28"/>
                        </w:rPr>
                        <w:t>Planning</w:t>
                      </w:r>
                      <w:r w:rsidR="004E1A80">
                        <w:rPr>
                          <w:b/>
                          <w:bCs/>
                          <w:color w:val="1C5EED" w:themeColor="accent4"/>
                          <w:sz w:val="28"/>
                          <w:szCs w:val="28"/>
                        </w:rPr>
                        <w:t xml:space="preserve"> and risk assessment</w:t>
                      </w:r>
                    </w:p>
                  </w:txbxContent>
                </v:textbox>
              </v:shape>
            </w:pict>
          </mc:Fallback>
        </mc:AlternateContent>
      </w:r>
      <w:r w:rsidR="00E460D4">
        <w:rPr>
          <w:noProof/>
          <w14:ligatures w14:val="standardContextual"/>
        </w:rPr>
        <w:drawing>
          <wp:inline distT="0" distB="0" distL="0" distR="0" wp14:anchorId="4E02D90F" wp14:editId="0C1536DB">
            <wp:extent cx="5486400" cy="3200400"/>
            <wp:effectExtent l="0" t="0" r="0" b="0"/>
            <wp:docPr id="32401638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57DF5665" w14:textId="727F6055" w:rsidR="00AC54C7" w:rsidRDefault="00AC54C7" w:rsidP="000A7850"/>
    <w:p w14:paraId="07BD54C0" w14:textId="7030595A" w:rsidR="00FE7221" w:rsidRPr="000A7850" w:rsidRDefault="003A0EA3" w:rsidP="000A7850">
      <w:r>
        <w:rPr>
          <w:noProof/>
        </w:rPr>
        <mc:AlternateContent>
          <mc:Choice Requires="wps">
            <w:drawing>
              <wp:anchor distT="45720" distB="45720" distL="114300" distR="114300" simplePos="0" relativeHeight="251658245" behindDoc="0" locked="0" layoutInCell="1" allowOverlap="1" wp14:anchorId="1F83F87D" wp14:editId="25027F89">
                <wp:simplePos x="0" y="0"/>
                <wp:positionH relativeFrom="column">
                  <wp:posOffset>-566539</wp:posOffset>
                </wp:positionH>
                <wp:positionV relativeFrom="paragraph">
                  <wp:posOffset>820865</wp:posOffset>
                </wp:positionV>
                <wp:extent cx="2360930" cy="1404620"/>
                <wp:effectExtent l="1587" t="0" r="2858" b="0"/>
                <wp:wrapNone/>
                <wp:docPr id="1902657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096C94B6" w14:textId="549DD414" w:rsidR="009B7B4E" w:rsidRPr="00C9348E" w:rsidRDefault="003A0EA3" w:rsidP="009B7B4E">
                            <w:pPr>
                              <w:jc w:val="center"/>
                              <w:rPr>
                                <w:b/>
                                <w:bCs/>
                                <w:color w:val="1C5EED" w:themeColor="accent4"/>
                                <w:sz w:val="28"/>
                                <w:szCs w:val="28"/>
                              </w:rPr>
                            </w:pPr>
                            <w:r>
                              <w:rPr>
                                <w:b/>
                                <w:bCs/>
                                <w:color w:val="1C5EED" w:themeColor="accent4"/>
                                <w:sz w:val="28"/>
                                <w:szCs w:val="28"/>
                              </w:rPr>
                              <w:t>Audit response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F83F87D" id="_x0000_s1037" type="#_x0000_t202" style="position:absolute;margin-left:-44.6pt;margin-top:64.65pt;width:185.9pt;height:110.6pt;rotation:-90;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" filled="f" stroked="f">
                <v:textbox style="mso-fit-shape-to-text:t">
                  <w:txbxContent>
                    <w:p w14:paraId="096C94B6" w14:textId="549DD414" w:rsidR="009B7B4E" w:rsidRPr="00C9348E" w:rsidRDefault="003A0EA3" w:rsidP="009B7B4E">
                      <w:pPr>
                        <w:jc w:val="center"/>
                        <w:rPr>
                          <w:b/>
                          <w:bCs/>
                          <w:color w:val="1C5EED" w:themeColor="accent4"/>
                          <w:sz w:val="28"/>
                          <w:szCs w:val="28"/>
                        </w:rPr>
                      </w:pPr>
                      <w:r>
                        <w:rPr>
                          <w:b/>
                          <w:bCs/>
                          <w:color w:val="1C5EED" w:themeColor="accent4"/>
                          <w:sz w:val="28"/>
                          <w:szCs w:val="28"/>
                        </w:rPr>
                        <w:t>Audit response</w:t>
                      </w:r>
                    </w:p>
                  </w:txbxContent>
                </v:textbox>
              </v:shape>
            </w:pict>
          </mc:Fallback>
        </mc:AlternateContent>
      </w:r>
      <w:r w:rsidR="00FE7221">
        <w:rPr>
          <w:noProof/>
          <w14:ligatures w14:val="standardContextual"/>
        </w:rPr>
        <w:drawing>
          <wp:inline distT="0" distB="0" distL="0" distR="0" wp14:anchorId="2A7F0C72" wp14:editId="489DC155">
            <wp:extent cx="5433237" cy="3040912"/>
            <wp:effectExtent l="0" t="0" r="0" b="0"/>
            <wp:docPr id="2140799304"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bookmarkEnd w:id="38"/>
    <w:p w14:paraId="7F5BEF6C" w14:textId="69A887EC" w:rsidR="000543D3" w:rsidRDefault="000543D3" w:rsidP="00FA1669">
      <w:pPr>
        <w:pStyle w:val="Heading3"/>
      </w:pPr>
      <w:commentRangeStart w:id="39"/>
      <w:commentRangeStart w:id="40"/>
      <w:commentRangeStart w:id="41"/>
      <w:commentRangeStart w:id="42"/>
      <w:r>
        <w:t xml:space="preserve">Risk </w:t>
      </w:r>
      <w:r w:rsidR="569CB359">
        <w:t>dialog</w:t>
      </w:r>
      <w:commentRangeEnd w:id="39"/>
      <w:r>
        <w:rPr>
          <w:rStyle w:val="CommentReference"/>
        </w:rPr>
        <w:commentReference w:id="39"/>
      </w:r>
      <w:commentRangeEnd w:id="40"/>
      <w:r>
        <w:rPr>
          <w:rStyle w:val="CommentReference"/>
        </w:rPr>
        <w:commentReference w:id="40"/>
      </w:r>
      <w:commentRangeEnd w:id="41"/>
      <w:r>
        <w:rPr>
          <w:rStyle w:val="CommentReference"/>
        </w:rPr>
        <w:commentReference w:id="41"/>
      </w:r>
      <w:commentRangeEnd w:id="42"/>
      <w:r>
        <w:rPr>
          <w:rStyle w:val="CommentReference"/>
        </w:rPr>
        <w:commentReference w:id="42"/>
      </w:r>
    </w:p>
    <w:p w14:paraId="1096378A" w14:textId="269CBD66" w:rsidR="000543D3" w:rsidRDefault="00274DFE" w:rsidP="000543D3">
      <w:r>
        <w:t xml:space="preserve">Two </w:t>
      </w:r>
      <w:r w:rsidR="002A2D85">
        <w:t>additions</w:t>
      </w:r>
      <w:r>
        <w:t xml:space="preserve"> have been </w:t>
      </w:r>
      <w:r w:rsidR="00C23FE1">
        <w:t>included</w:t>
      </w:r>
      <w:r w:rsidR="000B50F4">
        <w:t xml:space="preserve"> </w:t>
      </w:r>
      <w:r>
        <w:t xml:space="preserve">to the </w:t>
      </w:r>
      <w:r w:rsidR="002E5BC6">
        <w:t xml:space="preserve">risk </w:t>
      </w:r>
      <w:r w:rsidR="30F91F91">
        <w:t>dialog</w:t>
      </w:r>
      <w:r>
        <w:t xml:space="preserve"> for group audit engagements:</w:t>
      </w:r>
    </w:p>
    <w:p w14:paraId="50085D7F" w14:textId="77777777" w:rsidR="00C23FE1" w:rsidRDefault="00C23FE1" w:rsidP="000543D3"/>
    <w:p w14:paraId="061B8BE6" w14:textId="1BD5234D" w:rsidR="00080E72" w:rsidRDefault="000B50F4" w:rsidP="009A0F9A">
      <w:pPr>
        <w:pStyle w:val="ListParagraph"/>
        <w:numPr>
          <w:ilvl w:val="0"/>
          <w:numId w:val="40"/>
        </w:numPr>
        <w:rPr>
          <w:rFonts w:ascii="Switzer" w:eastAsia="Switzer" w:hAnsi="Switzer" w:cs="Times New Roman"/>
        </w:rPr>
      </w:pPr>
      <w:r w:rsidRPr="00FB1103">
        <w:rPr>
          <w:b/>
          <w:bCs/>
        </w:rPr>
        <w:t>Inherent risk factors</w:t>
      </w:r>
      <w:r>
        <w:t xml:space="preserve"> –</w:t>
      </w:r>
      <w:r w:rsidR="00FB1103">
        <w:t xml:space="preserve"> </w:t>
      </w:r>
      <w:r w:rsidR="00FB1103" w:rsidRPr="00FB1103">
        <w:rPr>
          <w:rFonts w:ascii="Switzer" w:eastAsia="Switzer" w:hAnsi="Switzer" w:cs="Times New Roman"/>
        </w:rPr>
        <w:t xml:space="preserve">When users record an inherent risk using the </w:t>
      </w:r>
      <w:r w:rsidR="10D10220" w:rsidRPr="00FB1103">
        <w:rPr>
          <w:rFonts w:ascii="Switzer" w:eastAsia="Switzer" w:hAnsi="Switzer" w:cs="Times New Roman"/>
        </w:rPr>
        <w:t>record</w:t>
      </w:r>
      <w:r w:rsidR="002E5BC6">
        <w:rPr>
          <w:rFonts w:ascii="Switzer" w:eastAsia="Switzer" w:hAnsi="Switzer" w:cs="Times New Roman"/>
        </w:rPr>
        <w:t xml:space="preserve"> button</w:t>
      </w:r>
      <w:r w:rsidR="00FB1103" w:rsidRPr="00FB1103">
        <w:rPr>
          <w:rFonts w:ascii="Switzer" w:eastAsia="Switzer" w:hAnsi="Switzer" w:cs="Times New Roman"/>
        </w:rPr>
        <w:t xml:space="preserve">, users will now have the option to select “Consolidation process” as an inherent risk factor. </w:t>
      </w:r>
      <w:r w:rsidR="0084091C">
        <w:rPr>
          <w:rFonts w:ascii="Switzer" w:eastAsia="Switzer" w:hAnsi="Switzer" w:cs="Times New Roman"/>
        </w:rPr>
        <w:t xml:space="preserve"> Refer to para</w:t>
      </w:r>
      <w:r w:rsidR="000E08FF">
        <w:rPr>
          <w:rFonts w:ascii="Switzer" w:eastAsia="Switzer" w:hAnsi="Switzer" w:cs="Times New Roman"/>
        </w:rPr>
        <w:t xml:space="preserve"> </w:t>
      </w:r>
      <w:r w:rsidR="000E08FF">
        <w:rPr>
          <w:rFonts w:ascii="Switzer" w:eastAsia="Switzer" w:hAnsi="Switzer" w:cs="Times New Roman"/>
        </w:rPr>
        <w:fldChar w:fldCharType="begin"/>
      </w:r>
      <w:r w:rsidR="000E08FF">
        <w:rPr>
          <w:rFonts w:ascii="Switzer" w:eastAsia="Switzer" w:hAnsi="Switzer" w:cs="Times New Roman"/>
        </w:rPr>
        <w:instrText xml:space="preserve"> REF _Ref168977530 \r \h </w:instrText>
      </w:r>
      <w:r w:rsidR="000E08FF">
        <w:rPr>
          <w:rFonts w:ascii="Switzer" w:eastAsia="Switzer" w:hAnsi="Switzer" w:cs="Times New Roman"/>
        </w:rPr>
      </w:r>
      <w:r w:rsidR="000E08FF">
        <w:rPr>
          <w:rFonts w:ascii="Switzer" w:eastAsia="Switzer" w:hAnsi="Switzer" w:cs="Times New Roman"/>
        </w:rPr>
        <w:fldChar w:fldCharType="separate"/>
      </w:r>
      <w:r w:rsidR="00B81D23">
        <w:rPr>
          <w:rFonts w:ascii="Switzer" w:eastAsia="Switzer" w:hAnsi="Switzer" w:cs="Times New Roman"/>
        </w:rPr>
        <w:t>3.3</w:t>
      </w:r>
      <w:r w:rsidR="00B11B96">
        <w:rPr>
          <w:rFonts w:ascii="Switzer" w:eastAsia="Switzer" w:hAnsi="Switzer" w:cs="Times New Roman"/>
        </w:rPr>
        <w:t>.18</w:t>
      </w:r>
      <w:r w:rsidR="000E08FF">
        <w:rPr>
          <w:rFonts w:ascii="Switzer" w:eastAsia="Switzer" w:hAnsi="Switzer" w:cs="Times New Roman"/>
        </w:rPr>
        <w:fldChar w:fldCharType="end"/>
      </w:r>
      <w:r w:rsidR="000E08FF">
        <w:rPr>
          <w:rFonts w:ascii="Switzer" w:eastAsia="Switzer" w:hAnsi="Switzer" w:cs="Times New Roman"/>
        </w:rPr>
        <w:t xml:space="preserve"> and </w:t>
      </w:r>
      <w:r w:rsidR="0084091C">
        <w:rPr>
          <w:rFonts w:ascii="Switzer" w:eastAsia="Switzer" w:hAnsi="Switzer" w:cs="Times New Roman"/>
        </w:rPr>
        <w:t xml:space="preserve"> </w:t>
      </w:r>
      <w:r w:rsidR="00E67EA9">
        <w:rPr>
          <w:rFonts w:ascii="Switzer" w:eastAsia="Switzer" w:hAnsi="Switzer" w:cs="Times New Roman"/>
        </w:rPr>
        <w:fldChar w:fldCharType="begin"/>
      </w:r>
      <w:r w:rsidR="00E67EA9">
        <w:rPr>
          <w:rFonts w:ascii="Switzer" w:eastAsia="Switzer" w:hAnsi="Switzer" w:cs="Times New Roman"/>
        </w:rPr>
        <w:instrText xml:space="preserve"> REF _Ref168977483 \r \h </w:instrText>
      </w:r>
      <w:r w:rsidR="00E67EA9">
        <w:rPr>
          <w:rFonts w:ascii="Switzer" w:eastAsia="Switzer" w:hAnsi="Switzer" w:cs="Times New Roman"/>
        </w:rPr>
      </w:r>
      <w:r w:rsidR="00E67EA9">
        <w:rPr>
          <w:rFonts w:ascii="Switzer" w:eastAsia="Switzer" w:hAnsi="Switzer" w:cs="Times New Roman"/>
        </w:rPr>
        <w:fldChar w:fldCharType="separate"/>
      </w:r>
      <w:r w:rsidR="00B81D23">
        <w:rPr>
          <w:rFonts w:ascii="Switzer" w:eastAsia="Switzer" w:hAnsi="Switzer" w:cs="Times New Roman"/>
        </w:rPr>
        <w:t>3.3</w:t>
      </w:r>
      <w:r w:rsidR="00B11B96">
        <w:rPr>
          <w:rFonts w:ascii="Switzer" w:eastAsia="Switzer" w:hAnsi="Switzer" w:cs="Times New Roman"/>
        </w:rPr>
        <w:t>.20</w:t>
      </w:r>
      <w:r w:rsidR="00E67EA9">
        <w:rPr>
          <w:rFonts w:ascii="Switzer" w:eastAsia="Switzer" w:hAnsi="Switzer" w:cs="Times New Roman"/>
        </w:rPr>
        <w:fldChar w:fldCharType="end"/>
      </w:r>
      <w:r w:rsidR="00E67EA9">
        <w:rPr>
          <w:rFonts w:ascii="Switzer" w:eastAsia="Switzer" w:hAnsi="Switzer" w:cs="Times New Roman"/>
        </w:rPr>
        <w:t xml:space="preserve"> for further detail about the</w:t>
      </w:r>
      <w:r w:rsidR="00E25DF9">
        <w:rPr>
          <w:rFonts w:ascii="Switzer" w:eastAsia="Switzer" w:hAnsi="Switzer" w:cs="Times New Roman"/>
        </w:rPr>
        <w:t xml:space="preserve"> new </w:t>
      </w:r>
      <w:r w:rsidR="000E08FF">
        <w:rPr>
          <w:rFonts w:ascii="Switzer" w:eastAsia="Switzer" w:hAnsi="Switzer" w:cs="Times New Roman"/>
        </w:rPr>
        <w:t>audit procedure</w:t>
      </w:r>
      <w:r w:rsidR="00E25DF9">
        <w:rPr>
          <w:rFonts w:ascii="Switzer" w:eastAsia="Switzer" w:hAnsi="Switzer" w:cs="Times New Roman"/>
        </w:rPr>
        <w:t xml:space="preserve"> “Consolidation process”</w:t>
      </w:r>
      <w:r w:rsidR="000E08FF">
        <w:rPr>
          <w:rFonts w:ascii="Switzer" w:eastAsia="Switzer" w:hAnsi="Switzer" w:cs="Times New Roman"/>
        </w:rPr>
        <w:t>.</w:t>
      </w:r>
    </w:p>
    <w:p w14:paraId="5FC113E6" w14:textId="30121169" w:rsidR="003E3D52" w:rsidRPr="0019138F" w:rsidRDefault="000B50F4" w:rsidP="009A0F9A">
      <w:pPr>
        <w:pStyle w:val="ListParagraph"/>
        <w:numPr>
          <w:ilvl w:val="0"/>
          <w:numId w:val="40"/>
        </w:numPr>
        <w:rPr>
          <w:b/>
          <w:bCs/>
        </w:rPr>
      </w:pPr>
      <w:r w:rsidRPr="0019138F">
        <w:rPr>
          <w:b/>
          <w:bCs/>
        </w:rPr>
        <w:t xml:space="preserve">Entity or business units to which risks </w:t>
      </w:r>
      <w:proofErr w:type="gramStart"/>
      <w:r w:rsidRPr="0019138F">
        <w:rPr>
          <w:b/>
          <w:bCs/>
        </w:rPr>
        <w:t>relates</w:t>
      </w:r>
      <w:proofErr w:type="gramEnd"/>
      <w:r w:rsidR="00FB1103" w:rsidRPr="0019138F">
        <w:rPr>
          <w:b/>
          <w:bCs/>
        </w:rPr>
        <w:t xml:space="preserve"> - </w:t>
      </w:r>
      <w:r w:rsidR="00FB1103">
        <w:t xml:space="preserve">Users can </w:t>
      </w:r>
      <w:r w:rsidR="00382562">
        <w:t xml:space="preserve">select </w:t>
      </w:r>
      <w:r w:rsidR="00FB1103">
        <w:t>the entit</w:t>
      </w:r>
      <w:r w:rsidR="00382562">
        <w:t>y</w:t>
      </w:r>
      <w:r w:rsidR="00FB1103">
        <w:t xml:space="preserve"> or business unit the risk relates to</w:t>
      </w:r>
      <w:r w:rsidR="003E3D52">
        <w:t xml:space="preserve"> (if any)</w:t>
      </w:r>
      <w:r w:rsidR="00382562">
        <w:t xml:space="preserve"> from a dropdown list </w:t>
      </w:r>
      <w:r w:rsidR="007462CD">
        <w:t>populated based on the entities and business units added on 11.20G</w:t>
      </w:r>
      <w:r w:rsidR="003E3D52">
        <w:t>.</w:t>
      </w:r>
      <w:r w:rsidR="00080E72">
        <w:t xml:space="preserve">  The name of the entity or business units to which the risk relates will be included in 11.60 Risk assessment at assertion level.</w:t>
      </w:r>
      <w:r w:rsidR="00A2161B">
        <w:t xml:space="preserve"> </w:t>
      </w:r>
    </w:p>
    <w:p w14:paraId="6DA52451" w14:textId="77777777" w:rsidR="0019138F" w:rsidRPr="0019138F" w:rsidRDefault="0019138F" w:rsidP="00FF6745">
      <w:pPr>
        <w:pStyle w:val="ListParagraph"/>
        <w:ind w:left="360"/>
        <w:rPr>
          <w:b/>
          <w:bCs/>
        </w:rPr>
      </w:pPr>
    </w:p>
    <w:p w14:paraId="7F3AA4AB" w14:textId="76E1FDCB" w:rsidR="00CC4919" w:rsidRDefault="00CC4919" w:rsidP="003E3D52">
      <w:pPr>
        <w:rPr>
          <w:b/>
          <w:bCs/>
        </w:rPr>
      </w:pPr>
      <w:r>
        <w:rPr>
          <w:noProof/>
        </w:rPr>
        <w:lastRenderedPageBreak/>
        <w:drawing>
          <wp:inline distT="0" distB="0" distL="0" distR="0" wp14:anchorId="3626498F" wp14:editId="4CDAE9AC">
            <wp:extent cx="5731510" cy="4408805"/>
            <wp:effectExtent l="0" t="0" r="2540" b="0"/>
            <wp:docPr id="87338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8271" name="Picture 1" descr="A screenshot of a computer&#10;&#10;Description automatically generated"/>
                    <pic:cNvPicPr/>
                  </pic:nvPicPr>
                  <pic:blipFill>
                    <a:blip r:embed="rId45"/>
                    <a:stretch>
                      <a:fillRect/>
                    </a:stretch>
                  </pic:blipFill>
                  <pic:spPr>
                    <a:xfrm>
                      <a:off x="0" y="0"/>
                      <a:ext cx="5731510" cy="4408805"/>
                    </a:xfrm>
                    <a:prstGeom prst="rect">
                      <a:avLst/>
                    </a:prstGeom>
                  </pic:spPr>
                </pic:pic>
              </a:graphicData>
            </a:graphic>
          </wp:inline>
        </w:drawing>
      </w:r>
    </w:p>
    <w:p w14:paraId="1C32073D" w14:textId="42B04536" w:rsidR="007B5A32" w:rsidRDefault="007B5A32" w:rsidP="00FA1669">
      <w:pPr>
        <w:pStyle w:val="Heading3"/>
      </w:pPr>
      <w:bookmarkStart w:id="44" w:name="_Toc168978234"/>
      <w:r w:rsidRPr="00405F57">
        <w:t>Aggregated or consolidated financial information</w:t>
      </w:r>
      <w:bookmarkEnd w:id="44"/>
      <w:r w:rsidRPr="00405F57">
        <w:t xml:space="preserve">  </w:t>
      </w:r>
    </w:p>
    <w:p w14:paraId="4E2A2881" w14:textId="77777777" w:rsidR="00FA1669" w:rsidRPr="00405F57" w:rsidRDefault="00FA1669" w:rsidP="00FA1669">
      <w:pPr>
        <w:spacing w:after="160" w:line="278" w:lineRule="auto"/>
        <w:jc w:val="both"/>
        <w:rPr>
          <w:lang w:val="en-US"/>
        </w:rPr>
      </w:pPr>
      <w:r w:rsidRPr="00405F57">
        <w:rPr>
          <w:rFonts w:eastAsia="Switzer" w:cs="Switzer"/>
        </w:rPr>
        <w:t xml:space="preserve">The following documents will include </w:t>
      </w:r>
      <w:r w:rsidRPr="00405F57">
        <w:rPr>
          <w:lang w:val="en-US"/>
        </w:rPr>
        <w:t xml:space="preserve">the consolidated or aggregated financial information for </w:t>
      </w:r>
      <w:r>
        <w:rPr>
          <w:lang w:val="en-US"/>
        </w:rPr>
        <w:t>the group audit engagements</w:t>
      </w:r>
      <w:r w:rsidRPr="00405F57">
        <w:rPr>
          <w:lang w:val="en-US"/>
        </w:rPr>
        <w:t xml:space="preserve"> when the CWWP consolidation function</w:t>
      </w:r>
      <w:r>
        <w:rPr>
          <w:lang w:val="en-US"/>
        </w:rPr>
        <w:t xml:space="preserve"> is used</w:t>
      </w:r>
      <w:r w:rsidRPr="00405F57">
        <w:rPr>
          <w:lang w:val="en-US"/>
        </w:rPr>
        <w:t>:</w:t>
      </w:r>
    </w:p>
    <w:p w14:paraId="4260C696" w14:textId="77777777" w:rsidR="00FA1669" w:rsidRDefault="00FA1669" w:rsidP="00C85373">
      <w:pPr>
        <w:pStyle w:val="ListParagraph"/>
        <w:numPr>
          <w:ilvl w:val="0"/>
          <w:numId w:val="4"/>
        </w:numPr>
        <w:spacing w:after="160" w:line="278" w:lineRule="auto"/>
        <w:jc w:val="both"/>
        <w:rPr>
          <w:lang w:val="en-US"/>
        </w:rPr>
      </w:pPr>
      <w:r>
        <w:rPr>
          <w:lang w:val="en-US"/>
        </w:rPr>
        <w:t xml:space="preserve">10.60 Overall materiality assessment.  </w:t>
      </w:r>
    </w:p>
    <w:p w14:paraId="15AF4DA6" w14:textId="77777777" w:rsidR="00FA1669" w:rsidRDefault="00FA1669" w:rsidP="00C85373">
      <w:pPr>
        <w:pStyle w:val="ListParagraph"/>
        <w:numPr>
          <w:ilvl w:val="0"/>
          <w:numId w:val="4"/>
        </w:numPr>
        <w:spacing w:after="160" w:line="278" w:lineRule="auto"/>
        <w:jc w:val="both"/>
        <w:rPr>
          <w:lang w:val="en-US"/>
        </w:rPr>
      </w:pPr>
      <w:r>
        <w:rPr>
          <w:lang w:val="en-US"/>
        </w:rPr>
        <w:t>10.51 Types and volumes of transactions.</w:t>
      </w:r>
    </w:p>
    <w:p w14:paraId="01429507" w14:textId="77777777" w:rsidR="00FA1669" w:rsidRDefault="00FA1669" w:rsidP="00C85373">
      <w:pPr>
        <w:pStyle w:val="ListParagraph"/>
        <w:numPr>
          <w:ilvl w:val="0"/>
          <w:numId w:val="4"/>
        </w:numPr>
        <w:spacing w:after="160" w:line="278" w:lineRule="auto"/>
        <w:jc w:val="both"/>
        <w:rPr>
          <w:lang w:val="en-US"/>
        </w:rPr>
      </w:pPr>
      <w:r>
        <w:rPr>
          <w:lang w:val="en-US"/>
        </w:rPr>
        <w:t xml:space="preserve">10.50G </w:t>
      </w:r>
      <w:r>
        <w:rPr>
          <w:rFonts w:eastAsia="Switzer" w:cs="Switzer"/>
        </w:rPr>
        <w:t>(New)</w:t>
      </w:r>
      <w:r w:rsidRPr="00140732">
        <w:rPr>
          <w:rFonts w:eastAsia="Switzer" w:cs="Switzer"/>
        </w:rPr>
        <w:t xml:space="preserve"> Plan extent of risk assessment procedures</w:t>
      </w:r>
      <w:r>
        <w:rPr>
          <w:rFonts w:eastAsia="Switzer" w:cs="Switzer"/>
        </w:rPr>
        <w:t>.</w:t>
      </w:r>
    </w:p>
    <w:p w14:paraId="725BD819" w14:textId="77777777" w:rsidR="00FA1669" w:rsidRDefault="00FA1669" w:rsidP="00C85373">
      <w:pPr>
        <w:pStyle w:val="ListParagraph"/>
        <w:numPr>
          <w:ilvl w:val="0"/>
          <w:numId w:val="4"/>
        </w:numPr>
        <w:spacing w:after="160" w:line="278" w:lineRule="auto"/>
        <w:jc w:val="both"/>
        <w:rPr>
          <w:lang w:val="en-US"/>
        </w:rPr>
      </w:pPr>
      <w:r w:rsidRPr="00ED7A03">
        <w:rPr>
          <w:lang w:val="en-US"/>
        </w:rPr>
        <w:t>10.52 Preliminary analytical review.</w:t>
      </w:r>
    </w:p>
    <w:p w14:paraId="487E3DE1" w14:textId="77777777" w:rsidR="00FA1669" w:rsidRPr="00ED7A03" w:rsidRDefault="00FA1669" w:rsidP="00C85373">
      <w:pPr>
        <w:pStyle w:val="ListParagraph"/>
        <w:numPr>
          <w:ilvl w:val="0"/>
          <w:numId w:val="4"/>
        </w:numPr>
        <w:spacing w:after="160" w:line="278" w:lineRule="auto"/>
        <w:jc w:val="both"/>
        <w:rPr>
          <w:lang w:val="en-US"/>
        </w:rPr>
      </w:pPr>
      <w:r>
        <w:rPr>
          <w:lang w:val="en-US"/>
        </w:rPr>
        <w:t>12.20 Audit plan and strategy</w:t>
      </w:r>
      <w:r w:rsidRPr="00ED7A03">
        <w:rPr>
          <w:lang w:val="en-US"/>
        </w:rPr>
        <w:t xml:space="preserve"> </w:t>
      </w:r>
      <w:r>
        <w:rPr>
          <w:lang w:val="en-US"/>
        </w:rPr>
        <w:t>(to determine whether the COTABD is material).</w:t>
      </w:r>
    </w:p>
    <w:p w14:paraId="2E18BD6D" w14:textId="77777777" w:rsidR="00FA1669" w:rsidRPr="00ED7A03" w:rsidRDefault="00FA1669" w:rsidP="00C85373">
      <w:pPr>
        <w:pStyle w:val="ListParagraph"/>
        <w:numPr>
          <w:ilvl w:val="0"/>
          <w:numId w:val="4"/>
        </w:numPr>
        <w:contextualSpacing w:val="0"/>
        <w:jc w:val="both"/>
        <w:rPr>
          <w:rFonts w:eastAsia="Switzer" w:cs="Switzer"/>
          <w:lang w:val="en-US"/>
        </w:rPr>
      </w:pPr>
      <w:r>
        <w:rPr>
          <w:lang w:val="en-US"/>
        </w:rPr>
        <w:t>02.30 Overall analytical review.</w:t>
      </w:r>
    </w:p>
    <w:p w14:paraId="0627CC87" w14:textId="77777777" w:rsidR="00FA1669" w:rsidRDefault="00FA1669" w:rsidP="00C85373">
      <w:pPr>
        <w:pStyle w:val="ListParagraph"/>
        <w:numPr>
          <w:ilvl w:val="0"/>
          <w:numId w:val="3"/>
        </w:numPr>
        <w:jc w:val="both"/>
        <w:rPr>
          <w:lang w:val="en-US"/>
        </w:rPr>
      </w:pPr>
      <w:r>
        <w:rPr>
          <w:lang w:val="en-US"/>
        </w:rPr>
        <w:t>02.40 Evaluation of misstatements</w:t>
      </w:r>
    </w:p>
    <w:p w14:paraId="7A667F91" w14:textId="77777777" w:rsidR="00ED4187" w:rsidRDefault="00ED4187" w:rsidP="00ED4187">
      <w:pPr>
        <w:jc w:val="both"/>
        <w:rPr>
          <w:lang w:val="en-US"/>
        </w:rPr>
      </w:pPr>
    </w:p>
    <w:p w14:paraId="34BDAFBF" w14:textId="449FEF3F" w:rsidR="00ED4187" w:rsidRPr="00ED4187" w:rsidRDefault="00ED4187" w:rsidP="00537B5C">
      <w:pPr>
        <w:spacing w:after="160" w:line="278" w:lineRule="auto"/>
        <w:jc w:val="both"/>
        <w:rPr>
          <w:lang w:val="en-US"/>
        </w:rPr>
      </w:pPr>
      <w:r w:rsidRPr="00ED4187">
        <w:rPr>
          <w:lang w:val="en-US"/>
        </w:rPr>
        <w:t>Please take note that when the CWWP Consolidation function is used, the balances of COTABD</w:t>
      </w:r>
      <w:r w:rsidR="009A6421">
        <w:rPr>
          <w:lang w:val="en-US"/>
        </w:rPr>
        <w:t>s</w:t>
      </w:r>
      <w:r w:rsidRPr="00ED4187">
        <w:rPr>
          <w:lang w:val="en-US"/>
        </w:rPr>
        <w:t xml:space="preserve"> will only include balances of entities and business units.  It does not include the balances of components, unless every entity or business unit is treated as a component. </w:t>
      </w:r>
      <w:r w:rsidR="00613C8D">
        <w:rPr>
          <w:lang w:val="en-US"/>
        </w:rPr>
        <w:t xml:space="preserve"> </w:t>
      </w:r>
      <w:r w:rsidR="00613C8D" w:rsidRPr="00ED4187">
        <w:rPr>
          <w:lang w:val="en-US"/>
        </w:rPr>
        <w:t>Components are not necessarily a reflection of the legal structure used to consolidate</w:t>
      </w:r>
      <w:r w:rsidR="00613C8D">
        <w:rPr>
          <w:lang w:val="en-US"/>
        </w:rPr>
        <w:t>; c</w:t>
      </w:r>
      <w:r w:rsidRPr="00ED4187">
        <w:rPr>
          <w:lang w:val="en-US"/>
        </w:rPr>
        <w:t>omponent</w:t>
      </w:r>
      <w:r>
        <w:rPr>
          <w:lang w:val="en-US"/>
        </w:rPr>
        <w:t>s</w:t>
      </w:r>
      <w:r w:rsidRPr="00ED4187">
        <w:rPr>
          <w:lang w:val="en-US"/>
        </w:rPr>
        <w:t xml:space="preserve"> can be a combination of entities or business units.  Refer to par </w:t>
      </w:r>
      <w:r w:rsidRPr="00ED4187">
        <w:rPr>
          <w:lang w:val="en-US"/>
        </w:rPr>
        <w:fldChar w:fldCharType="begin"/>
      </w:r>
      <w:r w:rsidRPr="00ED4187">
        <w:rPr>
          <w:lang w:val="en-US"/>
        </w:rPr>
        <w:instrText xml:space="preserve"> REF _Ref168475629 \r \h </w:instrText>
      </w:r>
      <w:r w:rsidR="00537B5C">
        <w:rPr>
          <w:lang w:val="en-US"/>
        </w:rPr>
        <w:instrText xml:space="preserve"> \* MERGEFORMAT </w:instrText>
      </w:r>
      <w:r w:rsidRPr="00ED4187">
        <w:rPr>
          <w:lang w:val="en-US"/>
        </w:rPr>
      </w:r>
      <w:r w:rsidRPr="00ED4187">
        <w:rPr>
          <w:lang w:val="en-US"/>
        </w:rPr>
        <w:fldChar w:fldCharType="separate"/>
      </w:r>
      <w:r w:rsidR="00B81D23">
        <w:rPr>
          <w:lang w:val="en-US"/>
        </w:rPr>
        <w:t>3.3.13</w:t>
      </w:r>
      <w:r w:rsidRPr="00ED4187">
        <w:rPr>
          <w:lang w:val="en-US"/>
        </w:rPr>
        <w:fldChar w:fldCharType="end"/>
      </w:r>
      <w:r w:rsidRPr="00ED4187">
        <w:rPr>
          <w:lang w:val="en-US"/>
        </w:rPr>
        <w:t xml:space="preserve"> for further information </w:t>
      </w:r>
      <w:r>
        <w:rPr>
          <w:lang w:val="en-US"/>
        </w:rPr>
        <w:t>on identification of components.</w:t>
      </w:r>
    </w:p>
    <w:p w14:paraId="53F12045" w14:textId="77777777" w:rsidR="00ED4187" w:rsidRPr="00ED4187" w:rsidRDefault="00ED4187" w:rsidP="00ED4187">
      <w:pPr>
        <w:jc w:val="both"/>
        <w:rPr>
          <w:lang w:val="en-US"/>
        </w:rPr>
      </w:pPr>
    </w:p>
    <w:p w14:paraId="30F9B0B7" w14:textId="77777777" w:rsidR="004214CD" w:rsidRDefault="004214CD" w:rsidP="00B963B4">
      <w:pPr>
        <w:pStyle w:val="Heading3"/>
      </w:pPr>
      <w:bookmarkStart w:id="45" w:name="_Toc168978235"/>
      <w:r>
        <w:lastRenderedPageBreak/>
        <w:t>FIRMSETT Probe Firm Settings</w:t>
      </w:r>
      <w:bookmarkEnd w:id="45"/>
    </w:p>
    <w:tbl>
      <w:tblPr>
        <w:tblStyle w:val="CWA20221"/>
        <w:tblW w:w="9089" w:type="dxa"/>
        <w:tblLayout w:type="fixed"/>
        <w:tblLook w:val="0420" w:firstRow="1" w:lastRow="0" w:firstColumn="0" w:lastColumn="0" w:noHBand="0" w:noVBand="1"/>
      </w:tblPr>
      <w:tblGrid>
        <w:gridCol w:w="3686"/>
        <w:gridCol w:w="1417"/>
        <w:gridCol w:w="3969"/>
        <w:gridCol w:w="17"/>
      </w:tblGrid>
      <w:tr w:rsidR="004214CD" w:rsidRPr="00FC2360" w14:paraId="788269C3" w14:textId="77777777">
        <w:trPr>
          <w:gridAfter w:val="1"/>
          <w:cnfStyle w:val="100000000000" w:firstRow="1" w:lastRow="0" w:firstColumn="0" w:lastColumn="0" w:oddVBand="0" w:evenVBand="0" w:oddHBand="0" w:evenHBand="0" w:firstRowFirstColumn="0" w:firstRowLastColumn="0" w:lastRowFirstColumn="0" w:lastRowLastColumn="0"/>
          <w:wAfter w:w="17" w:type="dxa"/>
          <w:tblHeader/>
        </w:trPr>
        <w:tc>
          <w:tcPr>
            <w:tcW w:w="3686" w:type="dxa"/>
            <w:tcBorders>
              <w:right w:val="nil"/>
            </w:tcBorders>
            <w:hideMark/>
          </w:tcPr>
          <w:p w14:paraId="75FD2FDF" w14:textId="77777777" w:rsidR="004214CD" w:rsidRPr="00FC2360" w:rsidRDefault="004214CD">
            <w:pPr>
              <w:rPr>
                <w:rFonts w:ascii="Switzer" w:eastAsia="Switzer" w:hAnsi="Switzer" w:cs="Times New Roman"/>
              </w:rPr>
            </w:pPr>
            <w:r w:rsidRPr="00FC2360">
              <w:rPr>
                <w:rFonts w:ascii="Switzer" w:eastAsia="Switzer" w:hAnsi="Switzer" w:cs="Times New Roman"/>
              </w:rPr>
              <w:t>Matter identified </w:t>
            </w:r>
          </w:p>
        </w:tc>
        <w:tc>
          <w:tcPr>
            <w:tcW w:w="1417" w:type="dxa"/>
            <w:tcBorders>
              <w:left w:val="nil"/>
              <w:right w:val="nil"/>
            </w:tcBorders>
            <w:hideMark/>
          </w:tcPr>
          <w:p w14:paraId="0D228496" w14:textId="77777777" w:rsidR="004214CD" w:rsidRPr="00FC2360" w:rsidRDefault="004214CD">
            <w:pPr>
              <w:rPr>
                <w:rFonts w:ascii="Switzer" w:eastAsia="Switzer" w:hAnsi="Switzer" w:cs="Times New Roman"/>
              </w:rPr>
            </w:pPr>
            <w:r w:rsidRPr="00FC2360">
              <w:rPr>
                <w:rFonts w:ascii="Switzer" w:eastAsia="Switzer" w:hAnsi="Switzer" w:cs="Times New Roman"/>
              </w:rPr>
              <w:t>ISA ref</w:t>
            </w:r>
          </w:p>
        </w:tc>
        <w:tc>
          <w:tcPr>
            <w:tcW w:w="3969" w:type="dxa"/>
            <w:tcBorders>
              <w:left w:val="nil"/>
            </w:tcBorders>
            <w:hideMark/>
          </w:tcPr>
          <w:p w14:paraId="00452AAA" w14:textId="77777777" w:rsidR="004214CD" w:rsidRPr="00FC2360" w:rsidRDefault="004214CD">
            <w:pPr>
              <w:rPr>
                <w:rFonts w:ascii="Switzer" w:eastAsia="Switzer" w:hAnsi="Switzer" w:cs="Times New Roman"/>
              </w:rPr>
            </w:pPr>
            <w:r w:rsidRPr="00FC2360">
              <w:rPr>
                <w:rFonts w:ascii="Switzer" w:eastAsia="Switzer" w:hAnsi="Switzer" w:cs="Times New Roman"/>
              </w:rPr>
              <w:t>Comment </w:t>
            </w:r>
          </w:p>
        </w:tc>
      </w:tr>
      <w:tr w:rsidR="004214CD" w:rsidRPr="00FC2360" w14:paraId="780D0B6C" w14:textId="77777777">
        <w:tc>
          <w:tcPr>
            <w:tcW w:w="9089" w:type="dxa"/>
            <w:gridSpan w:val="4"/>
            <w:tcBorders>
              <w:top w:val="single" w:sz="4" w:space="0" w:color="auto"/>
            </w:tcBorders>
          </w:tcPr>
          <w:p w14:paraId="3E204BE9" w14:textId="77777777" w:rsidR="004214CD" w:rsidRPr="00FC2360" w:rsidRDefault="004214CD">
            <w:pPr>
              <w:keepNext/>
              <w:rPr>
                <w:rFonts w:ascii="Switzer" w:eastAsia="Switzer" w:hAnsi="Switzer" w:cs="Times New Roman"/>
              </w:rPr>
            </w:pPr>
            <w:r>
              <w:rPr>
                <w:rFonts w:ascii="Switzer" w:eastAsia="Switzer" w:hAnsi="Switzer" w:cs="Times New Roman"/>
                <w:i/>
                <w:iCs/>
                <w:color w:val="F56354"/>
              </w:rPr>
              <w:t>FIRMSETT – Probe Firm Settings</w:t>
            </w:r>
          </w:p>
        </w:tc>
      </w:tr>
      <w:tr w:rsidR="004214CD" w:rsidRPr="004D5C9B" w14:paraId="6B74380B" w14:textId="77777777">
        <w:trPr>
          <w:gridAfter w:val="1"/>
          <w:wAfter w:w="17" w:type="dxa"/>
        </w:trPr>
        <w:tc>
          <w:tcPr>
            <w:tcW w:w="3686" w:type="dxa"/>
            <w:tcBorders>
              <w:top w:val="single" w:sz="4" w:space="0" w:color="auto"/>
              <w:bottom w:val="single" w:sz="4" w:space="0" w:color="auto"/>
            </w:tcBorders>
          </w:tcPr>
          <w:p w14:paraId="277C3003" w14:textId="77777777" w:rsidR="004214CD" w:rsidRPr="00D3780A" w:rsidRDefault="004214CD">
            <w:pPr>
              <w:rPr>
                <w:rFonts w:ascii="Switzer" w:eastAsia="Switzer" w:hAnsi="Switzer" w:cs="Times New Roman"/>
              </w:rPr>
            </w:pPr>
            <w:r>
              <w:rPr>
                <w:rFonts w:ascii="Switzer" w:eastAsia="Switzer" w:hAnsi="Switzer" w:cs="Times New Roman"/>
              </w:rPr>
              <w:t>Risk assessment procedures</w:t>
            </w:r>
          </w:p>
        </w:tc>
        <w:tc>
          <w:tcPr>
            <w:tcW w:w="1417" w:type="dxa"/>
          </w:tcPr>
          <w:p w14:paraId="624AADA4" w14:textId="77777777" w:rsidR="004214CD" w:rsidRPr="00D3780A" w:rsidRDefault="004214CD">
            <w:pPr>
              <w:rPr>
                <w:rFonts w:ascii="Switzer" w:eastAsia="Switzer" w:hAnsi="Switzer" w:cs="Times New Roman"/>
              </w:rPr>
            </w:pPr>
          </w:p>
        </w:tc>
        <w:tc>
          <w:tcPr>
            <w:tcW w:w="3969" w:type="dxa"/>
          </w:tcPr>
          <w:p w14:paraId="2AE3AD71" w14:textId="507452C5" w:rsidR="00176F44" w:rsidRDefault="00EC03C9" w:rsidP="00961B32">
            <w:pPr>
              <w:pStyle w:val="NoSpacing"/>
              <w:rPr>
                <w:lang w:val="en-US"/>
              </w:rPr>
            </w:pPr>
            <w:r>
              <w:rPr>
                <w:lang w:val="en-US"/>
              </w:rPr>
              <w:t xml:space="preserve">Firms can elect </w:t>
            </w:r>
            <w:r w:rsidR="000A6CF1">
              <w:rPr>
                <w:lang w:val="en-US"/>
              </w:rPr>
              <w:t>the extent to which</w:t>
            </w:r>
            <w:r w:rsidR="00AF2C8C">
              <w:rPr>
                <w:lang w:val="en-US"/>
              </w:rPr>
              <w:t xml:space="preserve"> </w:t>
            </w:r>
            <w:r w:rsidR="00393C38">
              <w:rPr>
                <w:lang w:val="en-US"/>
              </w:rPr>
              <w:t xml:space="preserve">audit teams of </w:t>
            </w:r>
            <w:r w:rsidR="00AF2C8C">
              <w:rPr>
                <w:lang w:val="en-US"/>
              </w:rPr>
              <w:t xml:space="preserve">Audit </w:t>
            </w:r>
            <w:r w:rsidR="00393C38">
              <w:rPr>
                <w:lang w:val="en-US"/>
              </w:rPr>
              <w:t>Group Multiple</w:t>
            </w:r>
            <w:r w:rsidR="00AF2C8C">
              <w:rPr>
                <w:lang w:val="en-US"/>
              </w:rPr>
              <w:t xml:space="preserve"> </w:t>
            </w:r>
            <w:r w:rsidR="00176F44">
              <w:rPr>
                <w:lang w:val="en-US"/>
              </w:rPr>
              <w:t>a</w:t>
            </w:r>
            <w:r w:rsidRPr="00EC03C9">
              <w:rPr>
                <w:lang w:val="en-US"/>
              </w:rPr>
              <w:t>nswer or complete the following from a group financial statement perspective:</w:t>
            </w:r>
            <w:r w:rsidR="00115ABC" w:rsidRPr="00EC03C9">
              <w:rPr>
                <w:lang w:val="en-US"/>
              </w:rPr>
              <w:t xml:space="preserve"> </w:t>
            </w:r>
            <w:r w:rsidRPr="00EC03C9">
              <w:rPr>
                <w:lang w:val="en-US"/>
              </w:rPr>
              <w:t xml:space="preserve">  </w:t>
            </w:r>
          </w:p>
          <w:p w14:paraId="07A23FC9" w14:textId="42F4276C" w:rsidR="00176F44" w:rsidRDefault="00EC03C9" w:rsidP="00C85373">
            <w:pPr>
              <w:pStyle w:val="NoSpacing"/>
              <w:numPr>
                <w:ilvl w:val="0"/>
                <w:numId w:val="3"/>
              </w:numPr>
              <w:rPr>
                <w:lang w:val="en-US"/>
              </w:rPr>
            </w:pPr>
            <w:r w:rsidRPr="00176F44">
              <w:rPr>
                <w:lang w:val="en-US"/>
              </w:rPr>
              <w:t xml:space="preserve">All the questions on </w:t>
            </w:r>
            <w:proofErr w:type="gramStart"/>
            <w:r w:rsidRPr="00176F44">
              <w:rPr>
                <w:lang w:val="en-US"/>
              </w:rPr>
              <w:t>10.50 ,</w:t>
            </w:r>
            <w:proofErr w:type="gramEnd"/>
            <w:r w:rsidRPr="00176F44">
              <w:rPr>
                <w:lang w:val="en-US"/>
              </w:rPr>
              <w:t xml:space="preserve"> and  </w:t>
            </w:r>
          </w:p>
          <w:p w14:paraId="3663AFB5" w14:textId="77777777" w:rsidR="004214CD" w:rsidRDefault="00EC03C9" w:rsidP="00C85373">
            <w:pPr>
              <w:pStyle w:val="ListParagraph"/>
              <w:numPr>
                <w:ilvl w:val="0"/>
                <w:numId w:val="3"/>
              </w:numPr>
              <w:spacing w:after="160" w:line="278" w:lineRule="auto"/>
              <w:rPr>
                <w:lang w:val="en-US"/>
              </w:rPr>
            </w:pPr>
            <w:r w:rsidRPr="00176F44">
              <w:rPr>
                <w:lang w:val="en-US"/>
              </w:rPr>
              <w:t>"</w:t>
            </w:r>
            <w:r w:rsidR="00176F44">
              <w:rPr>
                <w:lang w:val="en-US"/>
              </w:rPr>
              <w:t>T</w:t>
            </w:r>
            <w:r w:rsidRPr="00176F44">
              <w:rPr>
                <w:lang w:val="en-US"/>
              </w:rPr>
              <w:t>ransactions and balance" for each COTABD with a CY or PY balance on 10.51.</w:t>
            </w:r>
          </w:p>
          <w:p w14:paraId="7FD4D9F3" w14:textId="5A6F14E3" w:rsidR="000A6CF1" w:rsidRDefault="00176F44" w:rsidP="00961B32">
            <w:pPr>
              <w:pStyle w:val="NoSpacing"/>
              <w:rPr>
                <w:lang w:val="en-US"/>
              </w:rPr>
            </w:pPr>
            <w:r>
              <w:rPr>
                <w:lang w:val="en-US"/>
              </w:rPr>
              <w:t>Firms can elect that</w:t>
            </w:r>
            <w:r w:rsidR="000A6CF1">
              <w:rPr>
                <w:lang w:val="en-US"/>
              </w:rPr>
              <w:t xml:space="preserve"> </w:t>
            </w:r>
            <w:r w:rsidR="00B74BFF">
              <w:rPr>
                <w:lang w:val="en-US"/>
              </w:rPr>
              <w:t xml:space="preserve">the </w:t>
            </w:r>
            <w:r w:rsidR="00AB2A49">
              <w:rPr>
                <w:lang w:val="en-US"/>
              </w:rPr>
              <w:t xml:space="preserve">answering or completion </w:t>
            </w:r>
            <w:r w:rsidR="000A6CF1">
              <w:rPr>
                <w:lang w:val="en-US"/>
              </w:rPr>
              <w:t>is</w:t>
            </w:r>
            <w:r w:rsidR="00AB2A49">
              <w:rPr>
                <w:lang w:val="en-US"/>
              </w:rPr>
              <w:t>:</w:t>
            </w:r>
          </w:p>
          <w:p w14:paraId="131CA366" w14:textId="25297263" w:rsidR="00176F44" w:rsidRDefault="00304E68" w:rsidP="009A0F9A">
            <w:pPr>
              <w:pStyle w:val="NoSpacing"/>
              <w:numPr>
                <w:ilvl w:val="0"/>
                <w:numId w:val="28"/>
              </w:numPr>
              <w:rPr>
                <w:lang w:val="en-US"/>
              </w:rPr>
            </w:pPr>
            <w:r>
              <w:rPr>
                <w:lang w:val="en-US"/>
              </w:rPr>
              <w:t xml:space="preserve">Not </w:t>
            </w:r>
            <w:r w:rsidR="000A6CF1">
              <w:rPr>
                <w:lang w:val="en-US"/>
              </w:rPr>
              <w:t>required.</w:t>
            </w:r>
          </w:p>
          <w:p w14:paraId="12D47FA2" w14:textId="3DB6AB06" w:rsidR="000A6CF1" w:rsidRDefault="00304E68" w:rsidP="009A0F9A">
            <w:pPr>
              <w:pStyle w:val="ListParagraph"/>
              <w:numPr>
                <w:ilvl w:val="0"/>
                <w:numId w:val="27"/>
              </w:numPr>
              <w:spacing w:after="160" w:line="278" w:lineRule="auto"/>
              <w:rPr>
                <w:lang w:val="en-US"/>
              </w:rPr>
            </w:pPr>
            <w:r>
              <w:rPr>
                <w:lang w:val="en-US"/>
              </w:rPr>
              <w:t>R</w:t>
            </w:r>
            <w:r w:rsidR="000A6CF1">
              <w:rPr>
                <w:lang w:val="en-US"/>
              </w:rPr>
              <w:t>equired</w:t>
            </w:r>
            <w:r>
              <w:rPr>
                <w:lang w:val="en-US"/>
              </w:rPr>
              <w:t xml:space="preserve"> for all Audit Group Multiple engagements</w:t>
            </w:r>
            <w:r w:rsidR="000A6CF1">
              <w:rPr>
                <w:lang w:val="en-US"/>
              </w:rPr>
              <w:t>.</w:t>
            </w:r>
          </w:p>
          <w:p w14:paraId="27B48A91" w14:textId="5FC46E26" w:rsidR="000A6CF1" w:rsidRPr="00B336E0" w:rsidRDefault="00B336E0" w:rsidP="009A0F9A">
            <w:pPr>
              <w:pStyle w:val="ListParagraph"/>
              <w:numPr>
                <w:ilvl w:val="0"/>
                <w:numId w:val="27"/>
              </w:numPr>
              <w:spacing w:after="160" w:line="278" w:lineRule="auto"/>
              <w:rPr>
                <w:lang w:val="en-US"/>
              </w:rPr>
            </w:pPr>
            <w:r>
              <w:rPr>
                <w:lang w:val="en-US"/>
              </w:rPr>
              <w:t>Elected per Audit Group Multiple engagement.</w:t>
            </w:r>
          </w:p>
          <w:p w14:paraId="65F46283" w14:textId="244A775C" w:rsidR="00176F44" w:rsidRPr="00176F44" w:rsidRDefault="00176F44" w:rsidP="00176F44">
            <w:pPr>
              <w:spacing w:after="160" w:line="278" w:lineRule="auto"/>
              <w:rPr>
                <w:lang w:val="en-US"/>
              </w:rPr>
            </w:pPr>
            <w:r>
              <w:rPr>
                <w:lang w:val="en-US"/>
              </w:rPr>
              <w:t xml:space="preserve">Refer </w:t>
            </w:r>
            <w:r>
              <w:rPr>
                <w:lang w:val="en-US"/>
              </w:rPr>
              <w:fldChar w:fldCharType="begin"/>
            </w:r>
            <w:r>
              <w:rPr>
                <w:lang w:val="en-US"/>
              </w:rPr>
              <w:instrText xml:space="preserve"> REF _Ref168479708 \r \h </w:instrText>
            </w:r>
            <w:r>
              <w:rPr>
                <w:lang w:val="en-US"/>
              </w:rPr>
            </w:r>
            <w:r>
              <w:rPr>
                <w:lang w:val="en-US"/>
              </w:rPr>
              <w:fldChar w:fldCharType="separate"/>
            </w:r>
            <w:r w:rsidR="00B81D23">
              <w:rPr>
                <w:lang w:val="en-US"/>
              </w:rPr>
              <w:t>3.3</w:t>
            </w:r>
            <w:r w:rsidR="00B11B96">
              <w:rPr>
                <w:lang w:val="en-US"/>
              </w:rPr>
              <w:t>.15</w:t>
            </w:r>
            <w:r>
              <w:rPr>
                <w:lang w:val="en-US"/>
              </w:rPr>
              <w:fldChar w:fldCharType="end"/>
            </w:r>
            <w:r>
              <w:rPr>
                <w:lang w:val="en-US"/>
              </w:rPr>
              <w:t xml:space="preserve"> for further detail of the</w:t>
            </w:r>
            <w:r w:rsidR="00B336E0">
              <w:rPr>
                <w:lang w:val="en-US"/>
              </w:rPr>
              <w:t xml:space="preserve"> effect of the election </w:t>
            </w:r>
            <w:r w:rsidR="00AB2A49">
              <w:rPr>
                <w:lang w:val="en-US"/>
              </w:rPr>
              <w:t>on the content in 10.50 Gathering of information and 10.51 Types and volumes of transactions.</w:t>
            </w:r>
          </w:p>
        </w:tc>
      </w:tr>
    </w:tbl>
    <w:p w14:paraId="0838566F" w14:textId="77777777" w:rsidR="00B963B4" w:rsidRDefault="00B963B4" w:rsidP="00B963B4">
      <w:pPr>
        <w:pStyle w:val="Heading3"/>
      </w:pPr>
      <w:bookmarkStart w:id="46" w:name="_Toc168978236"/>
      <w:r>
        <w:t>Pre-engagement planning</w:t>
      </w:r>
      <w:bookmarkEnd w:id="46"/>
    </w:p>
    <w:tbl>
      <w:tblPr>
        <w:tblStyle w:val="CWA20221"/>
        <w:tblW w:w="9089" w:type="dxa"/>
        <w:tblLayout w:type="fixed"/>
        <w:tblLook w:val="0420" w:firstRow="1" w:lastRow="0" w:firstColumn="0" w:lastColumn="0" w:noHBand="0" w:noVBand="1"/>
      </w:tblPr>
      <w:tblGrid>
        <w:gridCol w:w="3686"/>
        <w:gridCol w:w="1417"/>
        <w:gridCol w:w="3969"/>
        <w:gridCol w:w="17"/>
      </w:tblGrid>
      <w:tr w:rsidR="00B963B4" w:rsidRPr="00FC2360" w14:paraId="06CBBE65" w14:textId="77777777">
        <w:trPr>
          <w:cnfStyle w:val="100000000000" w:firstRow="1" w:lastRow="0" w:firstColumn="0" w:lastColumn="0" w:oddVBand="0" w:evenVBand="0" w:oddHBand="0" w:evenHBand="0" w:firstRowFirstColumn="0" w:firstRowLastColumn="0" w:lastRowFirstColumn="0" w:lastRowLastColumn="0"/>
        </w:trPr>
        <w:tc>
          <w:tcPr>
            <w:tcW w:w="9089" w:type="dxa"/>
            <w:gridSpan w:val="4"/>
            <w:tcBorders>
              <w:top w:val="single" w:sz="4" w:space="0" w:color="auto"/>
            </w:tcBorders>
          </w:tcPr>
          <w:p w14:paraId="74589EA9" w14:textId="77777777" w:rsidR="00B963B4" w:rsidRPr="00FC2360" w:rsidRDefault="00B963B4">
            <w:pPr>
              <w:keepNext/>
              <w:rPr>
                <w:rFonts w:ascii="Switzer" w:eastAsia="Switzer" w:hAnsi="Switzer" w:cs="Times New Roman"/>
              </w:rPr>
            </w:pPr>
            <w:r w:rsidRPr="00FC2360">
              <w:rPr>
                <w:rFonts w:ascii="Switzer" w:eastAsia="Switzer" w:hAnsi="Switzer" w:cs="Times New Roman"/>
                <w:i/>
                <w:iCs/>
                <w:color w:val="F56354"/>
              </w:rPr>
              <w:t>10.</w:t>
            </w:r>
            <w:r>
              <w:rPr>
                <w:rFonts w:ascii="Switzer" w:eastAsia="Switzer" w:hAnsi="Switzer" w:cs="Times New Roman"/>
                <w:i/>
                <w:iCs/>
                <w:color w:val="F56354"/>
              </w:rPr>
              <w:t>20</w:t>
            </w:r>
            <w:r w:rsidRPr="00FC2360">
              <w:rPr>
                <w:rFonts w:ascii="Switzer" w:eastAsia="Switzer" w:hAnsi="Switzer" w:cs="Times New Roman"/>
                <w:i/>
                <w:iCs/>
                <w:color w:val="F56354"/>
              </w:rPr>
              <w:t xml:space="preserve"> </w:t>
            </w:r>
            <w:r>
              <w:rPr>
                <w:rFonts w:ascii="Switzer" w:eastAsia="Switzer" w:hAnsi="Switzer" w:cs="Times New Roman"/>
                <w:i/>
                <w:iCs/>
                <w:color w:val="F56354"/>
              </w:rPr>
              <w:t>Engagement evaluation</w:t>
            </w:r>
          </w:p>
        </w:tc>
      </w:tr>
      <w:tr w:rsidR="00B963B4" w:rsidRPr="00FC2360" w14:paraId="1B9393E1" w14:textId="77777777">
        <w:tc>
          <w:tcPr>
            <w:tcW w:w="9089" w:type="dxa"/>
            <w:gridSpan w:val="4"/>
            <w:tcBorders>
              <w:top w:val="single" w:sz="4" w:space="0" w:color="auto"/>
              <w:bottom w:val="single" w:sz="4" w:space="0" w:color="auto"/>
            </w:tcBorders>
          </w:tcPr>
          <w:p w14:paraId="5153EC0D" w14:textId="77777777" w:rsidR="00B963B4" w:rsidRDefault="00B963B4">
            <w:pPr>
              <w:rPr>
                <w:rFonts w:ascii="Switzer" w:eastAsia="Switzer" w:hAnsi="Switzer" w:cs="Times New Roman"/>
              </w:rPr>
            </w:pPr>
            <w:r>
              <w:rPr>
                <w:rFonts w:ascii="Switzer" w:eastAsia="Switzer" w:hAnsi="Switzer" w:cs="Times New Roman"/>
              </w:rPr>
              <w:t>10.20 Engagement evaluation</w:t>
            </w:r>
          </w:p>
        </w:tc>
      </w:tr>
      <w:tr w:rsidR="00B963B4" w:rsidRPr="00FC2360" w14:paraId="536C9930" w14:textId="77777777">
        <w:trPr>
          <w:gridAfter w:val="1"/>
          <w:wAfter w:w="17" w:type="dxa"/>
        </w:trPr>
        <w:tc>
          <w:tcPr>
            <w:tcW w:w="3686" w:type="dxa"/>
            <w:tcBorders>
              <w:top w:val="single" w:sz="4" w:space="0" w:color="auto"/>
              <w:bottom w:val="single" w:sz="4" w:space="0" w:color="auto"/>
            </w:tcBorders>
          </w:tcPr>
          <w:p w14:paraId="079CDA76" w14:textId="77777777" w:rsidR="00B963B4" w:rsidRPr="00FC2360" w:rsidRDefault="00B963B4">
            <w:pPr>
              <w:rPr>
                <w:rFonts w:ascii="Switzer" w:eastAsia="Switzer" w:hAnsi="Switzer" w:cs="Times New Roman"/>
              </w:rPr>
            </w:pPr>
            <w:r>
              <w:rPr>
                <w:rFonts w:ascii="Switzer" w:eastAsia="Switzer" w:hAnsi="Switzer" w:cs="Times New Roman"/>
              </w:rPr>
              <w:t>Engagement type</w:t>
            </w:r>
          </w:p>
        </w:tc>
        <w:tc>
          <w:tcPr>
            <w:tcW w:w="1417" w:type="dxa"/>
          </w:tcPr>
          <w:p w14:paraId="27758B6E" w14:textId="77777777" w:rsidR="00B963B4" w:rsidRPr="00FC2360" w:rsidRDefault="00B963B4">
            <w:pPr>
              <w:rPr>
                <w:rFonts w:ascii="Switzer" w:eastAsia="Switzer" w:hAnsi="Switzer" w:cs="Times New Roman"/>
              </w:rPr>
            </w:pPr>
            <w:r>
              <w:rPr>
                <w:rFonts w:ascii="Switzer" w:eastAsia="Switzer" w:hAnsi="Switzer" w:cs="Times New Roman"/>
              </w:rPr>
              <w:t>ISA600.4</w:t>
            </w:r>
          </w:p>
        </w:tc>
        <w:tc>
          <w:tcPr>
            <w:tcW w:w="3969" w:type="dxa"/>
          </w:tcPr>
          <w:p w14:paraId="67CEEEDF" w14:textId="3CE99AD8" w:rsidR="006F3D5B" w:rsidRDefault="00B963B4">
            <w:pPr>
              <w:rPr>
                <w:rFonts w:ascii="Switzer" w:eastAsia="Switzer" w:hAnsi="Switzer" w:cs="Times New Roman"/>
              </w:rPr>
            </w:pPr>
            <w:r>
              <w:rPr>
                <w:rFonts w:ascii="Switzer" w:eastAsia="Switzer" w:hAnsi="Switzer" w:cs="Times New Roman"/>
              </w:rPr>
              <w:t xml:space="preserve">The “engagement type” question now includes </w:t>
            </w:r>
            <w:r w:rsidR="0072034F">
              <w:rPr>
                <w:rFonts w:ascii="Switzer" w:eastAsia="Switzer" w:hAnsi="Switzer" w:cs="Times New Roman"/>
              </w:rPr>
              <w:t xml:space="preserve">the </w:t>
            </w:r>
            <w:r>
              <w:rPr>
                <w:rFonts w:ascii="Switzer" w:eastAsia="Switzer" w:hAnsi="Switzer" w:cs="Times New Roman"/>
              </w:rPr>
              <w:t>four engagement types.</w:t>
            </w:r>
            <w:r w:rsidR="005D5006">
              <w:rPr>
                <w:rFonts w:ascii="Switzer" w:eastAsia="Switzer" w:hAnsi="Switzer" w:cs="Times New Roman"/>
              </w:rPr>
              <w:t xml:space="preserve"> </w:t>
            </w:r>
            <w:r w:rsidR="006F3D5B">
              <w:rPr>
                <w:rFonts w:ascii="Switzer" w:eastAsia="Switzer" w:hAnsi="Switzer" w:cs="Times New Roman"/>
              </w:rPr>
              <w:t xml:space="preserve">Refer </w:t>
            </w:r>
            <w:r w:rsidR="006F3D5B">
              <w:rPr>
                <w:rFonts w:ascii="Switzer" w:eastAsia="Switzer" w:hAnsi="Switzer" w:cs="Times New Roman"/>
              </w:rPr>
              <w:fldChar w:fldCharType="begin"/>
            </w:r>
            <w:r w:rsidR="006F3D5B">
              <w:rPr>
                <w:rFonts w:ascii="Switzer" w:eastAsia="Switzer" w:hAnsi="Switzer" w:cs="Times New Roman"/>
              </w:rPr>
              <w:instrText xml:space="preserve"> REF _Ref167706373 \r \h </w:instrText>
            </w:r>
            <w:r w:rsidR="006F3D5B">
              <w:rPr>
                <w:rFonts w:ascii="Switzer" w:eastAsia="Switzer" w:hAnsi="Switzer" w:cs="Times New Roman"/>
              </w:rPr>
            </w:r>
            <w:r w:rsidR="006F3D5B">
              <w:rPr>
                <w:rFonts w:ascii="Switzer" w:eastAsia="Switzer" w:hAnsi="Switzer" w:cs="Times New Roman"/>
              </w:rPr>
              <w:fldChar w:fldCharType="separate"/>
            </w:r>
            <w:r w:rsidR="00B81D23">
              <w:rPr>
                <w:rFonts w:ascii="Switzer" w:eastAsia="Switzer" w:hAnsi="Switzer" w:cs="Times New Roman"/>
              </w:rPr>
              <w:t>3.1</w:t>
            </w:r>
            <w:r w:rsidR="006F3D5B">
              <w:rPr>
                <w:rFonts w:ascii="Switzer" w:eastAsia="Switzer" w:hAnsi="Switzer" w:cs="Times New Roman"/>
              </w:rPr>
              <w:fldChar w:fldCharType="end"/>
            </w:r>
            <w:r w:rsidR="006F3D5B">
              <w:rPr>
                <w:rFonts w:ascii="Switzer" w:eastAsia="Switzer" w:hAnsi="Switzer" w:cs="Times New Roman"/>
              </w:rPr>
              <w:t xml:space="preserve"> for </w:t>
            </w:r>
            <w:r w:rsidR="0072034F">
              <w:rPr>
                <w:rFonts w:ascii="Switzer" w:eastAsia="Switzer" w:hAnsi="Switzer" w:cs="Times New Roman"/>
              </w:rPr>
              <w:t>descriptions of the engagement types.</w:t>
            </w:r>
          </w:p>
          <w:p w14:paraId="226175B7" w14:textId="77777777" w:rsidR="006F3D5B" w:rsidRDefault="00B963B4">
            <w:pPr>
              <w:rPr>
                <w:rFonts w:ascii="Switzer" w:eastAsia="Switzer" w:hAnsi="Switzer" w:cs="Times New Roman"/>
              </w:rPr>
            </w:pPr>
            <w:r>
              <w:rPr>
                <w:rFonts w:ascii="Switzer" w:eastAsia="Switzer" w:hAnsi="Switzer" w:cs="Times New Roman"/>
              </w:rPr>
              <w:t>Questions to verify the type of engagement is included after “Engagement type”.</w:t>
            </w:r>
          </w:p>
          <w:p w14:paraId="4297C4FB" w14:textId="60B58D16" w:rsidR="001F0F0A" w:rsidRPr="00FC2360" w:rsidRDefault="007B0FA2">
            <w:pPr>
              <w:rPr>
                <w:rFonts w:ascii="Switzer" w:eastAsia="Switzer" w:hAnsi="Switzer" w:cs="Times New Roman"/>
              </w:rPr>
            </w:pPr>
            <w:r>
              <w:rPr>
                <w:rFonts w:ascii="Switzer" w:eastAsia="Switzer" w:hAnsi="Switzer" w:cs="Times New Roman"/>
              </w:rPr>
              <w:t xml:space="preserve">After completing the </w:t>
            </w:r>
            <w:r w:rsidR="00CA0EA9">
              <w:rPr>
                <w:rFonts w:ascii="Switzer" w:eastAsia="Switzer" w:hAnsi="Switzer" w:cs="Times New Roman"/>
              </w:rPr>
              <w:t>verification questions, users will be</w:t>
            </w:r>
            <w:r w:rsidR="005D5006">
              <w:rPr>
                <w:rFonts w:ascii="Switzer" w:eastAsia="Switzer" w:hAnsi="Switzer" w:cs="Times New Roman"/>
              </w:rPr>
              <w:t xml:space="preserve"> </w:t>
            </w:r>
            <w:r w:rsidR="00CA0EA9">
              <w:rPr>
                <w:rFonts w:ascii="Switzer" w:eastAsia="Switzer" w:hAnsi="Switzer" w:cs="Times New Roman"/>
              </w:rPr>
              <w:t xml:space="preserve">asked to confirm the </w:t>
            </w:r>
            <w:r w:rsidR="00CB7EB5">
              <w:rPr>
                <w:rFonts w:ascii="Switzer" w:eastAsia="Switzer" w:hAnsi="Switzer" w:cs="Times New Roman"/>
              </w:rPr>
              <w:t xml:space="preserve">appropriateness of </w:t>
            </w:r>
            <w:r w:rsidR="00CA0EA9">
              <w:rPr>
                <w:rFonts w:ascii="Switzer" w:eastAsia="Switzer" w:hAnsi="Switzer" w:cs="Times New Roman"/>
              </w:rPr>
              <w:t>the engagement type</w:t>
            </w:r>
            <w:r w:rsidR="00376D3B">
              <w:rPr>
                <w:rFonts w:ascii="Switzer" w:eastAsia="Switzer" w:hAnsi="Switzer" w:cs="Times New Roman"/>
              </w:rPr>
              <w:t xml:space="preserve"> selected.</w:t>
            </w:r>
          </w:p>
        </w:tc>
      </w:tr>
      <w:tr w:rsidR="00B963B4" w:rsidRPr="00FC2360" w14:paraId="5B907DD3" w14:textId="77777777">
        <w:trPr>
          <w:gridAfter w:val="1"/>
          <w:wAfter w:w="17" w:type="dxa"/>
        </w:trPr>
        <w:tc>
          <w:tcPr>
            <w:tcW w:w="3686" w:type="dxa"/>
            <w:tcBorders>
              <w:top w:val="single" w:sz="4" w:space="0" w:color="auto"/>
              <w:bottom w:val="single" w:sz="4" w:space="0" w:color="auto"/>
            </w:tcBorders>
          </w:tcPr>
          <w:p w14:paraId="083DB5A3" w14:textId="77777777" w:rsidR="00B963B4" w:rsidRPr="00FC2360" w:rsidRDefault="00B963B4">
            <w:pPr>
              <w:rPr>
                <w:rFonts w:ascii="Switzer" w:eastAsia="Switzer" w:hAnsi="Switzer" w:cs="Times New Roman"/>
              </w:rPr>
            </w:pPr>
            <w:r>
              <w:rPr>
                <w:rFonts w:ascii="Switzer" w:eastAsia="Switzer" w:hAnsi="Switzer" w:cs="Times New Roman"/>
              </w:rPr>
              <w:t>Management and TCWG</w:t>
            </w:r>
          </w:p>
        </w:tc>
        <w:tc>
          <w:tcPr>
            <w:tcW w:w="1417" w:type="dxa"/>
          </w:tcPr>
          <w:p w14:paraId="426DD09B" w14:textId="77777777" w:rsidR="00B963B4" w:rsidRPr="00FC2360" w:rsidRDefault="00B963B4">
            <w:pPr>
              <w:rPr>
                <w:rFonts w:ascii="Switzer" w:eastAsia="Switzer" w:hAnsi="Switzer" w:cs="Times New Roman"/>
              </w:rPr>
            </w:pPr>
          </w:p>
        </w:tc>
        <w:tc>
          <w:tcPr>
            <w:tcW w:w="3969" w:type="dxa"/>
          </w:tcPr>
          <w:p w14:paraId="09E8B276" w14:textId="19E51658" w:rsidR="00B963B4" w:rsidRDefault="00B963B4">
            <w:pPr>
              <w:rPr>
                <w:rFonts w:ascii="Switzer" w:eastAsia="Switzer" w:hAnsi="Switzer" w:cs="Times New Roman"/>
              </w:rPr>
            </w:pPr>
            <w:r>
              <w:rPr>
                <w:rFonts w:ascii="Switzer" w:eastAsia="Switzer" w:hAnsi="Switzer" w:cs="Times New Roman"/>
              </w:rPr>
              <w:t xml:space="preserve">The default description of management and </w:t>
            </w:r>
            <w:r w:rsidR="00BC43EE">
              <w:rPr>
                <w:rFonts w:ascii="Switzer" w:eastAsia="Switzer" w:hAnsi="Switzer" w:cs="Times New Roman"/>
              </w:rPr>
              <w:t xml:space="preserve">those charged with governance (hereafter referred to as </w:t>
            </w:r>
            <w:r>
              <w:rPr>
                <w:rFonts w:ascii="Switzer" w:eastAsia="Switzer" w:hAnsi="Switzer" w:cs="Times New Roman"/>
              </w:rPr>
              <w:t>TCWG</w:t>
            </w:r>
            <w:r w:rsidR="00BC43EE">
              <w:rPr>
                <w:rFonts w:ascii="Switzer" w:eastAsia="Switzer" w:hAnsi="Switzer" w:cs="Times New Roman"/>
              </w:rPr>
              <w:t>)</w:t>
            </w:r>
            <w:r>
              <w:rPr>
                <w:rFonts w:ascii="Switzer" w:eastAsia="Switzer" w:hAnsi="Switzer" w:cs="Times New Roman"/>
              </w:rPr>
              <w:t xml:space="preserve"> for </w:t>
            </w:r>
            <w:r w:rsidR="00262C7B">
              <w:rPr>
                <w:rFonts w:ascii="Switzer" w:eastAsia="Switzer" w:hAnsi="Switzer" w:cs="Times New Roman"/>
              </w:rPr>
              <w:t xml:space="preserve">Audit </w:t>
            </w:r>
            <w:r>
              <w:rPr>
                <w:rFonts w:ascii="Switzer" w:eastAsia="Switzer" w:hAnsi="Switzer" w:cs="Times New Roman"/>
              </w:rPr>
              <w:t>Group M</w:t>
            </w:r>
            <w:r w:rsidR="00C01113">
              <w:rPr>
                <w:rFonts w:ascii="Switzer" w:eastAsia="Switzer" w:hAnsi="Switzer" w:cs="Times New Roman"/>
              </w:rPr>
              <w:t>ultiple</w:t>
            </w:r>
            <w:r>
              <w:rPr>
                <w:rFonts w:ascii="Switzer" w:eastAsia="Switzer" w:hAnsi="Switzer" w:cs="Times New Roman"/>
              </w:rPr>
              <w:t xml:space="preserve"> is “group management” and “those charged with governance of the group”.   </w:t>
            </w:r>
          </w:p>
          <w:p w14:paraId="3F131EC7" w14:textId="77777777" w:rsidR="00B963B4" w:rsidRPr="00FC2360" w:rsidRDefault="00B963B4">
            <w:pPr>
              <w:rPr>
                <w:rFonts w:ascii="Switzer" w:eastAsia="Switzer" w:hAnsi="Switzer" w:cs="Times New Roman"/>
              </w:rPr>
            </w:pPr>
            <w:r>
              <w:rPr>
                <w:rFonts w:ascii="Switzer" w:eastAsia="Switzer" w:hAnsi="Switzer" w:cs="Times New Roman"/>
              </w:rPr>
              <w:t>Users should consider the appropriateness of the description based on their understanding of the group and amend accordingly to ensure that the engagement file is updated with the appropriate descriptions.</w:t>
            </w:r>
          </w:p>
        </w:tc>
      </w:tr>
      <w:tr w:rsidR="00B963B4" w:rsidRPr="00737A3D" w14:paraId="3A49A7AE" w14:textId="77777777">
        <w:trPr>
          <w:gridAfter w:val="1"/>
          <w:wAfter w:w="17" w:type="dxa"/>
        </w:trPr>
        <w:tc>
          <w:tcPr>
            <w:tcW w:w="3686" w:type="dxa"/>
            <w:tcBorders>
              <w:top w:val="single" w:sz="4" w:space="0" w:color="auto"/>
              <w:bottom w:val="single" w:sz="4" w:space="0" w:color="auto"/>
            </w:tcBorders>
          </w:tcPr>
          <w:p w14:paraId="5137F712" w14:textId="77777777" w:rsidR="00B963B4" w:rsidRPr="00FC2360" w:rsidRDefault="00B963B4">
            <w:pPr>
              <w:rPr>
                <w:rFonts w:ascii="Switzer" w:eastAsia="Switzer" w:hAnsi="Switzer" w:cs="Times New Roman"/>
              </w:rPr>
            </w:pPr>
            <w:r>
              <w:rPr>
                <w:rFonts w:ascii="Switzer" w:eastAsia="Switzer" w:hAnsi="Switzer" w:cs="Times New Roman"/>
              </w:rPr>
              <w:lastRenderedPageBreak/>
              <w:t>Components</w:t>
            </w:r>
          </w:p>
        </w:tc>
        <w:tc>
          <w:tcPr>
            <w:tcW w:w="1417" w:type="dxa"/>
          </w:tcPr>
          <w:p w14:paraId="6B0E4B32" w14:textId="77777777" w:rsidR="00B963B4" w:rsidRDefault="00B963B4">
            <w:pPr>
              <w:rPr>
                <w:rFonts w:ascii="Switzer" w:eastAsia="Switzer" w:hAnsi="Switzer" w:cs="Times New Roman"/>
              </w:rPr>
            </w:pPr>
            <w:r>
              <w:rPr>
                <w:rFonts w:ascii="Switzer" w:eastAsia="Switzer" w:hAnsi="Switzer" w:cs="Times New Roman"/>
              </w:rPr>
              <w:t>ISA600.17 &amp; 18</w:t>
            </w:r>
          </w:p>
          <w:p w14:paraId="0D234D89" w14:textId="77777777" w:rsidR="00B963B4" w:rsidRDefault="00B963B4">
            <w:pPr>
              <w:rPr>
                <w:rFonts w:ascii="Switzer" w:eastAsia="Switzer" w:hAnsi="Switzer" w:cs="Times New Roman"/>
              </w:rPr>
            </w:pPr>
          </w:p>
          <w:p w14:paraId="1E6242B5" w14:textId="77777777" w:rsidR="00B963B4" w:rsidRDefault="00B963B4">
            <w:pPr>
              <w:rPr>
                <w:rFonts w:ascii="Switzer" w:eastAsia="Switzer" w:hAnsi="Switzer" w:cs="Times New Roman"/>
              </w:rPr>
            </w:pPr>
            <w:r>
              <w:rPr>
                <w:rFonts w:ascii="Switzer" w:eastAsia="Switzer" w:hAnsi="Switzer" w:cs="Times New Roman"/>
              </w:rPr>
              <w:t>ISA600.22(a)</w:t>
            </w:r>
          </w:p>
          <w:p w14:paraId="3AA5ED99" w14:textId="77777777" w:rsidR="00B963B4" w:rsidRDefault="00B963B4">
            <w:pPr>
              <w:rPr>
                <w:rFonts w:ascii="Switzer" w:eastAsia="Switzer" w:hAnsi="Switzer" w:cs="Times New Roman"/>
              </w:rPr>
            </w:pPr>
          </w:p>
          <w:p w14:paraId="275EEFF7" w14:textId="77777777" w:rsidR="00B963B4" w:rsidRDefault="00B963B4">
            <w:pPr>
              <w:rPr>
                <w:rFonts w:ascii="Switzer" w:eastAsia="Switzer" w:hAnsi="Switzer" w:cs="Times New Roman"/>
              </w:rPr>
            </w:pPr>
            <w:r>
              <w:rPr>
                <w:rFonts w:ascii="Switzer" w:eastAsia="Switzer" w:hAnsi="Switzer" w:cs="Times New Roman"/>
              </w:rPr>
              <w:t>ISA600.22(b)</w:t>
            </w:r>
          </w:p>
          <w:p w14:paraId="0028AD5A" w14:textId="77777777" w:rsidR="00B963B4" w:rsidRDefault="00B963B4">
            <w:pPr>
              <w:rPr>
                <w:rFonts w:ascii="Switzer" w:eastAsia="Switzer" w:hAnsi="Switzer" w:cs="Times New Roman"/>
              </w:rPr>
            </w:pPr>
          </w:p>
          <w:p w14:paraId="338F0846" w14:textId="77777777" w:rsidR="00B963B4" w:rsidRDefault="00B963B4">
            <w:pPr>
              <w:rPr>
                <w:rFonts w:ascii="Switzer" w:eastAsia="Switzer" w:hAnsi="Switzer" w:cs="Times New Roman"/>
              </w:rPr>
            </w:pPr>
          </w:p>
          <w:p w14:paraId="138521C7" w14:textId="77777777" w:rsidR="00F77686" w:rsidRDefault="00F77686">
            <w:pPr>
              <w:rPr>
                <w:rFonts w:ascii="Switzer" w:eastAsia="Switzer" w:hAnsi="Switzer" w:cs="Times New Roman"/>
              </w:rPr>
            </w:pPr>
          </w:p>
          <w:p w14:paraId="10FAEE33" w14:textId="77777777" w:rsidR="00B963B4" w:rsidRDefault="00B963B4">
            <w:pPr>
              <w:rPr>
                <w:rFonts w:ascii="Switzer" w:eastAsia="Switzer" w:hAnsi="Switzer" w:cs="Times New Roman"/>
              </w:rPr>
            </w:pPr>
            <w:r>
              <w:rPr>
                <w:rFonts w:ascii="Switzer" w:eastAsia="Switzer" w:hAnsi="Switzer" w:cs="Times New Roman"/>
              </w:rPr>
              <w:t xml:space="preserve">ISA600.23  </w:t>
            </w:r>
          </w:p>
          <w:p w14:paraId="0590D234" w14:textId="77777777" w:rsidR="00B963B4" w:rsidRPr="00FC2360" w:rsidRDefault="00B963B4">
            <w:pPr>
              <w:rPr>
                <w:rFonts w:ascii="Switzer" w:eastAsia="Switzer" w:hAnsi="Switzer" w:cs="Times New Roman"/>
              </w:rPr>
            </w:pPr>
          </w:p>
        </w:tc>
        <w:tc>
          <w:tcPr>
            <w:tcW w:w="3969" w:type="dxa"/>
          </w:tcPr>
          <w:p w14:paraId="227694FA" w14:textId="7F27CBF4" w:rsidR="00B963B4" w:rsidRDefault="00B963B4">
            <w:pPr>
              <w:rPr>
                <w:rFonts w:ascii="Switzer" w:eastAsia="Switzer" w:hAnsi="Switzer" w:cs="Times New Roman"/>
              </w:rPr>
            </w:pPr>
            <w:r>
              <w:rPr>
                <w:rFonts w:ascii="Switzer" w:eastAsia="Switzer" w:hAnsi="Switzer" w:cs="Times New Roman"/>
              </w:rPr>
              <w:t xml:space="preserve">Questions for </w:t>
            </w:r>
            <w:r w:rsidR="00E60FD0">
              <w:rPr>
                <w:rFonts w:ascii="Switzer" w:eastAsia="Switzer" w:hAnsi="Switzer" w:cs="Times New Roman"/>
              </w:rPr>
              <w:t xml:space="preserve">the group audit engagements </w:t>
            </w:r>
            <w:r>
              <w:rPr>
                <w:rFonts w:ascii="Switzer" w:eastAsia="Switzer" w:hAnsi="Switzer" w:cs="Times New Roman"/>
              </w:rPr>
              <w:t xml:space="preserve">were added to: </w:t>
            </w:r>
          </w:p>
          <w:p w14:paraId="3A3E012E" w14:textId="25E18837" w:rsidR="00B963B4" w:rsidRDefault="00B963B4" w:rsidP="00C85373">
            <w:pPr>
              <w:pStyle w:val="ListParagraph"/>
              <w:numPr>
                <w:ilvl w:val="0"/>
                <w:numId w:val="5"/>
              </w:numPr>
              <w:rPr>
                <w:rFonts w:ascii="Switzer" w:eastAsia="Switzer" w:hAnsi="Switzer" w:cs="Times New Roman"/>
              </w:rPr>
            </w:pPr>
            <w:r>
              <w:rPr>
                <w:rFonts w:ascii="Switzer" w:eastAsia="Switzer" w:hAnsi="Switzer" w:cs="Times New Roman"/>
              </w:rPr>
              <w:t>I</w:t>
            </w:r>
            <w:r w:rsidRPr="005E0267">
              <w:rPr>
                <w:rFonts w:ascii="Switzer" w:eastAsia="Switzer" w:hAnsi="Switzer" w:cs="Times New Roman"/>
              </w:rPr>
              <w:t>dentify components for planning and performing of audit procedures</w:t>
            </w:r>
            <w:r w:rsidR="00E60FD0">
              <w:rPr>
                <w:rFonts w:ascii="Switzer" w:eastAsia="Switzer" w:hAnsi="Switzer" w:cs="Times New Roman"/>
              </w:rPr>
              <w:t>.</w:t>
            </w:r>
          </w:p>
          <w:p w14:paraId="77C00AB0" w14:textId="77777777" w:rsidR="00B963B4" w:rsidRDefault="00B963B4" w:rsidP="00C85373">
            <w:pPr>
              <w:pStyle w:val="ListParagraph"/>
              <w:numPr>
                <w:ilvl w:val="0"/>
                <w:numId w:val="5"/>
              </w:numPr>
              <w:rPr>
                <w:rFonts w:ascii="Switzer" w:eastAsia="Switzer" w:hAnsi="Switzer" w:cs="Times New Roman"/>
              </w:rPr>
            </w:pPr>
            <w:r>
              <w:rPr>
                <w:rFonts w:ascii="Switzer" w:eastAsia="Switzer" w:hAnsi="Switzer" w:cs="Times New Roman"/>
              </w:rPr>
              <w:t>Determine expected involvement of component auditors in RAP and further audit procedures.</w:t>
            </w:r>
          </w:p>
          <w:p w14:paraId="1D66FEFF" w14:textId="77777777" w:rsidR="00B963B4" w:rsidRDefault="00B963B4" w:rsidP="00C85373">
            <w:pPr>
              <w:pStyle w:val="ListParagraph"/>
              <w:numPr>
                <w:ilvl w:val="0"/>
                <w:numId w:val="5"/>
              </w:numPr>
              <w:rPr>
                <w:rFonts w:ascii="Switzer" w:eastAsia="Switzer" w:hAnsi="Switzer" w:cs="Times New Roman"/>
              </w:rPr>
            </w:pPr>
            <w:r>
              <w:rPr>
                <w:rFonts w:ascii="Switzer" w:eastAsia="Switzer" w:hAnsi="Switzer" w:cs="Times New Roman"/>
              </w:rPr>
              <w:t>Evaluate access to components and component auditors.</w:t>
            </w:r>
          </w:p>
          <w:p w14:paraId="13513642" w14:textId="77777777" w:rsidR="00B963B4" w:rsidRDefault="00B963B4" w:rsidP="00C85373">
            <w:pPr>
              <w:pStyle w:val="ListParagraph"/>
              <w:numPr>
                <w:ilvl w:val="0"/>
                <w:numId w:val="5"/>
              </w:numPr>
              <w:rPr>
                <w:rFonts w:ascii="Switzer" w:eastAsia="Switzer" w:hAnsi="Switzer" w:cs="Times New Roman"/>
              </w:rPr>
            </w:pPr>
            <w:r>
              <w:rPr>
                <w:rFonts w:ascii="Switzer" w:eastAsia="Switzer" w:hAnsi="Switzer" w:cs="Times New Roman"/>
              </w:rPr>
              <w:t>Determine whether there is any indication that the group auditor will not be able to be sufficiently and appropriately involved in the work of the component auditor.</w:t>
            </w:r>
          </w:p>
          <w:p w14:paraId="2649E9BA" w14:textId="77777777" w:rsidR="006C2F47" w:rsidRDefault="006C2F47">
            <w:pPr>
              <w:rPr>
                <w:rFonts w:ascii="Switzer" w:eastAsia="Switzer" w:hAnsi="Switzer" w:cs="Times New Roman"/>
              </w:rPr>
            </w:pPr>
          </w:p>
          <w:p w14:paraId="081010C8" w14:textId="77777777" w:rsidR="00F77686" w:rsidRDefault="00B963B4">
            <w:pPr>
              <w:rPr>
                <w:rFonts w:ascii="Switzer" w:eastAsia="Switzer" w:hAnsi="Switzer" w:cs="Times New Roman"/>
              </w:rPr>
            </w:pPr>
            <w:r>
              <w:rPr>
                <w:rFonts w:ascii="Switzer" w:eastAsia="Switzer" w:hAnsi="Switzer" w:cs="Times New Roman"/>
              </w:rPr>
              <w:t xml:space="preserve">Take note of the red warnings that informs the users where </w:t>
            </w:r>
            <w:r w:rsidR="00E60FD0">
              <w:rPr>
                <w:rFonts w:ascii="Switzer" w:eastAsia="Switzer" w:hAnsi="Switzer" w:cs="Times New Roman"/>
              </w:rPr>
              <w:t xml:space="preserve">key </w:t>
            </w:r>
            <w:r>
              <w:rPr>
                <w:rFonts w:ascii="Switzer" w:eastAsia="Switzer" w:hAnsi="Switzer" w:cs="Times New Roman"/>
              </w:rPr>
              <w:t xml:space="preserve">information should be recorded, and the blue text in the description column that advise users where the understanding may be documented. </w:t>
            </w:r>
          </w:p>
          <w:p w14:paraId="6FAF3436" w14:textId="77777777" w:rsidR="00F77686" w:rsidRDefault="00F77686">
            <w:pPr>
              <w:rPr>
                <w:rFonts w:ascii="Switzer" w:eastAsia="Switzer" w:hAnsi="Switzer" w:cs="Times New Roman"/>
              </w:rPr>
            </w:pPr>
          </w:p>
          <w:p w14:paraId="7A62D0F9" w14:textId="77777777" w:rsidR="006C2F47" w:rsidRDefault="00F77686">
            <w:pPr>
              <w:rPr>
                <w:rFonts w:ascii="Switzer" w:eastAsia="Switzer" w:hAnsi="Switzer" w:cs="Times New Roman"/>
              </w:rPr>
            </w:pPr>
            <w:r>
              <w:rPr>
                <w:rFonts w:ascii="Switzer" w:eastAsia="Switzer" w:hAnsi="Switzer" w:cs="Times New Roman"/>
              </w:rPr>
              <w:t xml:space="preserve">Refer to par </w:t>
            </w:r>
            <w:r>
              <w:rPr>
                <w:rFonts w:ascii="Switzer" w:eastAsia="Switzer" w:hAnsi="Switzer" w:cs="Times New Roman"/>
              </w:rPr>
              <w:fldChar w:fldCharType="begin"/>
            </w:r>
            <w:r>
              <w:rPr>
                <w:rFonts w:ascii="Switzer" w:eastAsia="Switzer" w:hAnsi="Switzer" w:cs="Times New Roman"/>
              </w:rPr>
              <w:instrText xml:space="preserve"> REF _Ref168475629 \r \h </w:instrText>
            </w:r>
            <w:r>
              <w:rPr>
                <w:rFonts w:ascii="Switzer" w:eastAsia="Switzer" w:hAnsi="Switzer" w:cs="Times New Roman"/>
              </w:rPr>
            </w:r>
            <w:r>
              <w:rPr>
                <w:rFonts w:ascii="Switzer" w:eastAsia="Switzer" w:hAnsi="Switzer" w:cs="Times New Roman"/>
              </w:rPr>
              <w:fldChar w:fldCharType="separate"/>
            </w:r>
            <w:r w:rsidR="00B81D23">
              <w:rPr>
                <w:rFonts w:ascii="Switzer" w:eastAsia="Switzer" w:hAnsi="Switzer" w:cs="Times New Roman"/>
              </w:rPr>
              <w:t>3.3.13</w:t>
            </w:r>
            <w:r>
              <w:rPr>
                <w:rFonts w:ascii="Switzer" w:eastAsia="Switzer" w:hAnsi="Switzer" w:cs="Times New Roman"/>
              </w:rPr>
              <w:fldChar w:fldCharType="end"/>
            </w:r>
            <w:r>
              <w:rPr>
                <w:rFonts w:ascii="Switzer" w:eastAsia="Switzer" w:hAnsi="Switzer" w:cs="Times New Roman"/>
              </w:rPr>
              <w:t xml:space="preserve"> for a further explanation about the identification of components.</w:t>
            </w:r>
            <w:r w:rsidR="00B963B4">
              <w:rPr>
                <w:rFonts w:ascii="Switzer" w:eastAsia="Switzer" w:hAnsi="Switzer" w:cs="Times New Roman"/>
              </w:rPr>
              <w:t xml:space="preserve"> </w:t>
            </w:r>
          </w:p>
          <w:p w14:paraId="2CC383FA" w14:textId="77777777" w:rsidR="00D16AD4" w:rsidRDefault="00D16AD4">
            <w:pPr>
              <w:rPr>
                <w:rFonts w:ascii="Switzer" w:eastAsia="Switzer" w:hAnsi="Switzer" w:cs="Times New Roman"/>
              </w:rPr>
            </w:pPr>
          </w:p>
          <w:p w14:paraId="2D9B4F9B" w14:textId="67174586" w:rsidR="00D16AD4" w:rsidRPr="00737A3D" w:rsidRDefault="00D16AD4">
            <w:pPr>
              <w:rPr>
                <w:rFonts w:ascii="Switzer" w:eastAsia="Switzer" w:hAnsi="Switzer" w:cs="Times New Roman"/>
              </w:rPr>
            </w:pPr>
          </w:p>
        </w:tc>
      </w:tr>
      <w:tr w:rsidR="00B963B4" w14:paraId="69BA89D1" w14:textId="77777777">
        <w:trPr>
          <w:gridAfter w:val="1"/>
          <w:wAfter w:w="17" w:type="dxa"/>
        </w:trPr>
        <w:tc>
          <w:tcPr>
            <w:tcW w:w="3686" w:type="dxa"/>
            <w:tcBorders>
              <w:top w:val="single" w:sz="4" w:space="0" w:color="auto"/>
              <w:bottom w:val="single" w:sz="4" w:space="0" w:color="auto"/>
            </w:tcBorders>
          </w:tcPr>
          <w:p w14:paraId="36B284CB" w14:textId="77777777" w:rsidR="00B963B4" w:rsidRDefault="00B963B4">
            <w:pPr>
              <w:rPr>
                <w:rFonts w:ascii="Switzer" w:eastAsia="Switzer" w:hAnsi="Switzer" w:cs="Times New Roman"/>
              </w:rPr>
            </w:pPr>
            <w:r>
              <w:rPr>
                <w:rFonts w:ascii="Switzer" w:eastAsia="Switzer" w:hAnsi="Switzer" w:cs="Times New Roman"/>
              </w:rPr>
              <w:t>Terms of engagement</w:t>
            </w:r>
          </w:p>
        </w:tc>
        <w:tc>
          <w:tcPr>
            <w:tcW w:w="1417" w:type="dxa"/>
          </w:tcPr>
          <w:p w14:paraId="799D3DA1" w14:textId="77777777" w:rsidR="00B963B4" w:rsidRDefault="00B963B4">
            <w:pPr>
              <w:rPr>
                <w:rFonts w:ascii="Switzer" w:eastAsia="Switzer" w:hAnsi="Switzer" w:cs="Times New Roman"/>
              </w:rPr>
            </w:pPr>
            <w:r>
              <w:rPr>
                <w:rFonts w:ascii="Switzer" w:eastAsia="Switzer" w:hAnsi="Switzer" w:cs="Times New Roman"/>
              </w:rPr>
              <w:t>ISA600.19</w:t>
            </w:r>
          </w:p>
        </w:tc>
        <w:tc>
          <w:tcPr>
            <w:tcW w:w="3969" w:type="dxa"/>
          </w:tcPr>
          <w:p w14:paraId="20523A2F" w14:textId="46D20934" w:rsidR="00B963B4" w:rsidRDefault="00B963B4">
            <w:pPr>
              <w:rPr>
                <w:rFonts w:ascii="Switzer" w:eastAsia="Switzer" w:hAnsi="Switzer" w:cs="Times New Roman"/>
              </w:rPr>
            </w:pPr>
            <w:r>
              <w:rPr>
                <w:rFonts w:ascii="Switzer" w:eastAsia="Switzer" w:hAnsi="Switzer" w:cs="Times New Roman"/>
              </w:rPr>
              <w:t xml:space="preserve">Preconditions of the audit have been updated for </w:t>
            </w:r>
            <w:r w:rsidR="00F77686">
              <w:rPr>
                <w:rFonts w:ascii="Switzer" w:eastAsia="Switzer" w:hAnsi="Switzer" w:cs="Times New Roman"/>
              </w:rPr>
              <w:t>the group audit engagements</w:t>
            </w:r>
            <w:r>
              <w:rPr>
                <w:rFonts w:ascii="Switzer" w:eastAsia="Switzer" w:hAnsi="Switzer" w:cs="Times New Roman"/>
              </w:rPr>
              <w:t xml:space="preserve"> to include questions related to</w:t>
            </w:r>
            <w:r w:rsidR="00F77686">
              <w:rPr>
                <w:rFonts w:ascii="Switzer" w:eastAsia="Switzer" w:hAnsi="Switzer" w:cs="Times New Roman"/>
              </w:rPr>
              <w:t>:</w:t>
            </w:r>
            <w:r>
              <w:rPr>
                <w:rFonts w:ascii="Switzer" w:eastAsia="Switzer" w:hAnsi="Switzer" w:cs="Times New Roman"/>
              </w:rPr>
              <w:t xml:space="preserve"> </w:t>
            </w:r>
          </w:p>
          <w:p w14:paraId="0D8ED7BF" w14:textId="3B959796" w:rsidR="00B963B4" w:rsidRDefault="00F77686" w:rsidP="00C85373">
            <w:pPr>
              <w:pStyle w:val="ListParagraph"/>
              <w:numPr>
                <w:ilvl w:val="0"/>
                <w:numId w:val="12"/>
              </w:numPr>
              <w:rPr>
                <w:rFonts w:ascii="Switzer" w:eastAsia="Switzer" w:hAnsi="Switzer" w:cs="Times New Roman"/>
              </w:rPr>
            </w:pPr>
            <w:r>
              <w:rPr>
                <w:rFonts w:ascii="Switzer" w:eastAsia="Switzer" w:hAnsi="Switzer" w:cs="Times New Roman"/>
              </w:rPr>
              <w:t>A</w:t>
            </w:r>
            <w:r w:rsidR="00B963B4" w:rsidRPr="008058D8">
              <w:rPr>
                <w:rFonts w:ascii="Switzer" w:eastAsia="Switzer" w:hAnsi="Switzer" w:cs="Times New Roman"/>
              </w:rPr>
              <w:t>ccess to information of which group management is aware</w:t>
            </w:r>
            <w:r>
              <w:rPr>
                <w:rFonts w:ascii="Switzer" w:eastAsia="Switzer" w:hAnsi="Switzer" w:cs="Times New Roman"/>
              </w:rPr>
              <w:t>.</w:t>
            </w:r>
            <w:r w:rsidR="00B963B4" w:rsidRPr="008058D8">
              <w:rPr>
                <w:rFonts w:ascii="Switzer" w:eastAsia="Switzer" w:hAnsi="Switzer" w:cs="Times New Roman"/>
              </w:rPr>
              <w:t xml:space="preserve"> </w:t>
            </w:r>
          </w:p>
          <w:p w14:paraId="3855EE76" w14:textId="77777777" w:rsidR="00F77686" w:rsidRDefault="00F77686" w:rsidP="00C85373">
            <w:pPr>
              <w:pStyle w:val="ListParagraph"/>
              <w:numPr>
                <w:ilvl w:val="0"/>
                <w:numId w:val="12"/>
              </w:numPr>
              <w:rPr>
                <w:rFonts w:ascii="Switzer" w:eastAsia="Switzer" w:hAnsi="Switzer" w:cs="Times New Roman"/>
              </w:rPr>
            </w:pPr>
            <w:r>
              <w:rPr>
                <w:rFonts w:ascii="Switzer" w:eastAsia="Switzer" w:hAnsi="Switzer" w:cs="Times New Roman"/>
              </w:rPr>
              <w:t>R</w:t>
            </w:r>
            <w:r w:rsidR="00B963B4" w:rsidRPr="008058D8">
              <w:rPr>
                <w:rFonts w:ascii="Switzer" w:eastAsia="Switzer" w:hAnsi="Switzer" w:cs="Times New Roman"/>
              </w:rPr>
              <w:t>equest for additional information from group management or component management</w:t>
            </w:r>
            <w:r>
              <w:rPr>
                <w:rFonts w:ascii="Switzer" w:eastAsia="Switzer" w:hAnsi="Switzer" w:cs="Times New Roman"/>
              </w:rPr>
              <w:t>.</w:t>
            </w:r>
            <w:r w:rsidR="00B963B4" w:rsidRPr="008058D8">
              <w:rPr>
                <w:rFonts w:ascii="Switzer" w:eastAsia="Switzer" w:hAnsi="Switzer" w:cs="Times New Roman"/>
              </w:rPr>
              <w:t xml:space="preserve"> </w:t>
            </w:r>
          </w:p>
          <w:p w14:paraId="1F891A16" w14:textId="385E7CCD" w:rsidR="00B963B4" w:rsidRPr="008058D8" w:rsidRDefault="00F77686" w:rsidP="00C85373">
            <w:pPr>
              <w:pStyle w:val="ListParagraph"/>
              <w:numPr>
                <w:ilvl w:val="0"/>
                <w:numId w:val="12"/>
              </w:numPr>
              <w:rPr>
                <w:rFonts w:ascii="Switzer" w:eastAsia="Switzer" w:hAnsi="Switzer" w:cs="Times New Roman"/>
              </w:rPr>
            </w:pPr>
            <w:r>
              <w:rPr>
                <w:rFonts w:ascii="Switzer" w:eastAsia="Switzer" w:hAnsi="Switzer" w:cs="Times New Roman"/>
              </w:rPr>
              <w:t>U</w:t>
            </w:r>
            <w:r w:rsidR="00B963B4" w:rsidRPr="008058D8">
              <w:rPr>
                <w:rFonts w:ascii="Switzer" w:eastAsia="Switzer" w:hAnsi="Switzer" w:cs="Times New Roman"/>
              </w:rPr>
              <w:t>nrestricted access to persons within the group.</w:t>
            </w:r>
          </w:p>
        </w:tc>
      </w:tr>
      <w:tr w:rsidR="00B963B4" w:rsidRPr="00FC2360" w14:paraId="3E2FF90E" w14:textId="77777777">
        <w:trPr>
          <w:gridAfter w:val="1"/>
          <w:wAfter w:w="17" w:type="dxa"/>
        </w:trPr>
        <w:tc>
          <w:tcPr>
            <w:tcW w:w="3686" w:type="dxa"/>
            <w:tcBorders>
              <w:top w:val="single" w:sz="4" w:space="0" w:color="auto"/>
              <w:bottom w:val="single" w:sz="4" w:space="0" w:color="auto"/>
            </w:tcBorders>
          </w:tcPr>
          <w:p w14:paraId="3446103C" w14:textId="77777777" w:rsidR="00B963B4" w:rsidRDefault="00B963B4">
            <w:pPr>
              <w:rPr>
                <w:rFonts w:ascii="Switzer" w:eastAsia="Switzer" w:hAnsi="Switzer" w:cs="Times New Roman"/>
              </w:rPr>
            </w:pPr>
            <w:r>
              <w:rPr>
                <w:rFonts w:ascii="Switzer" w:eastAsia="Switzer" w:hAnsi="Switzer" w:cs="Times New Roman"/>
              </w:rPr>
              <w:t>Compliance Add-on module</w:t>
            </w:r>
          </w:p>
        </w:tc>
        <w:tc>
          <w:tcPr>
            <w:tcW w:w="1417" w:type="dxa"/>
          </w:tcPr>
          <w:p w14:paraId="7EE9AA8E" w14:textId="77777777" w:rsidR="00B963B4" w:rsidRPr="00FC2360" w:rsidRDefault="00B963B4">
            <w:pPr>
              <w:rPr>
                <w:rFonts w:ascii="Switzer" w:eastAsia="Switzer" w:hAnsi="Switzer" w:cs="Times New Roman"/>
              </w:rPr>
            </w:pPr>
          </w:p>
        </w:tc>
        <w:tc>
          <w:tcPr>
            <w:tcW w:w="3969" w:type="dxa"/>
          </w:tcPr>
          <w:p w14:paraId="7A3C063B" w14:textId="073B8426" w:rsidR="00B963B4" w:rsidRDefault="00916899">
            <w:pPr>
              <w:rPr>
                <w:rFonts w:ascii="Switzer" w:eastAsia="Switzer" w:hAnsi="Switzer" w:cs="Times New Roman"/>
              </w:rPr>
            </w:pPr>
            <w:r>
              <w:rPr>
                <w:rFonts w:ascii="Switzer" w:eastAsia="Switzer" w:hAnsi="Switzer" w:cs="Times New Roman"/>
              </w:rPr>
              <w:t>The q</w:t>
            </w:r>
            <w:r w:rsidR="00B963B4">
              <w:rPr>
                <w:rFonts w:ascii="Switzer" w:eastAsia="Switzer" w:hAnsi="Switzer" w:cs="Times New Roman"/>
              </w:rPr>
              <w:t>uestion will appear for Group Audit M</w:t>
            </w:r>
            <w:r w:rsidR="00262C7B">
              <w:rPr>
                <w:rFonts w:ascii="Switzer" w:eastAsia="Switzer" w:hAnsi="Switzer" w:cs="Times New Roman"/>
              </w:rPr>
              <w:t>ultiple</w:t>
            </w:r>
            <w:r w:rsidR="00B963B4">
              <w:rPr>
                <w:rFonts w:ascii="Switzer" w:eastAsia="Switzer" w:hAnsi="Switzer" w:cs="Times New Roman"/>
              </w:rPr>
              <w:t xml:space="preserve"> for both </w:t>
            </w:r>
            <w:r w:rsidR="00121F48">
              <w:rPr>
                <w:rFonts w:ascii="Switzer" w:eastAsia="Switzer" w:hAnsi="Switzer" w:cs="Times New Roman"/>
              </w:rPr>
              <w:t xml:space="preserve">Audit </w:t>
            </w:r>
            <w:r w:rsidR="00B963B4">
              <w:rPr>
                <w:rFonts w:ascii="Switzer" w:eastAsia="Switzer" w:hAnsi="Switzer" w:cs="Times New Roman"/>
              </w:rPr>
              <w:t xml:space="preserve">Large and </w:t>
            </w:r>
            <w:r w:rsidR="00121F48">
              <w:rPr>
                <w:rFonts w:ascii="Switzer" w:eastAsia="Switzer" w:hAnsi="Switzer" w:cs="Times New Roman"/>
              </w:rPr>
              <w:t xml:space="preserve">Audit </w:t>
            </w:r>
            <w:r w:rsidR="00B963B4">
              <w:rPr>
                <w:rFonts w:ascii="Switzer" w:eastAsia="Switzer" w:hAnsi="Switzer" w:cs="Times New Roman"/>
              </w:rPr>
              <w:t>Small providing group auditor</w:t>
            </w:r>
            <w:r w:rsidR="00121F48">
              <w:rPr>
                <w:rFonts w:ascii="Switzer" w:eastAsia="Switzer" w:hAnsi="Switzer" w:cs="Times New Roman"/>
              </w:rPr>
              <w:t>s</w:t>
            </w:r>
            <w:r w:rsidR="00B963B4">
              <w:rPr>
                <w:rFonts w:ascii="Switzer" w:eastAsia="Switzer" w:hAnsi="Switzer" w:cs="Times New Roman"/>
              </w:rPr>
              <w:t xml:space="preserve"> </w:t>
            </w:r>
            <w:r w:rsidR="00121F48">
              <w:rPr>
                <w:rFonts w:ascii="Switzer" w:eastAsia="Switzer" w:hAnsi="Switzer" w:cs="Times New Roman"/>
              </w:rPr>
              <w:t xml:space="preserve">with </w:t>
            </w:r>
            <w:r w:rsidR="00B963B4">
              <w:rPr>
                <w:rFonts w:ascii="Switzer" w:eastAsia="Switzer" w:hAnsi="Switzer" w:cs="Times New Roman"/>
              </w:rPr>
              <w:t>the option to include or exclude the Companies Act procedures in the engagement file.</w:t>
            </w:r>
          </w:p>
          <w:p w14:paraId="71D99B07" w14:textId="77777777" w:rsidR="00F77686" w:rsidRDefault="00F77686">
            <w:pPr>
              <w:rPr>
                <w:rFonts w:ascii="Switzer" w:eastAsia="Switzer" w:hAnsi="Switzer" w:cs="Times New Roman"/>
              </w:rPr>
            </w:pPr>
          </w:p>
          <w:p w14:paraId="2BB0F190" w14:textId="76AF3FCF" w:rsidR="00F77686" w:rsidRPr="00982D8A" w:rsidRDefault="00F77686">
            <w:pPr>
              <w:rPr>
                <w:rFonts w:ascii="Switzer" w:eastAsia="Switzer" w:hAnsi="Switzer" w:cs="Times New Roman"/>
              </w:rPr>
            </w:pPr>
            <w:r>
              <w:rPr>
                <w:rFonts w:ascii="Switzer" w:eastAsia="Switzer" w:hAnsi="Switzer" w:cs="Times New Roman"/>
              </w:rPr>
              <w:t xml:space="preserve">Refer par </w:t>
            </w:r>
            <w:r w:rsidR="00212074">
              <w:rPr>
                <w:rFonts w:ascii="Switzer" w:eastAsia="Switzer" w:hAnsi="Switzer" w:cs="Times New Roman"/>
              </w:rPr>
              <w:fldChar w:fldCharType="begin"/>
            </w:r>
            <w:r w:rsidR="00212074">
              <w:rPr>
                <w:rFonts w:ascii="Switzer" w:eastAsia="Switzer" w:hAnsi="Switzer" w:cs="Times New Roman"/>
              </w:rPr>
              <w:instrText xml:space="preserve"> REF _Ref168978257 \r \h </w:instrText>
            </w:r>
            <w:r w:rsidR="00212074">
              <w:rPr>
                <w:rFonts w:ascii="Switzer" w:eastAsia="Switzer" w:hAnsi="Switzer" w:cs="Times New Roman"/>
              </w:rPr>
            </w:r>
            <w:r w:rsidR="00212074">
              <w:rPr>
                <w:rFonts w:ascii="Switzer" w:eastAsia="Switzer" w:hAnsi="Switzer" w:cs="Times New Roman"/>
              </w:rPr>
              <w:fldChar w:fldCharType="separate"/>
            </w:r>
            <w:r w:rsidR="00B81D23">
              <w:rPr>
                <w:rFonts w:ascii="Switzer" w:eastAsia="Switzer" w:hAnsi="Switzer" w:cs="Times New Roman"/>
              </w:rPr>
              <w:t>3.3</w:t>
            </w:r>
            <w:r w:rsidR="00B11B96">
              <w:rPr>
                <w:rFonts w:ascii="Switzer" w:eastAsia="Switzer" w:hAnsi="Switzer" w:cs="Times New Roman"/>
              </w:rPr>
              <w:t>.21</w:t>
            </w:r>
            <w:r w:rsidR="00212074">
              <w:rPr>
                <w:rFonts w:ascii="Switzer" w:eastAsia="Switzer" w:hAnsi="Switzer" w:cs="Times New Roman"/>
              </w:rPr>
              <w:fldChar w:fldCharType="end"/>
            </w:r>
            <w:r>
              <w:rPr>
                <w:rFonts w:ascii="Switzer" w:eastAsia="Switzer" w:hAnsi="Switzer" w:cs="Times New Roman"/>
              </w:rPr>
              <w:t xml:space="preserve"> for explanation of change.</w:t>
            </w:r>
          </w:p>
        </w:tc>
      </w:tr>
      <w:tr w:rsidR="00B963B4" w:rsidRPr="00FC2360" w14:paraId="1323DCF2" w14:textId="77777777">
        <w:trPr>
          <w:gridAfter w:val="1"/>
          <w:wAfter w:w="17" w:type="dxa"/>
        </w:trPr>
        <w:tc>
          <w:tcPr>
            <w:tcW w:w="3686" w:type="dxa"/>
            <w:tcBorders>
              <w:top w:val="single" w:sz="4" w:space="0" w:color="auto"/>
              <w:bottom w:val="single" w:sz="4" w:space="0" w:color="auto"/>
            </w:tcBorders>
          </w:tcPr>
          <w:p w14:paraId="51725C76" w14:textId="77777777" w:rsidR="00B963B4" w:rsidRPr="00FC2360" w:rsidRDefault="00B963B4">
            <w:pPr>
              <w:rPr>
                <w:rFonts w:ascii="Switzer" w:eastAsia="Switzer" w:hAnsi="Switzer" w:cs="Times New Roman"/>
              </w:rPr>
            </w:pPr>
            <w:r>
              <w:rPr>
                <w:rFonts w:ascii="Switzer" w:eastAsia="Switzer" w:hAnsi="Switzer" w:cs="Times New Roman"/>
              </w:rPr>
              <w:lastRenderedPageBreak/>
              <w:t>Conclusion related to preconditions of an audit</w:t>
            </w:r>
          </w:p>
        </w:tc>
        <w:tc>
          <w:tcPr>
            <w:tcW w:w="1417" w:type="dxa"/>
          </w:tcPr>
          <w:p w14:paraId="2B51F48F" w14:textId="77777777" w:rsidR="00B963B4" w:rsidRPr="00FC2360" w:rsidRDefault="00B963B4">
            <w:pPr>
              <w:rPr>
                <w:rFonts w:ascii="Switzer" w:eastAsia="Switzer" w:hAnsi="Switzer" w:cs="Times New Roman"/>
              </w:rPr>
            </w:pPr>
            <w:r>
              <w:rPr>
                <w:rFonts w:ascii="Switzer" w:eastAsia="Switzer" w:hAnsi="Switzer" w:cs="Times New Roman"/>
              </w:rPr>
              <w:t>ISA600.20</w:t>
            </w:r>
          </w:p>
        </w:tc>
        <w:tc>
          <w:tcPr>
            <w:tcW w:w="3969" w:type="dxa"/>
          </w:tcPr>
          <w:p w14:paraId="021FD5B0" w14:textId="0A8B9D2B" w:rsidR="00B963B4" w:rsidRDefault="00B963B4">
            <w:pPr>
              <w:rPr>
                <w:rFonts w:eastAsia="Switzer" w:cs="Times New Roman"/>
              </w:rPr>
            </w:pPr>
            <w:r w:rsidRPr="00EA0CB1">
              <w:rPr>
                <w:rFonts w:eastAsia="Switzer" w:cs="Times New Roman"/>
              </w:rPr>
              <w:t>The</w:t>
            </w:r>
            <w:r>
              <w:rPr>
                <w:rFonts w:eastAsia="Switzer" w:cs="Times New Roman"/>
              </w:rPr>
              <w:t xml:space="preserve"> conclusion that the preconditions of the audit are not present, will </w:t>
            </w:r>
            <w:r w:rsidR="009F6350">
              <w:rPr>
                <w:rFonts w:eastAsia="Switzer" w:cs="Times New Roman"/>
              </w:rPr>
              <w:t xml:space="preserve">also </w:t>
            </w:r>
            <w:r>
              <w:rPr>
                <w:rFonts w:eastAsia="Switzer" w:cs="Times New Roman"/>
              </w:rPr>
              <w:t xml:space="preserve">appear in </w:t>
            </w:r>
            <w:r w:rsidR="009F6350">
              <w:rPr>
                <w:rFonts w:eastAsia="Switzer" w:cs="Times New Roman"/>
              </w:rPr>
              <w:t>the group audit engagements</w:t>
            </w:r>
            <w:r>
              <w:rPr>
                <w:rFonts w:eastAsia="Switzer" w:cs="Times New Roman"/>
              </w:rPr>
              <w:t xml:space="preserve"> when the following questions under “Preconditions” are answered “No”:</w:t>
            </w:r>
          </w:p>
          <w:p w14:paraId="1A557C35" w14:textId="77777777" w:rsidR="00B963B4" w:rsidRPr="00EA0CB1" w:rsidRDefault="00B963B4" w:rsidP="009A0F9A">
            <w:pPr>
              <w:pStyle w:val="ListParagraph"/>
              <w:numPr>
                <w:ilvl w:val="0"/>
                <w:numId w:val="19"/>
              </w:numPr>
              <w:rPr>
                <w:color w:val="1F1F1F"/>
                <w:shd w:val="clear" w:color="auto" w:fill="FFFFFF"/>
              </w:rPr>
            </w:pPr>
            <w:r w:rsidRPr="00EA0CB1">
              <w:rPr>
                <w:color w:val="1F1F1F"/>
                <w:shd w:val="clear" w:color="auto" w:fill="FFFFFF"/>
              </w:rPr>
              <w:t>Have</w:t>
            </w:r>
            <w:r>
              <w:rPr>
                <w:color w:val="1F1F1F"/>
                <w:shd w:val="clear" w:color="auto" w:fill="FFFFFF"/>
              </w:rPr>
              <w:t xml:space="preserve"> (group) </w:t>
            </w:r>
            <w:r w:rsidRPr="00EA0CB1">
              <w:rPr>
                <w:color w:val="1F1F1F"/>
                <w:shd w:val="clear" w:color="auto" w:fill="FFFFFF"/>
              </w:rPr>
              <w:t>manag</w:t>
            </w:r>
            <w:r>
              <w:rPr>
                <w:color w:val="1F1F1F"/>
                <w:shd w:val="clear" w:color="auto" w:fill="FFFFFF"/>
              </w:rPr>
              <w:t>emen</w:t>
            </w:r>
            <w:r w:rsidRPr="00EA0CB1">
              <w:rPr>
                <w:color w:val="1F1F1F"/>
                <w:shd w:val="clear" w:color="auto" w:fill="FFFFFF"/>
              </w:rPr>
              <w:t xml:space="preserve">t agreed to provide additional information requested from either </w:t>
            </w:r>
            <w:r>
              <w:rPr>
                <w:color w:val="1F1F1F"/>
                <w:shd w:val="clear" w:color="auto" w:fill="FFFFFF"/>
              </w:rPr>
              <w:t xml:space="preserve">(group) </w:t>
            </w:r>
            <w:r w:rsidRPr="00EA0CB1">
              <w:rPr>
                <w:color w:val="1F1F1F"/>
                <w:shd w:val="clear" w:color="auto" w:fill="FFFFFF"/>
              </w:rPr>
              <w:t>manag</w:t>
            </w:r>
            <w:r>
              <w:rPr>
                <w:color w:val="1F1F1F"/>
                <w:shd w:val="clear" w:color="auto" w:fill="FFFFFF"/>
              </w:rPr>
              <w:t>emen</w:t>
            </w:r>
            <w:r w:rsidRPr="00EA0CB1">
              <w:rPr>
                <w:color w:val="1F1F1F"/>
                <w:shd w:val="clear" w:color="auto" w:fill="FFFFFF"/>
              </w:rPr>
              <w:t>t or component management?</w:t>
            </w:r>
          </w:p>
          <w:p w14:paraId="5C8ACABB" w14:textId="77777777" w:rsidR="00B963B4" w:rsidRPr="004C164C" w:rsidRDefault="00B963B4" w:rsidP="009A0F9A">
            <w:pPr>
              <w:pStyle w:val="ListParagraph"/>
              <w:numPr>
                <w:ilvl w:val="0"/>
                <w:numId w:val="19"/>
              </w:numPr>
              <w:rPr>
                <w:rFonts w:ascii="Switzer" w:eastAsia="Switzer" w:hAnsi="Switzer" w:cs="Times New Roman"/>
              </w:rPr>
            </w:pPr>
            <w:r w:rsidRPr="00EA0CB1">
              <w:rPr>
                <w:color w:val="1F1F1F"/>
                <w:shd w:val="clear" w:color="auto" w:fill="FFFFFF"/>
              </w:rPr>
              <w:t xml:space="preserve">Have </w:t>
            </w:r>
            <w:r>
              <w:rPr>
                <w:color w:val="1F1F1F"/>
                <w:shd w:val="clear" w:color="auto" w:fill="FFFFFF"/>
              </w:rPr>
              <w:t xml:space="preserve">(group) </w:t>
            </w:r>
            <w:r w:rsidRPr="00EA0CB1">
              <w:rPr>
                <w:color w:val="1F1F1F"/>
                <w:shd w:val="clear" w:color="auto" w:fill="FFFFFF"/>
              </w:rPr>
              <w:t>manag</w:t>
            </w:r>
            <w:r>
              <w:rPr>
                <w:color w:val="1F1F1F"/>
                <w:shd w:val="clear" w:color="auto" w:fill="FFFFFF"/>
              </w:rPr>
              <w:t>emen</w:t>
            </w:r>
            <w:r w:rsidRPr="00EA0CB1">
              <w:rPr>
                <w:color w:val="1F1F1F"/>
                <w:shd w:val="clear" w:color="auto" w:fill="FFFFFF"/>
              </w:rPr>
              <w:t>t agreed to provide unrestricted access to persons within the group for purposes of the group audit?</w:t>
            </w:r>
          </w:p>
          <w:p w14:paraId="539051BB" w14:textId="77777777" w:rsidR="00B963B4" w:rsidRDefault="00B963B4">
            <w:pPr>
              <w:rPr>
                <w:rFonts w:ascii="Switzer" w:eastAsia="Switzer" w:hAnsi="Switzer" w:cs="Times New Roman"/>
              </w:rPr>
            </w:pPr>
          </w:p>
          <w:p w14:paraId="629C5F0E" w14:textId="77777777" w:rsidR="00B963B4" w:rsidRDefault="00B963B4">
            <w:pPr>
              <w:rPr>
                <w:rFonts w:ascii="Switzer" w:eastAsia="Switzer" w:hAnsi="Switzer" w:cs="Times New Roman"/>
              </w:rPr>
            </w:pPr>
            <w:r>
              <w:rPr>
                <w:rFonts w:ascii="Switzer" w:eastAsia="Switzer" w:hAnsi="Switzer" w:cs="Times New Roman"/>
              </w:rPr>
              <w:t>Users will also be prompted that w</w:t>
            </w:r>
            <w:r w:rsidRPr="00AB401B">
              <w:rPr>
                <w:rFonts w:ascii="Switzer" w:eastAsia="Switzer" w:hAnsi="Switzer" w:cs="Times New Roman"/>
              </w:rPr>
              <w:t xml:space="preserve">hen law or regulation prohibit </w:t>
            </w:r>
            <w:r>
              <w:rPr>
                <w:rFonts w:ascii="Switzer" w:eastAsia="Switzer" w:hAnsi="Switzer" w:cs="Times New Roman"/>
              </w:rPr>
              <w:t xml:space="preserve">them </w:t>
            </w:r>
            <w:r w:rsidRPr="00AB401B">
              <w:rPr>
                <w:rFonts w:ascii="Switzer" w:eastAsia="Switzer" w:hAnsi="Switzer" w:cs="Times New Roman"/>
              </w:rPr>
              <w:t xml:space="preserve">from declining the engagement, </w:t>
            </w:r>
          </w:p>
          <w:p w14:paraId="23F77A0C" w14:textId="77777777" w:rsidR="00B963B4" w:rsidRDefault="00B963B4" w:rsidP="009A0F9A">
            <w:pPr>
              <w:pStyle w:val="ListParagraph"/>
              <w:numPr>
                <w:ilvl w:val="0"/>
                <w:numId w:val="20"/>
              </w:numPr>
              <w:rPr>
                <w:rFonts w:ascii="Switzer" w:eastAsia="Switzer" w:hAnsi="Switzer" w:cs="Times New Roman"/>
              </w:rPr>
            </w:pPr>
            <w:r>
              <w:rPr>
                <w:rFonts w:ascii="Switzer" w:eastAsia="Switzer" w:hAnsi="Switzer" w:cs="Times New Roman"/>
              </w:rPr>
              <w:t>t</w:t>
            </w:r>
            <w:r w:rsidRPr="00EA16D9">
              <w:rPr>
                <w:rFonts w:ascii="Switzer" w:eastAsia="Switzer" w:hAnsi="Switzer" w:cs="Times New Roman"/>
              </w:rPr>
              <w:t>heir opinion on the financial statements should be disclaimed</w:t>
            </w:r>
            <w:r>
              <w:rPr>
                <w:rFonts w:ascii="Switzer" w:eastAsia="Switzer" w:hAnsi="Switzer" w:cs="Times New Roman"/>
              </w:rPr>
              <w:t>,</w:t>
            </w:r>
            <w:r w:rsidRPr="00EA16D9">
              <w:rPr>
                <w:rFonts w:ascii="Switzer" w:eastAsia="Switzer" w:hAnsi="Switzer" w:cs="Times New Roman"/>
              </w:rPr>
              <w:t xml:space="preserve"> and</w:t>
            </w:r>
          </w:p>
          <w:p w14:paraId="6811EFA8" w14:textId="77777777" w:rsidR="00B963B4" w:rsidRPr="00EA16D9" w:rsidRDefault="00B963B4" w:rsidP="009A0F9A">
            <w:pPr>
              <w:pStyle w:val="ListParagraph"/>
              <w:numPr>
                <w:ilvl w:val="0"/>
                <w:numId w:val="20"/>
              </w:numPr>
              <w:rPr>
                <w:rFonts w:ascii="Switzer" w:eastAsia="Switzer" w:hAnsi="Switzer" w:cs="Times New Roman"/>
              </w:rPr>
            </w:pPr>
            <w:r>
              <w:rPr>
                <w:rFonts w:ascii="Switzer" w:eastAsia="Switzer" w:hAnsi="Switzer" w:cs="Times New Roman"/>
              </w:rPr>
              <w:t>they should</w:t>
            </w:r>
            <w:r w:rsidRPr="00EA16D9">
              <w:rPr>
                <w:rFonts w:ascii="Switzer" w:eastAsia="Switzer" w:hAnsi="Switzer" w:cs="Times New Roman"/>
              </w:rPr>
              <w:t xml:space="preserve"> consider </w:t>
            </w:r>
            <w:r>
              <w:rPr>
                <w:rFonts w:ascii="Switzer" w:eastAsia="Switzer" w:hAnsi="Switzer" w:cs="Times New Roman"/>
              </w:rPr>
              <w:t>their</w:t>
            </w:r>
            <w:r w:rsidRPr="00EA16D9">
              <w:rPr>
                <w:rFonts w:ascii="Switzer" w:eastAsia="Switzer" w:hAnsi="Switzer" w:cs="Times New Roman"/>
              </w:rPr>
              <w:t xml:space="preserve"> responsibility by law or regulation to communicate with regulators, listing authorities, or others, about the restrictions.</w:t>
            </w:r>
          </w:p>
        </w:tc>
      </w:tr>
      <w:tr w:rsidR="00F80046" w:rsidRPr="00FC2360" w14:paraId="6BE5D494" w14:textId="77777777">
        <w:trPr>
          <w:gridAfter w:val="1"/>
          <w:wAfter w:w="17" w:type="dxa"/>
        </w:trPr>
        <w:tc>
          <w:tcPr>
            <w:tcW w:w="3686" w:type="dxa"/>
            <w:tcBorders>
              <w:top w:val="single" w:sz="4" w:space="0" w:color="auto"/>
              <w:bottom w:val="single" w:sz="4" w:space="0" w:color="auto"/>
            </w:tcBorders>
          </w:tcPr>
          <w:p w14:paraId="46C3709B" w14:textId="451D005F" w:rsidR="00F80046" w:rsidRDefault="00F80046">
            <w:pPr>
              <w:rPr>
                <w:rFonts w:ascii="Switzer" w:eastAsia="Switzer" w:hAnsi="Switzer" w:cs="Times New Roman"/>
              </w:rPr>
            </w:pPr>
            <w:r>
              <w:rPr>
                <w:rFonts w:ascii="Switzer" w:eastAsia="Switzer" w:hAnsi="Switzer" w:cs="Times New Roman"/>
              </w:rPr>
              <w:t>10.21</w:t>
            </w:r>
          </w:p>
        </w:tc>
        <w:tc>
          <w:tcPr>
            <w:tcW w:w="1417" w:type="dxa"/>
          </w:tcPr>
          <w:p w14:paraId="52C3BEC1" w14:textId="77777777" w:rsidR="00F80046" w:rsidRDefault="00F80046">
            <w:pPr>
              <w:rPr>
                <w:rFonts w:ascii="Switzer" w:eastAsia="Switzer" w:hAnsi="Switzer" w:cs="Times New Roman"/>
              </w:rPr>
            </w:pPr>
          </w:p>
        </w:tc>
        <w:tc>
          <w:tcPr>
            <w:tcW w:w="3969" w:type="dxa"/>
          </w:tcPr>
          <w:p w14:paraId="3A79C0CA" w14:textId="037B72CB" w:rsidR="00F80046" w:rsidRPr="00EA0CB1" w:rsidRDefault="00F575BB">
            <w:pPr>
              <w:rPr>
                <w:rFonts w:eastAsia="Switzer" w:cs="Times New Roman"/>
              </w:rPr>
            </w:pPr>
            <w:r>
              <w:rPr>
                <w:rFonts w:eastAsia="Switzer" w:cs="Times New Roman"/>
              </w:rPr>
              <w:t>The paragraph related to responsibilities o</w:t>
            </w:r>
          </w:p>
        </w:tc>
      </w:tr>
      <w:tr w:rsidR="00F575BB" w:rsidRPr="00FC2360" w14:paraId="66D42B93" w14:textId="77777777">
        <w:trPr>
          <w:gridAfter w:val="1"/>
          <w:wAfter w:w="17" w:type="dxa"/>
        </w:trPr>
        <w:tc>
          <w:tcPr>
            <w:tcW w:w="3686" w:type="dxa"/>
            <w:tcBorders>
              <w:top w:val="single" w:sz="4" w:space="0" w:color="auto"/>
              <w:bottom w:val="single" w:sz="4" w:space="0" w:color="auto"/>
            </w:tcBorders>
          </w:tcPr>
          <w:p w14:paraId="0623D55D" w14:textId="25BD1AF0" w:rsidR="00F575BB" w:rsidRDefault="00F575BB" w:rsidP="0010741E">
            <w:pPr>
              <w:jc w:val="left"/>
              <w:rPr>
                <w:rFonts w:ascii="Switzer" w:eastAsia="Switzer" w:hAnsi="Switzer" w:cs="Times New Roman"/>
              </w:rPr>
            </w:pPr>
            <w:r>
              <w:rPr>
                <w:rFonts w:ascii="Switzer" w:eastAsia="Switzer" w:hAnsi="Switzer" w:cs="Times New Roman"/>
              </w:rPr>
              <w:t>Responsibilities of the group management</w:t>
            </w:r>
          </w:p>
        </w:tc>
        <w:tc>
          <w:tcPr>
            <w:tcW w:w="1417" w:type="dxa"/>
          </w:tcPr>
          <w:p w14:paraId="27BD0D1B" w14:textId="5045BCAC" w:rsidR="00F575BB" w:rsidRDefault="00C04550">
            <w:pPr>
              <w:rPr>
                <w:rFonts w:ascii="Switzer" w:eastAsia="Switzer" w:hAnsi="Switzer" w:cs="Times New Roman"/>
              </w:rPr>
            </w:pPr>
            <w:r>
              <w:rPr>
                <w:rFonts w:ascii="Switzer" w:eastAsia="Switzer" w:hAnsi="Switzer" w:cs="Times New Roman"/>
              </w:rPr>
              <w:t>ISA600.19(b)</w:t>
            </w:r>
          </w:p>
        </w:tc>
        <w:tc>
          <w:tcPr>
            <w:tcW w:w="3969" w:type="dxa"/>
          </w:tcPr>
          <w:p w14:paraId="1AAC80C1" w14:textId="147E55A5" w:rsidR="00F575BB" w:rsidRPr="00DF24B9" w:rsidRDefault="00C04550">
            <w:pPr>
              <w:rPr>
                <w:rFonts w:eastAsia="Switzer" w:cs="Times New Roman"/>
              </w:rPr>
            </w:pPr>
            <w:r w:rsidRPr="00DF24B9">
              <w:rPr>
                <w:rFonts w:eastAsia="Switzer" w:cs="Times New Roman"/>
              </w:rPr>
              <w:t xml:space="preserve">The </w:t>
            </w:r>
            <w:r w:rsidR="009C569A" w:rsidRPr="00DF24B9">
              <w:rPr>
                <w:rFonts w:eastAsia="Switzer" w:cs="Times New Roman"/>
              </w:rPr>
              <w:t xml:space="preserve">sub procedure relating to </w:t>
            </w:r>
            <w:r w:rsidR="00DF24B9" w:rsidRPr="00DF24B9">
              <w:rPr>
                <w:rFonts w:eastAsia="Switzer" w:cs="Times New Roman"/>
              </w:rPr>
              <w:t>‘</w:t>
            </w:r>
            <w:r w:rsidR="00DF24B9" w:rsidRPr="00DF24B9">
              <w:rPr>
                <w:color w:val="1F1F1F"/>
                <w:shd w:val="clear" w:color="auto" w:fill="FFFFFF"/>
              </w:rPr>
              <w:t>You will retain responsibility and accountability for:’ was updated to include “or component management’.</w:t>
            </w:r>
          </w:p>
        </w:tc>
      </w:tr>
      <w:tr w:rsidR="00B963B4" w:rsidRPr="00FC2360" w14:paraId="4686455B" w14:textId="77777777">
        <w:tc>
          <w:tcPr>
            <w:tcW w:w="9089" w:type="dxa"/>
            <w:gridSpan w:val="4"/>
            <w:tcBorders>
              <w:top w:val="single" w:sz="4" w:space="0" w:color="auto"/>
              <w:bottom w:val="single" w:sz="4" w:space="0" w:color="auto"/>
            </w:tcBorders>
          </w:tcPr>
          <w:p w14:paraId="367F239E" w14:textId="77777777" w:rsidR="00B963B4" w:rsidRPr="00FC2360" w:rsidRDefault="00B963B4">
            <w:pPr>
              <w:rPr>
                <w:rFonts w:ascii="Switzer" w:eastAsia="Switzer" w:hAnsi="Switzer" w:cs="Times New Roman"/>
              </w:rPr>
            </w:pPr>
            <w:r w:rsidRPr="00FC2360">
              <w:rPr>
                <w:rFonts w:ascii="Switzer" w:eastAsia="Switzer" w:hAnsi="Switzer" w:cs="Times New Roman"/>
                <w:i/>
                <w:iCs/>
                <w:color w:val="F56354"/>
              </w:rPr>
              <w:t>10.</w:t>
            </w:r>
            <w:r>
              <w:rPr>
                <w:rFonts w:ascii="Switzer" w:eastAsia="Switzer" w:hAnsi="Switzer" w:cs="Times New Roman"/>
                <w:i/>
                <w:iCs/>
                <w:color w:val="F56354"/>
              </w:rPr>
              <w:t>30</w:t>
            </w:r>
            <w:r w:rsidRPr="00FC2360">
              <w:rPr>
                <w:rFonts w:ascii="Switzer" w:eastAsia="Switzer" w:hAnsi="Switzer" w:cs="Times New Roman"/>
                <w:i/>
                <w:iCs/>
                <w:color w:val="F56354"/>
              </w:rPr>
              <w:t xml:space="preserve"> </w:t>
            </w:r>
            <w:r>
              <w:rPr>
                <w:rFonts w:ascii="Switzer" w:eastAsia="Switzer" w:hAnsi="Switzer" w:cs="Times New Roman"/>
                <w:i/>
                <w:iCs/>
                <w:color w:val="F56354"/>
              </w:rPr>
              <w:t>Discussions with those charged with governance</w:t>
            </w:r>
          </w:p>
        </w:tc>
      </w:tr>
      <w:tr w:rsidR="00B963B4" w:rsidRPr="00FC2360" w14:paraId="244247FD" w14:textId="77777777">
        <w:trPr>
          <w:gridAfter w:val="1"/>
          <w:wAfter w:w="17" w:type="dxa"/>
        </w:trPr>
        <w:tc>
          <w:tcPr>
            <w:tcW w:w="3686" w:type="dxa"/>
            <w:tcBorders>
              <w:top w:val="single" w:sz="4" w:space="0" w:color="auto"/>
              <w:bottom w:val="single" w:sz="4" w:space="0" w:color="auto"/>
            </w:tcBorders>
          </w:tcPr>
          <w:p w14:paraId="281F8F8C" w14:textId="77777777" w:rsidR="00B963B4" w:rsidRDefault="00B963B4">
            <w:pPr>
              <w:rPr>
                <w:rFonts w:ascii="Switzer" w:eastAsia="Switzer" w:hAnsi="Switzer" w:cs="Times New Roman"/>
              </w:rPr>
            </w:pPr>
            <w:r>
              <w:rPr>
                <w:rFonts w:ascii="Switzer" w:eastAsia="Switzer" w:hAnsi="Switzer" w:cs="Times New Roman"/>
              </w:rPr>
              <w:t>Obtain understanding of group and its environment</w:t>
            </w:r>
          </w:p>
        </w:tc>
        <w:tc>
          <w:tcPr>
            <w:tcW w:w="1417" w:type="dxa"/>
          </w:tcPr>
          <w:p w14:paraId="5DD2BF61" w14:textId="77777777" w:rsidR="00B963B4" w:rsidRDefault="00B963B4">
            <w:pPr>
              <w:rPr>
                <w:rFonts w:ascii="Switzer" w:eastAsia="Switzer" w:hAnsi="Switzer" w:cs="Times New Roman"/>
              </w:rPr>
            </w:pPr>
            <w:r>
              <w:rPr>
                <w:rFonts w:ascii="Switzer" w:eastAsia="Switzer" w:hAnsi="Switzer" w:cs="Times New Roman"/>
              </w:rPr>
              <w:t>ISA600.A34</w:t>
            </w:r>
          </w:p>
          <w:p w14:paraId="7904DE0D" w14:textId="77777777" w:rsidR="00B963B4" w:rsidRPr="00FC2360" w:rsidRDefault="00B963B4">
            <w:pPr>
              <w:rPr>
                <w:rFonts w:ascii="Switzer" w:eastAsia="Switzer" w:hAnsi="Switzer" w:cs="Times New Roman"/>
              </w:rPr>
            </w:pPr>
          </w:p>
        </w:tc>
        <w:tc>
          <w:tcPr>
            <w:tcW w:w="3969" w:type="dxa"/>
          </w:tcPr>
          <w:p w14:paraId="4AC7958E" w14:textId="5119B371" w:rsidR="00B963B4" w:rsidRDefault="00B963B4">
            <w:pPr>
              <w:rPr>
                <w:rFonts w:ascii="Switzer" w:eastAsia="Switzer" w:hAnsi="Switzer" w:cs="Times New Roman"/>
              </w:rPr>
            </w:pPr>
            <w:r>
              <w:rPr>
                <w:rFonts w:ascii="Switzer" w:eastAsia="Switzer" w:hAnsi="Switzer" w:cs="Times New Roman"/>
              </w:rPr>
              <w:t>The following questions were added</w:t>
            </w:r>
            <w:r w:rsidR="001B30E1">
              <w:rPr>
                <w:rFonts w:ascii="Switzer" w:eastAsia="Switzer" w:hAnsi="Switzer" w:cs="Times New Roman"/>
              </w:rPr>
              <w:t xml:space="preserve"> for group audit engagements</w:t>
            </w:r>
            <w:r>
              <w:rPr>
                <w:rFonts w:ascii="Switzer" w:eastAsia="Switzer" w:hAnsi="Switzer" w:cs="Times New Roman"/>
              </w:rPr>
              <w:t>:</w:t>
            </w:r>
          </w:p>
          <w:p w14:paraId="65C133BD" w14:textId="77777777" w:rsidR="00B963B4" w:rsidRDefault="00B963B4" w:rsidP="009A0F9A">
            <w:pPr>
              <w:pStyle w:val="ListParagraph"/>
              <w:numPr>
                <w:ilvl w:val="0"/>
                <w:numId w:val="21"/>
              </w:numPr>
              <w:rPr>
                <w:rFonts w:ascii="Switzer" w:eastAsia="Switzer" w:hAnsi="Switzer" w:cs="Times New Roman"/>
              </w:rPr>
            </w:pPr>
            <w:r w:rsidRPr="00CB1121">
              <w:rPr>
                <w:rFonts w:ascii="Switzer" w:eastAsia="Switzer" w:hAnsi="Switzer" w:cs="Times New Roman"/>
              </w:rPr>
              <w:t>Any changes to the group structure.</w:t>
            </w:r>
          </w:p>
          <w:p w14:paraId="3FEABA9E" w14:textId="575C4EF6" w:rsidR="00B963B4" w:rsidRDefault="00B963B4" w:rsidP="009A0F9A">
            <w:pPr>
              <w:pStyle w:val="ListParagraph"/>
              <w:numPr>
                <w:ilvl w:val="0"/>
                <w:numId w:val="21"/>
              </w:numPr>
              <w:rPr>
                <w:rFonts w:ascii="Switzer" w:eastAsia="Switzer" w:hAnsi="Switzer" w:cs="Times New Roman"/>
              </w:rPr>
            </w:pPr>
            <w:r w:rsidRPr="00CB1121">
              <w:rPr>
                <w:rFonts w:ascii="Switzer" w:eastAsia="Switzer" w:hAnsi="Switzer" w:cs="Times New Roman"/>
              </w:rPr>
              <w:t xml:space="preserve">Any changes to the composition of </w:t>
            </w:r>
            <w:r w:rsidR="00BC43EE">
              <w:rPr>
                <w:rFonts w:ascii="Switzer" w:eastAsia="Switzer" w:hAnsi="Switzer" w:cs="Times New Roman"/>
              </w:rPr>
              <w:t>TCWG</w:t>
            </w:r>
            <w:r w:rsidRPr="00CB1121">
              <w:rPr>
                <w:rFonts w:ascii="Switzer" w:eastAsia="Switzer" w:hAnsi="Switzer" w:cs="Times New Roman"/>
              </w:rPr>
              <w:t xml:space="preserve"> of the group, group management, or key management of entities or business units within the group.</w:t>
            </w:r>
          </w:p>
          <w:p w14:paraId="2B061AE3" w14:textId="0B4E82D8" w:rsidR="0072159B" w:rsidRPr="0072159B" w:rsidRDefault="00B963B4" w:rsidP="009A0F9A">
            <w:pPr>
              <w:pStyle w:val="ListParagraph"/>
              <w:numPr>
                <w:ilvl w:val="0"/>
                <w:numId w:val="21"/>
              </w:numPr>
              <w:rPr>
                <w:rFonts w:ascii="Switzer" w:eastAsia="Switzer" w:hAnsi="Switzer" w:cs="Times New Roman"/>
              </w:rPr>
            </w:pPr>
            <w:r w:rsidRPr="00CB1121">
              <w:rPr>
                <w:rFonts w:ascii="Switzer" w:eastAsia="Switzer" w:hAnsi="Switzer" w:cs="Times New Roman"/>
              </w:rPr>
              <w:t>Any changes to the activities of entities or business units within the group that are significant to the group.</w:t>
            </w:r>
          </w:p>
        </w:tc>
      </w:tr>
      <w:tr w:rsidR="00B963B4" w:rsidRPr="00FC2360" w14:paraId="1A12EEB8" w14:textId="77777777">
        <w:tc>
          <w:tcPr>
            <w:tcW w:w="9089" w:type="dxa"/>
            <w:gridSpan w:val="4"/>
            <w:tcBorders>
              <w:top w:val="single" w:sz="4" w:space="0" w:color="auto"/>
            </w:tcBorders>
          </w:tcPr>
          <w:p w14:paraId="2066929A" w14:textId="77777777" w:rsidR="00B963B4" w:rsidRPr="00FC2360" w:rsidRDefault="00B963B4">
            <w:pPr>
              <w:rPr>
                <w:rFonts w:ascii="Switzer" w:eastAsia="Switzer" w:hAnsi="Switzer" w:cs="Times New Roman"/>
              </w:rPr>
            </w:pPr>
            <w:r w:rsidRPr="00FC2360">
              <w:rPr>
                <w:rFonts w:ascii="Switzer" w:eastAsia="Switzer" w:hAnsi="Switzer" w:cs="Times New Roman"/>
                <w:i/>
                <w:iCs/>
                <w:color w:val="F56354"/>
              </w:rPr>
              <w:t>10.</w:t>
            </w:r>
            <w:r>
              <w:rPr>
                <w:rFonts w:ascii="Switzer" w:eastAsia="Switzer" w:hAnsi="Switzer" w:cs="Times New Roman"/>
                <w:i/>
                <w:iCs/>
                <w:color w:val="F56354"/>
              </w:rPr>
              <w:t>50</w:t>
            </w:r>
            <w:r w:rsidRPr="00FC2360">
              <w:rPr>
                <w:rFonts w:ascii="Switzer" w:eastAsia="Switzer" w:hAnsi="Switzer" w:cs="Times New Roman"/>
                <w:i/>
                <w:iCs/>
                <w:color w:val="F56354"/>
              </w:rPr>
              <w:t xml:space="preserve"> </w:t>
            </w:r>
            <w:r>
              <w:rPr>
                <w:rFonts w:ascii="Switzer" w:eastAsia="Switzer" w:hAnsi="Switzer" w:cs="Times New Roman"/>
                <w:i/>
                <w:iCs/>
                <w:color w:val="F56354"/>
              </w:rPr>
              <w:t>Gathering information</w:t>
            </w:r>
          </w:p>
        </w:tc>
      </w:tr>
      <w:tr w:rsidR="00B963B4" w:rsidRPr="00FC2360" w14:paraId="76591C66" w14:textId="77777777">
        <w:trPr>
          <w:gridAfter w:val="1"/>
          <w:wAfter w:w="17" w:type="dxa"/>
        </w:trPr>
        <w:tc>
          <w:tcPr>
            <w:tcW w:w="3686" w:type="dxa"/>
            <w:tcBorders>
              <w:top w:val="single" w:sz="4" w:space="0" w:color="auto"/>
              <w:bottom w:val="single" w:sz="4" w:space="0" w:color="auto"/>
            </w:tcBorders>
          </w:tcPr>
          <w:p w14:paraId="635CDB57" w14:textId="77777777" w:rsidR="00B963B4" w:rsidRPr="00FC2360" w:rsidRDefault="00B963B4">
            <w:pPr>
              <w:rPr>
                <w:rFonts w:ascii="Switzer" w:eastAsia="Switzer" w:hAnsi="Switzer" w:cs="Times New Roman"/>
              </w:rPr>
            </w:pPr>
            <w:r w:rsidRPr="00D03A82">
              <w:rPr>
                <w:rFonts w:ascii="Switzer" w:eastAsia="Switzer" w:hAnsi="Switzer" w:cs="Times New Roman"/>
              </w:rPr>
              <w:lastRenderedPageBreak/>
              <w:t>Plan extent of risk assessment procedures (RAP)</w:t>
            </w:r>
          </w:p>
        </w:tc>
        <w:tc>
          <w:tcPr>
            <w:tcW w:w="1417" w:type="dxa"/>
          </w:tcPr>
          <w:p w14:paraId="7C5771EB" w14:textId="77777777" w:rsidR="00B963B4" w:rsidRDefault="00B963B4">
            <w:pPr>
              <w:rPr>
                <w:rFonts w:ascii="Switzer" w:eastAsia="Switzer" w:hAnsi="Switzer" w:cs="Times New Roman"/>
              </w:rPr>
            </w:pPr>
            <w:r>
              <w:rPr>
                <w:rFonts w:ascii="Switzer" w:eastAsia="Switzer" w:hAnsi="Switzer" w:cs="Times New Roman"/>
              </w:rPr>
              <w:t>ISA600.5</w:t>
            </w:r>
          </w:p>
          <w:p w14:paraId="41BA31FE" w14:textId="77777777" w:rsidR="00B963B4" w:rsidRDefault="00B963B4">
            <w:pPr>
              <w:rPr>
                <w:rFonts w:ascii="Switzer" w:eastAsia="Switzer" w:hAnsi="Switzer" w:cs="Times New Roman"/>
              </w:rPr>
            </w:pPr>
            <w:r w:rsidRPr="00D31853">
              <w:rPr>
                <w:rFonts w:ascii="Switzer" w:eastAsia="Switzer" w:hAnsi="Switzer" w:cs="Times New Roman"/>
              </w:rPr>
              <w:t>ISA600.30(c)</w:t>
            </w:r>
            <w:r>
              <w:rPr>
                <w:rFonts w:ascii="Switzer" w:eastAsia="Switzer" w:hAnsi="Switzer" w:cs="Times New Roman"/>
              </w:rPr>
              <w:t xml:space="preserve"> (i)&amp;</w:t>
            </w:r>
            <w:r w:rsidRPr="00D31853">
              <w:rPr>
                <w:rFonts w:ascii="Switzer" w:eastAsia="Switzer" w:hAnsi="Switzer" w:cs="Times New Roman"/>
              </w:rPr>
              <w:t>(ii)</w:t>
            </w:r>
          </w:p>
          <w:p w14:paraId="1F1CAD39" w14:textId="77777777" w:rsidR="00B963B4" w:rsidRPr="00FC2360" w:rsidRDefault="00B963B4">
            <w:pPr>
              <w:rPr>
                <w:rFonts w:ascii="Switzer" w:eastAsia="Switzer" w:hAnsi="Switzer" w:cs="Times New Roman"/>
              </w:rPr>
            </w:pPr>
          </w:p>
        </w:tc>
        <w:tc>
          <w:tcPr>
            <w:tcW w:w="3969" w:type="dxa"/>
          </w:tcPr>
          <w:p w14:paraId="3A50D937" w14:textId="2C281C8B" w:rsidR="002871ED" w:rsidRDefault="004B47A4">
            <w:pPr>
              <w:rPr>
                <w:lang w:val="en-US"/>
              </w:rPr>
            </w:pPr>
            <w:r>
              <w:rPr>
                <w:rFonts w:ascii="Switzer" w:eastAsia="Switzer" w:hAnsi="Switzer" w:cs="Times New Roman"/>
              </w:rPr>
              <w:t>A new section</w:t>
            </w:r>
            <w:r w:rsidR="009531C0">
              <w:rPr>
                <w:rFonts w:ascii="Switzer" w:eastAsia="Switzer" w:hAnsi="Switzer" w:cs="Times New Roman"/>
              </w:rPr>
              <w:t xml:space="preserve"> </w:t>
            </w:r>
            <w:r w:rsidR="00BB42C9" w:rsidRPr="00EF7F26">
              <w:t>”</w:t>
            </w:r>
            <w:r w:rsidR="00BB42C9" w:rsidRPr="00BB1868">
              <w:rPr>
                <w:lang w:val="en-US"/>
              </w:rPr>
              <w:t>Plan extent of risk assessment procedures”</w:t>
            </w:r>
            <w:r w:rsidR="00BB42C9">
              <w:rPr>
                <w:lang w:val="en-US"/>
              </w:rPr>
              <w:t xml:space="preserve"> </w:t>
            </w:r>
            <w:r w:rsidR="00D742EE">
              <w:rPr>
                <w:lang w:val="en-US"/>
              </w:rPr>
              <w:t>is added for group audit engagements to dete</w:t>
            </w:r>
            <w:r w:rsidR="003D05D4">
              <w:rPr>
                <w:lang w:val="en-US"/>
              </w:rPr>
              <w:t>rmine</w:t>
            </w:r>
            <w:r w:rsidR="00EA3F25">
              <w:rPr>
                <w:lang w:val="en-US"/>
              </w:rPr>
              <w:t xml:space="preserve"> whether</w:t>
            </w:r>
            <w:r w:rsidR="002871ED">
              <w:rPr>
                <w:lang w:val="en-US"/>
              </w:rPr>
              <w:t>:</w:t>
            </w:r>
          </w:p>
          <w:p w14:paraId="2504E2B8" w14:textId="64FA3007" w:rsidR="004B47A4" w:rsidRDefault="00EA3F25" w:rsidP="009A0F9A">
            <w:pPr>
              <w:pStyle w:val="ListParagraph"/>
              <w:numPr>
                <w:ilvl w:val="0"/>
                <w:numId w:val="47"/>
              </w:numPr>
              <w:rPr>
                <w:lang w:val="en-US"/>
              </w:rPr>
            </w:pPr>
            <w:r>
              <w:rPr>
                <w:lang w:val="en-US"/>
              </w:rPr>
              <w:t>T</w:t>
            </w:r>
            <w:r w:rsidR="003D05D4" w:rsidRPr="002871ED">
              <w:rPr>
                <w:lang w:val="en-US"/>
              </w:rPr>
              <w:t xml:space="preserve">he group </w:t>
            </w:r>
            <w:r w:rsidR="005257DE" w:rsidRPr="002871ED">
              <w:rPr>
                <w:lang w:val="en-US"/>
              </w:rPr>
              <w:t xml:space="preserve">overall has </w:t>
            </w:r>
            <w:r w:rsidR="00EB4C67" w:rsidRPr="002871ED">
              <w:rPr>
                <w:lang w:val="en-US"/>
              </w:rPr>
              <w:t>shared service cen</w:t>
            </w:r>
            <w:r w:rsidR="006062D4" w:rsidRPr="002871ED">
              <w:rPr>
                <w:lang w:val="en-US"/>
              </w:rPr>
              <w:t>ters</w:t>
            </w:r>
            <w:r w:rsidR="00EB4C67" w:rsidRPr="002871ED">
              <w:rPr>
                <w:lang w:val="en-US"/>
              </w:rPr>
              <w:t>,</w:t>
            </w:r>
            <w:r w:rsidR="00C6697F">
              <w:rPr>
                <w:lang w:val="en-US"/>
              </w:rPr>
              <w:t xml:space="preserve"> </w:t>
            </w:r>
            <w:proofErr w:type="spellStart"/>
            <w:r w:rsidR="005257DE" w:rsidRPr="002871ED">
              <w:rPr>
                <w:lang w:val="en-US"/>
              </w:rPr>
              <w:t>centralised</w:t>
            </w:r>
            <w:proofErr w:type="spellEnd"/>
            <w:r w:rsidR="005257DE" w:rsidRPr="002871ED">
              <w:rPr>
                <w:lang w:val="en-US"/>
              </w:rPr>
              <w:t xml:space="preserve"> activities and common controls</w:t>
            </w:r>
            <w:r w:rsidR="006062D4" w:rsidRPr="002871ED">
              <w:rPr>
                <w:lang w:val="en-US"/>
              </w:rPr>
              <w:t>.</w:t>
            </w:r>
          </w:p>
          <w:p w14:paraId="2959B943" w14:textId="77FFCDE2" w:rsidR="002871ED" w:rsidRDefault="009531C0" w:rsidP="009A0F9A">
            <w:pPr>
              <w:pStyle w:val="ListParagraph"/>
              <w:numPr>
                <w:ilvl w:val="0"/>
                <w:numId w:val="47"/>
              </w:numPr>
              <w:rPr>
                <w:lang w:val="en-US"/>
              </w:rPr>
            </w:pPr>
            <w:r>
              <w:rPr>
                <w:lang w:val="en-US"/>
              </w:rPr>
              <w:t xml:space="preserve">Any </w:t>
            </w:r>
            <w:r w:rsidR="0016656E">
              <w:rPr>
                <w:lang w:val="en-US"/>
              </w:rPr>
              <w:t xml:space="preserve">COTABDs in the group financial statements are </w:t>
            </w:r>
            <w:r w:rsidR="00B0000B">
              <w:rPr>
                <w:lang w:val="en-US"/>
              </w:rPr>
              <w:t>based on accounting estimates or fair value measurements.</w:t>
            </w:r>
          </w:p>
          <w:p w14:paraId="00CF1967" w14:textId="5CD32041" w:rsidR="00CE4865" w:rsidRDefault="009531C0" w:rsidP="009A0F9A">
            <w:pPr>
              <w:pStyle w:val="ListParagraph"/>
              <w:numPr>
                <w:ilvl w:val="0"/>
                <w:numId w:val="47"/>
              </w:numPr>
              <w:rPr>
                <w:lang w:val="en-US"/>
              </w:rPr>
            </w:pPr>
            <w:r>
              <w:rPr>
                <w:lang w:val="en-US"/>
              </w:rPr>
              <w:t xml:space="preserve">Any </w:t>
            </w:r>
            <w:r w:rsidR="005632E7">
              <w:rPr>
                <w:lang w:val="en-US"/>
              </w:rPr>
              <w:t>COTABD</w:t>
            </w:r>
            <w:r w:rsidR="00CE4865">
              <w:rPr>
                <w:lang w:val="en-US"/>
              </w:rPr>
              <w:t>s</w:t>
            </w:r>
            <w:r w:rsidR="005632E7">
              <w:rPr>
                <w:lang w:val="en-US"/>
              </w:rPr>
              <w:t xml:space="preserve"> are</w:t>
            </w:r>
            <w:r w:rsidR="00CE4865">
              <w:rPr>
                <w:lang w:val="en-US"/>
              </w:rPr>
              <w:t xml:space="preserve"> only initiated and accounted for through the consolidation process.  It is not an accumulation of financial information of entities or business units.</w:t>
            </w:r>
          </w:p>
          <w:p w14:paraId="7DA2991A" w14:textId="19A4900D" w:rsidR="001E446E" w:rsidRDefault="00EA3F25" w:rsidP="009A0F9A">
            <w:pPr>
              <w:pStyle w:val="ListParagraph"/>
              <w:numPr>
                <w:ilvl w:val="0"/>
                <w:numId w:val="47"/>
              </w:numPr>
              <w:rPr>
                <w:lang w:val="en-US"/>
              </w:rPr>
            </w:pPr>
            <w:r>
              <w:rPr>
                <w:lang w:val="en-US"/>
              </w:rPr>
              <w:t>F</w:t>
            </w:r>
            <w:r w:rsidR="001E446E">
              <w:rPr>
                <w:lang w:val="en-US"/>
              </w:rPr>
              <w:t>urther audit work is expected to be performed centrally</w:t>
            </w:r>
            <w:r w:rsidR="00F563C6">
              <w:rPr>
                <w:lang w:val="en-US"/>
              </w:rPr>
              <w:t xml:space="preserve"> (refer par </w:t>
            </w:r>
            <w:r>
              <w:rPr>
                <w:lang w:val="en-US"/>
              </w:rPr>
              <w:fldChar w:fldCharType="begin"/>
            </w:r>
            <w:r>
              <w:rPr>
                <w:lang w:val="en-US"/>
              </w:rPr>
              <w:instrText xml:space="preserve"> REF _Ref168976752 \r \h </w:instrText>
            </w:r>
            <w:r>
              <w:rPr>
                <w:lang w:val="en-US"/>
              </w:rPr>
            </w:r>
            <w:r>
              <w:rPr>
                <w:lang w:val="en-US"/>
              </w:rPr>
              <w:fldChar w:fldCharType="separate"/>
            </w:r>
            <w:r w:rsidR="00B81D23">
              <w:rPr>
                <w:lang w:val="en-US"/>
              </w:rPr>
              <w:t>3.3.1</w:t>
            </w:r>
            <w:r>
              <w:rPr>
                <w:lang w:val="en-US"/>
              </w:rPr>
              <w:fldChar w:fldCharType="end"/>
            </w:r>
            <w:r>
              <w:rPr>
                <w:lang w:val="en-US"/>
              </w:rPr>
              <w:t xml:space="preserve"> for explanation of term).</w:t>
            </w:r>
          </w:p>
          <w:p w14:paraId="59C83A16" w14:textId="2EF138C9" w:rsidR="00B0000B" w:rsidRPr="002871ED" w:rsidRDefault="00EA3F25" w:rsidP="009A0F9A">
            <w:pPr>
              <w:pStyle w:val="ListParagraph"/>
              <w:numPr>
                <w:ilvl w:val="0"/>
                <w:numId w:val="47"/>
              </w:numPr>
              <w:rPr>
                <w:lang w:val="en-US"/>
              </w:rPr>
            </w:pPr>
            <w:r>
              <w:rPr>
                <w:lang w:val="en-US"/>
              </w:rPr>
              <w:t>C</w:t>
            </w:r>
            <w:r w:rsidR="00D05609">
              <w:rPr>
                <w:lang w:val="en-US"/>
              </w:rPr>
              <w:t>omponent auditors will be involved in performing risk assessment procedures, and to what extent.</w:t>
            </w:r>
            <w:r w:rsidR="00CE4865">
              <w:rPr>
                <w:lang w:val="en-US"/>
              </w:rPr>
              <w:t xml:space="preserve"> </w:t>
            </w:r>
            <w:r w:rsidR="005632E7">
              <w:rPr>
                <w:lang w:val="en-US"/>
              </w:rPr>
              <w:t xml:space="preserve"> </w:t>
            </w:r>
          </w:p>
          <w:p w14:paraId="1BBC70C0" w14:textId="77777777" w:rsidR="005257DE" w:rsidRDefault="005257DE">
            <w:pPr>
              <w:rPr>
                <w:lang w:val="en-US"/>
              </w:rPr>
            </w:pPr>
          </w:p>
          <w:p w14:paraId="5E89CC20" w14:textId="59E00891" w:rsidR="001D4C69" w:rsidRPr="005B2B33" w:rsidRDefault="00CF6E32" w:rsidP="00E87D70">
            <w:r w:rsidRPr="574DC1AE">
              <w:t xml:space="preserve">Users are prompted to complete 10.50G (New) </w:t>
            </w:r>
            <w:r w:rsidR="002D5FAE" w:rsidRPr="574DC1AE">
              <w:t>Plan extent of risk assessment procedures</w:t>
            </w:r>
            <w:r w:rsidR="009531C0">
              <w:t xml:space="preserve"> to </w:t>
            </w:r>
            <w:r w:rsidR="008B0B7E">
              <w:t>make the above determination per COTABD.</w:t>
            </w:r>
          </w:p>
          <w:p w14:paraId="72DE9F87" w14:textId="77777777" w:rsidR="004B47A4" w:rsidRDefault="004B47A4">
            <w:pPr>
              <w:rPr>
                <w:rFonts w:ascii="Switzer" w:eastAsia="Switzer" w:hAnsi="Switzer" w:cs="Times New Roman"/>
              </w:rPr>
            </w:pPr>
          </w:p>
          <w:p w14:paraId="755940E4" w14:textId="7314C4CC" w:rsidR="00AE4A72" w:rsidRDefault="00AE4A72" w:rsidP="00AE4A72">
            <w:pPr>
              <w:rPr>
                <w:rFonts w:ascii="Switzer" w:eastAsia="Switzer" w:hAnsi="Switzer" w:cs="Times New Roman"/>
              </w:rPr>
            </w:pPr>
            <w:r>
              <w:rPr>
                <w:rFonts w:ascii="Switzer" w:eastAsia="Switzer" w:hAnsi="Switzer" w:cs="Times New Roman"/>
              </w:rPr>
              <w:t>The responses to the questions in section “</w:t>
            </w:r>
            <w:r w:rsidRPr="00F63907">
              <w:rPr>
                <w:rFonts w:ascii="Switzer" w:eastAsia="Switzer" w:hAnsi="Switzer" w:cs="Times New Roman"/>
              </w:rPr>
              <w:t>Plan extent of risk assessment procedure</w:t>
            </w:r>
            <w:r>
              <w:rPr>
                <w:rFonts w:ascii="Switzer" w:eastAsia="Switzer" w:hAnsi="Switzer" w:cs="Times New Roman"/>
              </w:rPr>
              <w:t>”</w:t>
            </w:r>
          </w:p>
          <w:p w14:paraId="7C1B6D74" w14:textId="77777777" w:rsidR="00AE4A72" w:rsidRDefault="00AE4A72" w:rsidP="009A0F9A">
            <w:pPr>
              <w:pStyle w:val="ListParagraph"/>
              <w:numPr>
                <w:ilvl w:val="0"/>
                <w:numId w:val="39"/>
              </w:numPr>
              <w:rPr>
                <w:rFonts w:ascii="Switzer" w:eastAsia="Switzer" w:hAnsi="Switzer" w:cs="Times New Roman"/>
              </w:rPr>
            </w:pPr>
            <w:r>
              <w:rPr>
                <w:rFonts w:ascii="Switzer" w:eastAsia="Switzer" w:hAnsi="Switzer" w:cs="Times New Roman"/>
              </w:rPr>
              <w:t xml:space="preserve">Show and/or hide columns </w:t>
            </w:r>
            <w:r w:rsidRPr="00F63907">
              <w:rPr>
                <w:rFonts w:ascii="Switzer" w:eastAsia="Switzer" w:hAnsi="Switzer" w:cs="Times New Roman"/>
              </w:rPr>
              <w:t>in 10.50G</w:t>
            </w:r>
            <w:r>
              <w:rPr>
                <w:rFonts w:ascii="Switzer" w:eastAsia="Switzer" w:hAnsi="Switzer" w:cs="Times New Roman"/>
              </w:rPr>
              <w:t>,</w:t>
            </w:r>
            <w:r w:rsidRPr="00F63907">
              <w:rPr>
                <w:rFonts w:ascii="Switzer" w:eastAsia="Switzer" w:hAnsi="Switzer" w:cs="Times New Roman"/>
              </w:rPr>
              <w:t xml:space="preserve"> and</w:t>
            </w:r>
          </w:p>
          <w:p w14:paraId="2AD0BF37" w14:textId="012C11C1" w:rsidR="00AA3580" w:rsidRPr="00AE4A72" w:rsidRDefault="00AE4A72" w:rsidP="009A0F9A">
            <w:pPr>
              <w:pStyle w:val="ListParagraph"/>
              <w:numPr>
                <w:ilvl w:val="0"/>
                <w:numId w:val="39"/>
              </w:numPr>
              <w:rPr>
                <w:rFonts w:ascii="Switzer" w:eastAsia="Switzer" w:hAnsi="Switzer" w:cs="Times New Roman"/>
              </w:rPr>
            </w:pPr>
            <w:r>
              <w:rPr>
                <w:rFonts w:ascii="Switzer" w:eastAsia="Switzer" w:hAnsi="Switzer" w:cs="Times New Roman"/>
              </w:rPr>
              <w:t xml:space="preserve">Include </w:t>
            </w:r>
            <w:r w:rsidR="005D0FC2">
              <w:rPr>
                <w:rFonts w:ascii="Switzer" w:eastAsia="Switzer" w:hAnsi="Switzer" w:cs="Times New Roman"/>
              </w:rPr>
              <w:t>and/</w:t>
            </w:r>
            <w:r>
              <w:rPr>
                <w:rFonts w:ascii="Switzer" w:eastAsia="Switzer" w:hAnsi="Switzer" w:cs="Times New Roman"/>
              </w:rPr>
              <w:t>or hide content in</w:t>
            </w:r>
            <w:r w:rsidRPr="00F63907">
              <w:rPr>
                <w:rFonts w:ascii="Switzer" w:eastAsia="Switzer" w:hAnsi="Switzer" w:cs="Times New Roman"/>
              </w:rPr>
              <w:t xml:space="preserve"> 11.50 Information system and control activities.  </w:t>
            </w:r>
            <w:r w:rsidR="00DD7820" w:rsidRPr="00AE4A72">
              <w:rPr>
                <w:rFonts w:ascii="Switzer" w:eastAsia="Switzer" w:hAnsi="Switzer" w:cs="Times New Roman"/>
              </w:rPr>
              <w:t xml:space="preserve">  </w:t>
            </w:r>
          </w:p>
          <w:p w14:paraId="4BBEC347" w14:textId="70015F44" w:rsidR="00AA3580" w:rsidRDefault="00AA3580" w:rsidP="002D331B">
            <w:pPr>
              <w:rPr>
                <w:rFonts w:ascii="Switzer" w:eastAsia="Switzer" w:hAnsi="Switzer" w:cs="Times New Roman"/>
              </w:rPr>
            </w:pPr>
          </w:p>
          <w:p w14:paraId="49E52213" w14:textId="0AD6421F" w:rsidR="00B963B4" w:rsidRPr="00FC2360" w:rsidRDefault="00AA3580" w:rsidP="0009565A">
            <w:pPr>
              <w:rPr>
                <w:rFonts w:ascii="Switzer" w:eastAsia="Switzer" w:hAnsi="Switzer" w:cs="Times New Roman"/>
              </w:rPr>
            </w:pPr>
            <w:r>
              <w:rPr>
                <w:rFonts w:ascii="Switzer" w:eastAsia="Switzer" w:hAnsi="Switzer" w:cs="Times New Roman"/>
              </w:rPr>
              <w:t>Refer to p</w:t>
            </w:r>
            <w:r w:rsidR="00B963B4" w:rsidRPr="002912CC">
              <w:rPr>
                <w:rFonts w:ascii="Switzer" w:eastAsia="Switzer" w:hAnsi="Switzer" w:cs="Times New Roman"/>
              </w:rPr>
              <w:t>ar</w:t>
            </w:r>
            <w:r w:rsidR="00B963B4">
              <w:rPr>
                <w:rFonts w:ascii="Switzer" w:eastAsia="Switzer" w:hAnsi="Switzer" w:cs="Times New Roman"/>
              </w:rPr>
              <w:t xml:space="preserve"> </w:t>
            </w:r>
            <w:r w:rsidR="00B963B4">
              <w:rPr>
                <w:rFonts w:ascii="Switzer" w:eastAsia="Switzer" w:hAnsi="Switzer" w:cs="Times New Roman"/>
              </w:rPr>
              <w:fldChar w:fldCharType="begin"/>
            </w:r>
            <w:r w:rsidR="00B963B4">
              <w:rPr>
                <w:rFonts w:ascii="Switzer" w:eastAsia="Switzer" w:hAnsi="Switzer" w:cs="Times New Roman"/>
              </w:rPr>
              <w:instrText xml:space="preserve"> REF _Ref168479626 \r \h </w:instrText>
            </w:r>
            <w:r w:rsidR="00B963B4">
              <w:rPr>
                <w:rFonts w:ascii="Switzer" w:eastAsia="Switzer" w:hAnsi="Switzer" w:cs="Times New Roman"/>
              </w:rPr>
            </w:r>
            <w:r w:rsidR="00B963B4">
              <w:rPr>
                <w:rFonts w:ascii="Switzer" w:eastAsia="Switzer" w:hAnsi="Switzer" w:cs="Times New Roman"/>
              </w:rPr>
              <w:fldChar w:fldCharType="separate"/>
            </w:r>
            <w:r w:rsidR="00B81D23">
              <w:rPr>
                <w:rFonts w:ascii="Switzer" w:eastAsia="Switzer" w:hAnsi="Switzer" w:cs="Times New Roman"/>
              </w:rPr>
              <w:t>3.3</w:t>
            </w:r>
            <w:r w:rsidR="00B11B96">
              <w:rPr>
                <w:rFonts w:ascii="Switzer" w:eastAsia="Switzer" w:hAnsi="Switzer" w:cs="Times New Roman"/>
              </w:rPr>
              <w:t>.14</w:t>
            </w:r>
            <w:r w:rsidR="00B963B4">
              <w:rPr>
                <w:rFonts w:ascii="Switzer" w:eastAsia="Switzer" w:hAnsi="Switzer" w:cs="Times New Roman"/>
              </w:rPr>
              <w:fldChar w:fldCharType="end"/>
            </w:r>
            <w:r w:rsidR="00B963B4" w:rsidRPr="002912CC">
              <w:rPr>
                <w:rFonts w:ascii="Switzer" w:eastAsia="Switzer" w:hAnsi="Switzer" w:cs="Times New Roman"/>
              </w:rPr>
              <w:t xml:space="preserve"> </w:t>
            </w:r>
            <w:r>
              <w:rPr>
                <w:rFonts w:ascii="Switzer" w:eastAsia="Switzer" w:hAnsi="Switzer" w:cs="Times New Roman"/>
              </w:rPr>
              <w:t>and</w:t>
            </w:r>
            <w:r w:rsidR="002912CC">
              <w:rPr>
                <w:rFonts w:ascii="Switzer" w:eastAsia="Switzer" w:hAnsi="Switzer" w:cs="Times New Roman"/>
              </w:rPr>
              <w:t xml:space="preserve"> </w:t>
            </w:r>
            <w:r w:rsidR="007A60A7">
              <w:rPr>
                <w:rFonts w:ascii="Switzer" w:eastAsia="Switzer" w:hAnsi="Switzer" w:cs="Times New Roman"/>
              </w:rPr>
              <w:fldChar w:fldCharType="begin"/>
            </w:r>
            <w:r w:rsidR="007A60A7">
              <w:rPr>
                <w:rFonts w:ascii="Switzer" w:eastAsia="Switzer" w:hAnsi="Switzer" w:cs="Times New Roman"/>
              </w:rPr>
              <w:instrText xml:space="preserve"> REF _Ref168579706 \r \h </w:instrText>
            </w:r>
            <w:r w:rsidR="007A60A7">
              <w:rPr>
                <w:rFonts w:ascii="Switzer" w:eastAsia="Switzer" w:hAnsi="Switzer" w:cs="Times New Roman"/>
              </w:rPr>
            </w:r>
            <w:r w:rsidR="007A60A7">
              <w:rPr>
                <w:rFonts w:ascii="Switzer" w:eastAsia="Switzer" w:hAnsi="Switzer" w:cs="Times New Roman"/>
              </w:rPr>
              <w:fldChar w:fldCharType="separate"/>
            </w:r>
            <w:r w:rsidR="00B81D23">
              <w:rPr>
                <w:rFonts w:ascii="Switzer" w:eastAsia="Switzer" w:hAnsi="Switzer" w:cs="Times New Roman"/>
              </w:rPr>
              <w:t>3.3</w:t>
            </w:r>
            <w:r w:rsidR="00B11B96">
              <w:rPr>
                <w:rFonts w:ascii="Switzer" w:eastAsia="Switzer" w:hAnsi="Switzer" w:cs="Times New Roman"/>
              </w:rPr>
              <w:t>.16</w:t>
            </w:r>
            <w:r w:rsidR="007A60A7">
              <w:rPr>
                <w:rFonts w:ascii="Switzer" w:eastAsia="Switzer" w:hAnsi="Switzer" w:cs="Times New Roman"/>
              </w:rPr>
              <w:fldChar w:fldCharType="end"/>
            </w:r>
            <w:r w:rsidR="007A60A7">
              <w:rPr>
                <w:rFonts w:ascii="Switzer" w:eastAsia="Switzer" w:hAnsi="Switzer" w:cs="Times New Roman"/>
              </w:rPr>
              <w:t xml:space="preserve"> </w:t>
            </w:r>
            <w:r w:rsidR="0009565A">
              <w:rPr>
                <w:rFonts w:ascii="Switzer" w:eastAsia="Switzer" w:hAnsi="Switzer" w:cs="Times New Roman"/>
              </w:rPr>
              <w:t>for more detail.</w:t>
            </w:r>
          </w:p>
        </w:tc>
      </w:tr>
      <w:tr w:rsidR="00E87D70" w:rsidRPr="00FC2360" w14:paraId="3C36B437" w14:textId="77777777" w:rsidTr="00E87D70">
        <w:tc>
          <w:tcPr>
            <w:tcW w:w="3686" w:type="dxa"/>
            <w:tcBorders>
              <w:top w:val="single" w:sz="4" w:space="0" w:color="auto"/>
              <w:bottom w:val="single" w:sz="4" w:space="0" w:color="auto"/>
            </w:tcBorders>
          </w:tcPr>
          <w:p w14:paraId="501DDEF2" w14:textId="19E8DEDA" w:rsidR="00E87D70" w:rsidRPr="00D03A82" w:rsidRDefault="00E87D70" w:rsidP="00E87D70">
            <w:pPr>
              <w:rPr>
                <w:rFonts w:ascii="Switzer" w:eastAsia="Switzer" w:hAnsi="Switzer" w:cs="Times New Roman"/>
              </w:rPr>
            </w:pPr>
            <w:r>
              <w:rPr>
                <w:rFonts w:ascii="Switzer" w:eastAsia="Switzer" w:hAnsi="Switzer" w:cs="Times New Roman"/>
              </w:rPr>
              <w:t xml:space="preserve">Activation of </w:t>
            </w:r>
            <w:r w:rsidR="00E032AB">
              <w:rPr>
                <w:rFonts w:ascii="Switzer" w:eastAsia="Switzer" w:hAnsi="Switzer" w:cs="Times New Roman"/>
              </w:rPr>
              <w:t xml:space="preserve">questions following new section </w:t>
            </w:r>
            <w:r w:rsidR="00E032AB" w:rsidRPr="00EF7F26">
              <w:t>”</w:t>
            </w:r>
            <w:r w:rsidR="00E032AB" w:rsidRPr="00BB1868">
              <w:rPr>
                <w:lang w:val="en-US"/>
              </w:rPr>
              <w:t>Plan extent of risk assessment procedures”</w:t>
            </w:r>
          </w:p>
        </w:tc>
        <w:tc>
          <w:tcPr>
            <w:tcW w:w="1417" w:type="dxa"/>
          </w:tcPr>
          <w:p w14:paraId="24FED2F7" w14:textId="77777777" w:rsidR="00E87D70" w:rsidRDefault="00E87D70" w:rsidP="00E87D70">
            <w:pPr>
              <w:rPr>
                <w:rFonts w:ascii="Switzer" w:eastAsia="Switzer" w:hAnsi="Switzer" w:cs="Times New Roman"/>
              </w:rPr>
            </w:pPr>
          </w:p>
        </w:tc>
        <w:tc>
          <w:tcPr>
            <w:tcW w:w="3986" w:type="dxa"/>
            <w:gridSpan w:val="2"/>
          </w:tcPr>
          <w:p w14:paraId="4EF847C2" w14:textId="77777777" w:rsidR="00E87D70" w:rsidRDefault="00E87D70" w:rsidP="00E87D70">
            <w:r w:rsidRPr="574DC1AE">
              <w:t>Only when users answer “Yes” to the</w:t>
            </w:r>
            <w:r>
              <w:t xml:space="preserve"> following</w:t>
            </w:r>
            <w:r w:rsidRPr="574DC1AE">
              <w:t xml:space="preserve"> question </w:t>
            </w:r>
            <w:r>
              <w:t xml:space="preserve">on 10.50 </w:t>
            </w:r>
            <w:r w:rsidRPr="574DC1AE">
              <w:t>the other questions on 10.50 will appear</w:t>
            </w:r>
            <w:r>
              <w:t>:</w:t>
            </w:r>
          </w:p>
          <w:p w14:paraId="25E5B9CA" w14:textId="77777777" w:rsidR="00E87D70" w:rsidRDefault="00E87D70" w:rsidP="00E87D70"/>
          <w:p w14:paraId="79154BD4" w14:textId="77777777" w:rsidR="00E87D70" w:rsidRDefault="00E87D70" w:rsidP="00E87D70">
            <w:r>
              <w:t>“</w:t>
            </w:r>
            <w:r w:rsidRPr="009B3F51">
              <w:t xml:space="preserve">Did we determine whether: </w:t>
            </w:r>
          </w:p>
          <w:p w14:paraId="410AEEDD" w14:textId="77777777" w:rsidR="00E87D70" w:rsidRDefault="00E87D70" w:rsidP="00E87D70">
            <w:r w:rsidRPr="009B3F51">
              <w:t>- The relevant COTABDs are only initiated and accounted for through the consolid</w:t>
            </w:r>
            <w:r>
              <w:t>a</w:t>
            </w:r>
            <w:r w:rsidRPr="009B3F51">
              <w:t>t</w:t>
            </w:r>
            <w:r>
              <w:t>i</w:t>
            </w:r>
            <w:r w:rsidRPr="009B3F51">
              <w:t xml:space="preserve">on process, and </w:t>
            </w:r>
          </w:p>
          <w:p w14:paraId="5B7A6F06" w14:textId="77777777" w:rsidR="00E87D70" w:rsidRPr="005B2B33" w:rsidRDefault="00E87D70" w:rsidP="00E87D70">
            <w:r w:rsidRPr="009B3F51">
              <w:t>- Further audit work for relevant COTABDs will be performed centrally, i.e. audit evidence can be obtained by testing one population for several components?</w:t>
            </w:r>
            <w:r>
              <w:t>”</w:t>
            </w:r>
            <w:r w:rsidRPr="00ED4187">
              <w:rPr>
                <w:lang w:val="en-US"/>
              </w:rPr>
              <w:t xml:space="preserve"> </w:t>
            </w:r>
          </w:p>
          <w:p w14:paraId="5EF01A88" w14:textId="608992EA" w:rsidR="00E87D70" w:rsidRPr="00E87D70" w:rsidRDefault="00E87D70" w:rsidP="00E87D70">
            <w:pPr>
              <w:rPr>
                <w:lang w:val="en-US"/>
              </w:rPr>
            </w:pPr>
          </w:p>
        </w:tc>
      </w:tr>
      <w:tr w:rsidR="00E87D70" w:rsidRPr="00FC2360" w14:paraId="3AFE2810" w14:textId="77777777">
        <w:trPr>
          <w:gridAfter w:val="1"/>
          <w:wAfter w:w="17" w:type="dxa"/>
        </w:trPr>
        <w:tc>
          <w:tcPr>
            <w:tcW w:w="3686" w:type="dxa"/>
            <w:tcBorders>
              <w:top w:val="single" w:sz="4" w:space="0" w:color="auto"/>
              <w:bottom w:val="single" w:sz="4" w:space="0" w:color="auto"/>
            </w:tcBorders>
          </w:tcPr>
          <w:p w14:paraId="4201D790" w14:textId="641373AF" w:rsidR="00E87D70" w:rsidRDefault="00516E96" w:rsidP="00E87D70">
            <w:pPr>
              <w:rPr>
                <w:rFonts w:ascii="Switzer" w:eastAsia="Switzer" w:hAnsi="Switzer" w:cs="Times New Roman"/>
              </w:rPr>
            </w:pPr>
            <w:r>
              <w:rPr>
                <w:rFonts w:ascii="Switzer" w:eastAsia="Switzer" w:hAnsi="Switzer" w:cs="Times New Roman"/>
              </w:rPr>
              <w:lastRenderedPageBreak/>
              <w:t>Inclusion of questions in 10.50 for Group Audit Multiple</w:t>
            </w:r>
          </w:p>
        </w:tc>
        <w:tc>
          <w:tcPr>
            <w:tcW w:w="1417" w:type="dxa"/>
          </w:tcPr>
          <w:p w14:paraId="5BB78E3F" w14:textId="77777777" w:rsidR="00E87D70" w:rsidRPr="00FC2360" w:rsidRDefault="00E87D70" w:rsidP="00E87D70">
            <w:pPr>
              <w:rPr>
                <w:rFonts w:ascii="Switzer" w:eastAsia="Switzer" w:hAnsi="Switzer" w:cs="Times New Roman"/>
              </w:rPr>
            </w:pPr>
          </w:p>
        </w:tc>
        <w:tc>
          <w:tcPr>
            <w:tcW w:w="3969" w:type="dxa"/>
          </w:tcPr>
          <w:p w14:paraId="7D309A56" w14:textId="77777777" w:rsidR="00E87D70" w:rsidRDefault="00E87D70" w:rsidP="00E87D70">
            <w:pPr>
              <w:rPr>
                <w:lang w:val="en-US"/>
              </w:rPr>
            </w:pPr>
            <w:r>
              <w:rPr>
                <w:rFonts w:ascii="Switzer" w:eastAsia="Switzer" w:hAnsi="Switzer" w:cs="Times New Roman"/>
              </w:rPr>
              <w:t xml:space="preserve">When the firm elected that the group audit team should determine the extent to which the questions in 10.50 Gathering of information and the sub-section </w:t>
            </w:r>
            <w:r w:rsidRPr="00176F44">
              <w:rPr>
                <w:lang w:val="en-US"/>
              </w:rPr>
              <w:t>"</w:t>
            </w:r>
            <w:r>
              <w:rPr>
                <w:lang w:val="en-US"/>
              </w:rPr>
              <w:t>T</w:t>
            </w:r>
            <w:r w:rsidRPr="00176F44">
              <w:rPr>
                <w:lang w:val="en-US"/>
              </w:rPr>
              <w:t xml:space="preserve">ransactions and balance" </w:t>
            </w:r>
            <w:r>
              <w:rPr>
                <w:lang w:val="en-US"/>
              </w:rPr>
              <w:t>of</w:t>
            </w:r>
            <w:r w:rsidRPr="00176F44">
              <w:rPr>
                <w:lang w:val="en-US"/>
              </w:rPr>
              <w:t xml:space="preserve"> COTABD </w:t>
            </w:r>
            <w:r>
              <w:rPr>
                <w:lang w:val="en-US"/>
              </w:rPr>
              <w:t>should be answered or completed, a question will appear in 10.50:</w:t>
            </w:r>
          </w:p>
          <w:p w14:paraId="4C9DCBB4" w14:textId="77777777" w:rsidR="00E87D70" w:rsidRDefault="00E87D70" w:rsidP="00E87D70">
            <w:pPr>
              <w:rPr>
                <w:lang w:val="en-US"/>
              </w:rPr>
            </w:pPr>
          </w:p>
          <w:p w14:paraId="5C9C98F9" w14:textId="77777777" w:rsidR="00E87D70" w:rsidRDefault="00E87D70" w:rsidP="00E87D70">
            <w:pPr>
              <w:rPr>
                <w:lang w:val="en-US"/>
              </w:rPr>
            </w:pPr>
            <w:r>
              <w:rPr>
                <w:lang w:val="en-US"/>
              </w:rPr>
              <w:t>“</w:t>
            </w:r>
            <w:r w:rsidRPr="001369CD">
              <w:rPr>
                <w:lang w:val="en-US"/>
              </w:rPr>
              <w:t>Are we planning to complete the following from a group financial statement perspective:</w:t>
            </w:r>
          </w:p>
          <w:p w14:paraId="55B0C383" w14:textId="77777777" w:rsidR="00A71A70" w:rsidRDefault="00E87D70" w:rsidP="009A0F9A">
            <w:pPr>
              <w:pStyle w:val="ListParagraph"/>
              <w:numPr>
                <w:ilvl w:val="0"/>
                <w:numId w:val="31"/>
              </w:numPr>
              <w:rPr>
                <w:lang w:val="en-US"/>
              </w:rPr>
            </w:pPr>
            <w:r w:rsidRPr="001369CD">
              <w:rPr>
                <w:lang w:val="en-US"/>
              </w:rPr>
              <w:t>All the questions on 10.50 Gathering of information, and</w:t>
            </w:r>
          </w:p>
          <w:p w14:paraId="3995C22E" w14:textId="77777777" w:rsidR="00E87D70" w:rsidRDefault="00E87D70" w:rsidP="009A0F9A">
            <w:pPr>
              <w:pStyle w:val="ListParagraph"/>
              <w:numPr>
                <w:ilvl w:val="0"/>
                <w:numId w:val="31"/>
              </w:numPr>
              <w:rPr>
                <w:lang w:val="en-US"/>
              </w:rPr>
            </w:pPr>
            <w:r w:rsidRPr="00A71A70">
              <w:rPr>
                <w:lang w:val="en-US"/>
              </w:rPr>
              <w:t>Sub-section transactions and balances for each COTABD with a CY or PY balance on 10.51?”</w:t>
            </w:r>
          </w:p>
          <w:p w14:paraId="615D0411" w14:textId="77777777" w:rsidR="008C39ED" w:rsidRDefault="008C39ED" w:rsidP="008C39ED">
            <w:pPr>
              <w:rPr>
                <w:rFonts w:ascii="Switzer" w:eastAsia="Switzer" w:hAnsi="Switzer" w:cs="Times New Roman"/>
              </w:rPr>
            </w:pPr>
            <w:r>
              <w:rPr>
                <w:rFonts w:ascii="Switzer" w:eastAsia="Switzer" w:hAnsi="Switzer" w:cs="Times New Roman"/>
              </w:rPr>
              <w:t xml:space="preserve">Par </w:t>
            </w:r>
            <w:r>
              <w:rPr>
                <w:rFonts w:ascii="Switzer" w:eastAsia="Switzer" w:hAnsi="Switzer" w:cs="Times New Roman"/>
              </w:rPr>
              <w:fldChar w:fldCharType="begin"/>
            </w:r>
            <w:r>
              <w:rPr>
                <w:rFonts w:ascii="Switzer" w:eastAsia="Switzer" w:hAnsi="Switzer" w:cs="Times New Roman"/>
              </w:rPr>
              <w:instrText xml:space="preserve"> REF _Ref168479708 \r \h </w:instrText>
            </w:r>
            <w:r>
              <w:rPr>
                <w:rFonts w:ascii="Switzer" w:eastAsia="Switzer" w:hAnsi="Switzer" w:cs="Times New Roman"/>
              </w:rPr>
            </w:r>
            <w:r>
              <w:rPr>
                <w:rFonts w:ascii="Switzer" w:eastAsia="Switzer" w:hAnsi="Switzer" w:cs="Times New Roman"/>
              </w:rPr>
              <w:fldChar w:fldCharType="separate"/>
            </w:r>
            <w:r w:rsidR="00B81D23">
              <w:rPr>
                <w:rFonts w:ascii="Switzer" w:eastAsia="Switzer" w:hAnsi="Switzer" w:cs="Times New Roman"/>
              </w:rPr>
              <w:t>3.3</w:t>
            </w:r>
            <w:r>
              <w:rPr>
                <w:rFonts w:ascii="Switzer" w:eastAsia="Switzer" w:hAnsi="Switzer" w:cs="Times New Roman"/>
              </w:rPr>
              <w:t>.15</w:t>
            </w:r>
            <w:r>
              <w:rPr>
                <w:rFonts w:ascii="Switzer" w:eastAsia="Switzer" w:hAnsi="Switzer" w:cs="Times New Roman"/>
              </w:rPr>
              <w:fldChar w:fldCharType="end"/>
            </w:r>
            <w:r>
              <w:rPr>
                <w:rFonts w:ascii="Switzer" w:eastAsia="Switzer" w:hAnsi="Switzer" w:cs="Times New Roman"/>
              </w:rPr>
              <w:t xml:space="preserve"> explains when questions related to COTABDs will be included for Group Audit Multiple.</w:t>
            </w:r>
          </w:p>
          <w:p w14:paraId="2BD8E60C" w14:textId="21AF1B23" w:rsidR="008C39ED" w:rsidRPr="008C39ED" w:rsidRDefault="008C39ED" w:rsidP="008C39ED">
            <w:pPr>
              <w:rPr>
                <w:lang w:val="en-US"/>
              </w:rPr>
            </w:pPr>
          </w:p>
        </w:tc>
      </w:tr>
      <w:tr w:rsidR="00E87D70" w:rsidRPr="00FC2360" w14:paraId="317E65D4" w14:textId="77777777">
        <w:trPr>
          <w:gridAfter w:val="1"/>
          <w:wAfter w:w="17" w:type="dxa"/>
        </w:trPr>
        <w:tc>
          <w:tcPr>
            <w:tcW w:w="3686" w:type="dxa"/>
            <w:tcBorders>
              <w:top w:val="single" w:sz="4" w:space="0" w:color="auto"/>
              <w:bottom w:val="single" w:sz="4" w:space="0" w:color="auto"/>
            </w:tcBorders>
          </w:tcPr>
          <w:p w14:paraId="53A36BAA" w14:textId="679089C9" w:rsidR="00E87D70" w:rsidRPr="00FC2360" w:rsidRDefault="008C39ED" w:rsidP="00E87D70">
            <w:pPr>
              <w:rPr>
                <w:rFonts w:ascii="Switzer" w:eastAsia="Switzer" w:hAnsi="Switzer" w:cs="Times New Roman"/>
              </w:rPr>
            </w:pPr>
            <w:r>
              <w:rPr>
                <w:rFonts w:ascii="Switzer" w:eastAsia="Switzer" w:hAnsi="Switzer" w:cs="Times New Roman"/>
              </w:rPr>
              <w:t>Inclusion of questions in 10.50 for Group Audit Single</w:t>
            </w:r>
          </w:p>
        </w:tc>
        <w:tc>
          <w:tcPr>
            <w:tcW w:w="1417" w:type="dxa"/>
          </w:tcPr>
          <w:p w14:paraId="3F664747" w14:textId="77777777" w:rsidR="00E87D70" w:rsidRPr="00FC2360" w:rsidRDefault="00E87D70" w:rsidP="00E87D70">
            <w:pPr>
              <w:rPr>
                <w:rFonts w:ascii="Switzer" w:eastAsia="Switzer" w:hAnsi="Switzer" w:cs="Times New Roman"/>
              </w:rPr>
            </w:pPr>
          </w:p>
        </w:tc>
        <w:tc>
          <w:tcPr>
            <w:tcW w:w="3969" w:type="dxa"/>
          </w:tcPr>
          <w:p w14:paraId="51C9458F" w14:textId="131D147F" w:rsidR="00E87D70" w:rsidRPr="00FC2360" w:rsidRDefault="00E87D70" w:rsidP="00E87D70">
            <w:pPr>
              <w:rPr>
                <w:rFonts w:ascii="Switzer" w:eastAsia="Switzer" w:hAnsi="Switzer" w:cs="Times New Roman"/>
              </w:rPr>
            </w:pPr>
            <w:r>
              <w:rPr>
                <w:rFonts w:ascii="Switzer" w:eastAsia="Switzer" w:hAnsi="Switzer" w:cs="Times New Roman"/>
              </w:rPr>
              <w:t>All the questions will always be included for Audit and Group Audit Single.</w:t>
            </w:r>
          </w:p>
        </w:tc>
      </w:tr>
      <w:tr w:rsidR="00E87D70" w:rsidRPr="00FC2360" w14:paraId="1E275E74" w14:textId="77777777">
        <w:tc>
          <w:tcPr>
            <w:tcW w:w="9089" w:type="dxa"/>
            <w:gridSpan w:val="4"/>
            <w:tcBorders>
              <w:top w:val="single" w:sz="4" w:space="0" w:color="auto"/>
              <w:bottom w:val="single" w:sz="4" w:space="0" w:color="auto"/>
            </w:tcBorders>
          </w:tcPr>
          <w:p w14:paraId="5915388D" w14:textId="11D4D4D4" w:rsidR="00E87D70" w:rsidRPr="00FC2360" w:rsidRDefault="00E87D70" w:rsidP="00E87D70">
            <w:pPr>
              <w:rPr>
                <w:rFonts w:ascii="Switzer" w:eastAsia="Switzer" w:hAnsi="Switzer" w:cs="Times New Roman"/>
              </w:rPr>
            </w:pPr>
            <w:r w:rsidRPr="00FC2360">
              <w:rPr>
                <w:rFonts w:ascii="Switzer" w:eastAsia="Switzer" w:hAnsi="Switzer" w:cs="Times New Roman"/>
                <w:i/>
                <w:iCs/>
                <w:color w:val="F56354"/>
              </w:rPr>
              <w:t>10.</w:t>
            </w:r>
            <w:r>
              <w:rPr>
                <w:rFonts w:ascii="Switzer" w:eastAsia="Switzer" w:hAnsi="Switzer" w:cs="Times New Roman"/>
                <w:i/>
                <w:iCs/>
                <w:color w:val="F56354"/>
              </w:rPr>
              <w:t>50G</w:t>
            </w:r>
            <w:r w:rsidRPr="00FC2360">
              <w:rPr>
                <w:rFonts w:ascii="Switzer" w:eastAsia="Switzer" w:hAnsi="Switzer" w:cs="Times New Roman"/>
                <w:i/>
                <w:iCs/>
                <w:color w:val="F56354"/>
              </w:rPr>
              <w:t xml:space="preserve"> </w:t>
            </w:r>
            <w:r>
              <w:rPr>
                <w:rFonts w:ascii="Switzer" w:eastAsia="Switzer" w:hAnsi="Switzer" w:cs="Times New Roman"/>
                <w:i/>
                <w:iCs/>
                <w:color w:val="F56354"/>
              </w:rPr>
              <w:t>(New) Plan extent of risk assessment procedures</w:t>
            </w:r>
          </w:p>
        </w:tc>
      </w:tr>
      <w:tr w:rsidR="00E87D70" w:rsidRPr="003D2E6F" w14:paraId="16996556" w14:textId="77777777">
        <w:trPr>
          <w:gridAfter w:val="1"/>
          <w:wAfter w:w="17" w:type="dxa"/>
        </w:trPr>
        <w:tc>
          <w:tcPr>
            <w:tcW w:w="3686" w:type="dxa"/>
            <w:tcBorders>
              <w:top w:val="single" w:sz="4" w:space="0" w:color="auto"/>
              <w:bottom w:val="single" w:sz="4" w:space="0" w:color="auto"/>
            </w:tcBorders>
          </w:tcPr>
          <w:p w14:paraId="2A5B5499" w14:textId="07D6679D" w:rsidR="00E87D70" w:rsidRPr="00FC2360" w:rsidRDefault="00E87D70" w:rsidP="00E87D70">
            <w:pPr>
              <w:rPr>
                <w:rFonts w:ascii="Switzer" w:eastAsia="Switzer" w:hAnsi="Switzer" w:cs="Times New Roman"/>
              </w:rPr>
            </w:pPr>
            <w:r>
              <w:rPr>
                <w:rFonts w:ascii="Switzer" w:eastAsia="Switzer" w:hAnsi="Switzer" w:cs="Times New Roman"/>
              </w:rPr>
              <w:lastRenderedPageBreak/>
              <w:t>Determine Involvement of component auditors</w:t>
            </w:r>
          </w:p>
        </w:tc>
        <w:tc>
          <w:tcPr>
            <w:tcW w:w="1417" w:type="dxa"/>
          </w:tcPr>
          <w:p w14:paraId="0CC93C4A" w14:textId="1E63FDA2" w:rsidR="00E87D70" w:rsidRPr="00FC2360" w:rsidRDefault="00E87D70" w:rsidP="00E87D70">
            <w:pPr>
              <w:rPr>
                <w:rFonts w:ascii="Switzer" w:eastAsia="Switzer" w:hAnsi="Switzer" w:cs="Times New Roman"/>
              </w:rPr>
            </w:pPr>
            <w:r>
              <w:rPr>
                <w:rFonts w:ascii="Switzer" w:eastAsia="Switzer" w:hAnsi="Switzer" w:cs="Times New Roman"/>
              </w:rPr>
              <w:t>ISA600.22(a)</w:t>
            </w:r>
          </w:p>
        </w:tc>
        <w:tc>
          <w:tcPr>
            <w:tcW w:w="3969" w:type="dxa"/>
          </w:tcPr>
          <w:p w14:paraId="763F3B0B" w14:textId="478AAF30" w:rsidR="00E87D70" w:rsidRDefault="00E87D70" w:rsidP="00E87D70">
            <w:pPr>
              <w:rPr>
                <w:rFonts w:ascii="Switzer" w:eastAsia="Switzer" w:hAnsi="Switzer" w:cs="Times New Roman"/>
              </w:rPr>
            </w:pPr>
            <w:r>
              <w:rPr>
                <w:rFonts w:ascii="Switzer" w:eastAsia="Switzer" w:hAnsi="Switzer" w:cs="Times New Roman"/>
              </w:rPr>
              <w:t>The objective of 10.50G (New) Plan extent of risk assessment procedures is to determine per COTABD whether:</w:t>
            </w:r>
          </w:p>
          <w:p w14:paraId="7AA4703C" w14:textId="42E34CD3" w:rsidR="00E87D70" w:rsidRDefault="00E87D70" w:rsidP="009A0F9A">
            <w:pPr>
              <w:pStyle w:val="ListParagraph"/>
              <w:numPr>
                <w:ilvl w:val="0"/>
                <w:numId w:val="29"/>
              </w:numPr>
              <w:rPr>
                <w:rFonts w:ascii="Switzer" w:eastAsia="Switzer" w:hAnsi="Switzer" w:cs="Times New Roman"/>
              </w:rPr>
            </w:pPr>
            <w:r>
              <w:rPr>
                <w:rFonts w:ascii="Switzer" w:eastAsia="Switzer" w:hAnsi="Switzer" w:cs="Times New Roman"/>
              </w:rPr>
              <w:t xml:space="preserve">The COTABD </w:t>
            </w:r>
            <w:r w:rsidR="00A64B58">
              <w:rPr>
                <w:rFonts w:ascii="Switzer" w:eastAsia="Switzer" w:hAnsi="Switzer" w:cs="Times New Roman"/>
              </w:rPr>
              <w:t xml:space="preserve">is </w:t>
            </w:r>
            <w:r>
              <w:rPr>
                <w:rFonts w:ascii="Switzer" w:eastAsia="Switzer" w:hAnsi="Switzer" w:cs="Times New Roman"/>
              </w:rPr>
              <w:t>a “Consolidation balance only”.</w:t>
            </w:r>
            <w:r w:rsidR="00A64B58">
              <w:rPr>
                <w:rFonts w:ascii="Switzer" w:eastAsia="Switzer" w:hAnsi="Switzer" w:cs="Times New Roman"/>
              </w:rPr>
              <w:t xml:space="preserve">  Refer to par </w:t>
            </w:r>
            <w:r w:rsidR="00A64B58">
              <w:rPr>
                <w:rFonts w:ascii="Switzer" w:eastAsia="Switzer" w:hAnsi="Switzer" w:cs="Times New Roman"/>
              </w:rPr>
              <w:fldChar w:fldCharType="begin"/>
            </w:r>
            <w:r w:rsidR="00A64B58">
              <w:rPr>
                <w:rFonts w:ascii="Switzer" w:eastAsia="Switzer" w:hAnsi="Switzer" w:cs="Times New Roman"/>
              </w:rPr>
              <w:instrText xml:space="preserve"> REF _Ref168976752 \r \h </w:instrText>
            </w:r>
            <w:r w:rsidR="00A64B58">
              <w:rPr>
                <w:rFonts w:ascii="Switzer" w:eastAsia="Switzer" w:hAnsi="Switzer" w:cs="Times New Roman"/>
              </w:rPr>
            </w:r>
            <w:r w:rsidR="00A64B58">
              <w:rPr>
                <w:rFonts w:ascii="Switzer" w:eastAsia="Switzer" w:hAnsi="Switzer" w:cs="Times New Roman"/>
              </w:rPr>
              <w:fldChar w:fldCharType="separate"/>
            </w:r>
            <w:r w:rsidR="00B81D23">
              <w:rPr>
                <w:rFonts w:ascii="Switzer" w:eastAsia="Switzer" w:hAnsi="Switzer" w:cs="Times New Roman"/>
              </w:rPr>
              <w:t>3.3.1</w:t>
            </w:r>
            <w:r w:rsidR="00A64B58">
              <w:rPr>
                <w:rFonts w:ascii="Switzer" w:eastAsia="Switzer" w:hAnsi="Switzer" w:cs="Times New Roman"/>
              </w:rPr>
              <w:fldChar w:fldCharType="end"/>
            </w:r>
            <w:r w:rsidR="00A64B58">
              <w:rPr>
                <w:rFonts w:ascii="Switzer" w:eastAsia="Switzer" w:hAnsi="Switzer" w:cs="Times New Roman"/>
              </w:rPr>
              <w:t xml:space="preserve"> for explanation of term.</w:t>
            </w:r>
          </w:p>
          <w:p w14:paraId="1AB70677" w14:textId="642D1ADB" w:rsidR="00E87D70" w:rsidRDefault="00E87D70" w:rsidP="009A0F9A">
            <w:pPr>
              <w:pStyle w:val="ListParagraph"/>
              <w:numPr>
                <w:ilvl w:val="0"/>
                <w:numId w:val="29"/>
              </w:numPr>
              <w:rPr>
                <w:rFonts w:ascii="Switzer" w:eastAsia="Switzer" w:hAnsi="Switzer" w:cs="Times New Roman"/>
              </w:rPr>
            </w:pPr>
            <w:r>
              <w:rPr>
                <w:rFonts w:ascii="Switzer" w:eastAsia="Switzer" w:hAnsi="Switzer" w:cs="Times New Roman"/>
              </w:rPr>
              <w:t xml:space="preserve">The balance of the COTABD is based on accounting estimates or fair value measurements. </w:t>
            </w:r>
          </w:p>
          <w:p w14:paraId="71C744F0" w14:textId="47D04F67" w:rsidR="00E87D70" w:rsidRPr="00DA76DA" w:rsidRDefault="00E87D70" w:rsidP="009A0F9A">
            <w:pPr>
              <w:pStyle w:val="ListParagraph"/>
              <w:numPr>
                <w:ilvl w:val="0"/>
                <w:numId w:val="29"/>
              </w:numPr>
              <w:rPr>
                <w:rFonts w:ascii="Switzer" w:eastAsia="Switzer" w:hAnsi="Switzer" w:cs="Times New Roman"/>
              </w:rPr>
            </w:pPr>
            <w:r>
              <w:rPr>
                <w:rFonts w:ascii="Switzer" w:eastAsia="Switzer" w:hAnsi="Switzer" w:cs="Times New Roman"/>
              </w:rPr>
              <w:t>Whether the group audit team plans to perform further audit work centrally considering group centralised activities and common controls applicable to the COTABD, if any.</w:t>
            </w:r>
          </w:p>
          <w:p w14:paraId="3FB4394F" w14:textId="4481A700" w:rsidR="00E87D70" w:rsidRDefault="00E87D70" w:rsidP="009A0F9A">
            <w:pPr>
              <w:pStyle w:val="ListParagraph"/>
              <w:numPr>
                <w:ilvl w:val="0"/>
                <w:numId w:val="29"/>
              </w:numPr>
              <w:rPr>
                <w:rFonts w:ascii="Switzer" w:eastAsia="Switzer" w:hAnsi="Switzer" w:cs="Times New Roman"/>
              </w:rPr>
            </w:pPr>
            <w:r>
              <w:rPr>
                <w:rFonts w:ascii="Switzer" w:eastAsia="Switzer" w:hAnsi="Switzer" w:cs="Times New Roman"/>
              </w:rPr>
              <w:t xml:space="preserve">Component auditors will be involved in in RAP, </w:t>
            </w:r>
            <w:commentRangeStart w:id="47"/>
            <w:commentRangeStart w:id="48"/>
            <w:commentRangeStart w:id="49"/>
            <w:r>
              <w:rPr>
                <w:rFonts w:ascii="Switzer" w:eastAsia="Switzer" w:hAnsi="Switzer" w:cs="Times New Roman"/>
              </w:rPr>
              <w:t>considering whether audit work can be done centrally.</w:t>
            </w:r>
            <w:commentRangeEnd w:id="47"/>
            <w:r w:rsidR="0A13BD80">
              <w:rPr>
                <w:rStyle w:val="CommentReference"/>
              </w:rPr>
              <w:commentReference w:id="47"/>
            </w:r>
            <w:commentRangeEnd w:id="48"/>
            <w:r w:rsidR="0A13BD80">
              <w:rPr>
                <w:rStyle w:val="CommentReference"/>
              </w:rPr>
              <w:commentReference w:id="48"/>
            </w:r>
            <w:commentRangeEnd w:id="49"/>
            <w:r w:rsidR="0A13BD80">
              <w:rPr>
                <w:rStyle w:val="CommentReference"/>
              </w:rPr>
              <w:commentReference w:id="49"/>
            </w:r>
          </w:p>
          <w:p w14:paraId="0948A16A" w14:textId="77777777" w:rsidR="00E87D70" w:rsidRPr="00DA76DA" w:rsidRDefault="00E87D70" w:rsidP="00E87D70">
            <w:pPr>
              <w:pStyle w:val="ListParagraph"/>
              <w:ind w:left="360"/>
              <w:rPr>
                <w:rFonts w:ascii="Switzer" w:eastAsia="Switzer" w:hAnsi="Switzer" w:cs="Times New Roman"/>
              </w:rPr>
            </w:pPr>
          </w:p>
          <w:p w14:paraId="465FE718" w14:textId="380B2F47" w:rsidR="00E87D70" w:rsidRDefault="00E87D70" w:rsidP="00E87D70">
            <w:pPr>
              <w:rPr>
                <w:rFonts w:ascii="Switzer" w:eastAsia="Switzer" w:hAnsi="Switzer" w:cs="Times New Roman"/>
              </w:rPr>
            </w:pPr>
            <w:r>
              <w:rPr>
                <w:rFonts w:ascii="Switzer" w:eastAsia="Switzer" w:hAnsi="Switzer" w:cs="Times New Roman"/>
              </w:rPr>
              <w:t>The responses to the</w:t>
            </w:r>
            <w:r w:rsidRPr="0051553B">
              <w:rPr>
                <w:rFonts w:ascii="Switzer" w:eastAsia="Switzer" w:hAnsi="Switzer" w:cs="Times New Roman"/>
              </w:rPr>
              <w:t xml:space="preserve"> </w:t>
            </w:r>
            <w:r>
              <w:rPr>
                <w:rFonts w:ascii="Switzer" w:eastAsia="Switzer" w:hAnsi="Switzer" w:cs="Times New Roman"/>
              </w:rPr>
              <w:t xml:space="preserve">questions in the new section </w:t>
            </w:r>
            <w:r w:rsidRPr="00EF7F26">
              <w:t>”</w:t>
            </w:r>
            <w:r w:rsidRPr="00BB1868">
              <w:rPr>
                <w:lang w:val="en-US"/>
              </w:rPr>
              <w:t>Plan extent of risk assessment procedures”</w:t>
            </w:r>
            <w:r>
              <w:rPr>
                <w:lang w:val="en-US"/>
              </w:rPr>
              <w:t xml:space="preserve"> in 10.50 Gathering information determines the inclusion of applicable columns in 10.50G.</w:t>
            </w:r>
          </w:p>
          <w:p w14:paraId="0637FC22" w14:textId="77777777" w:rsidR="00E87D70" w:rsidRDefault="00E87D70" w:rsidP="00E87D70">
            <w:pPr>
              <w:rPr>
                <w:rFonts w:ascii="Switzer" w:eastAsia="Switzer" w:hAnsi="Switzer" w:cs="Times New Roman"/>
              </w:rPr>
            </w:pPr>
          </w:p>
          <w:p w14:paraId="5CC194CA" w14:textId="77777777" w:rsidR="00E87D70" w:rsidRDefault="00E87D70" w:rsidP="00E87D70">
            <w:pPr>
              <w:rPr>
                <w:rFonts w:ascii="Switzer" w:eastAsia="Switzer" w:hAnsi="Switzer" w:cs="Times New Roman"/>
              </w:rPr>
            </w:pPr>
            <w:r>
              <w:rPr>
                <w:rFonts w:ascii="Switzer" w:eastAsia="Switzer" w:hAnsi="Switzer" w:cs="Times New Roman"/>
              </w:rPr>
              <w:t>The responses per COTABD in 10.50G Plan extent of risk assessment procedure</w:t>
            </w:r>
          </w:p>
          <w:p w14:paraId="7B67F0E0" w14:textId="45BEC17F" w:rsidR="00E87D70" w:rsidRDefault="00E87D70" w:rsidP="009A0F9A">
            <w:pPr>
              <w:pStyle w:val="ListParagraph"/>
              <w:numPr>
                <w:ilvl w:val="0"/>
                <w:numId w:val="41"/>
              </w:numPr>
              <w:rPr>
                <w:rFonts w:ascii="Switzer" w:eastAsia="Switzer" w:hAnsi="Switzer" w:cs="Times New Roman"/>
              </w:rPr>
            </w:pPr>
            <w:r>
              <w:rPr>
                <w:rFonts w:ascii="Switzer" w:eastAsia="Switzer" w:hAnsi="Switzer" w:cs="Times New Roman"/>
              </w:rPr>
              <w:t>A</w:t>
            </w:r>
            <w:r w:rsidRPr="002860FA">
              <w:rPr>
                <w:rFonts w:ascii="Switzer" w:eastAsia="Switzer" w:hAnsi="Switzer" w:cs="Times New Roman"/>
              </w:rPr>
              <w:t>ffects content in 11.50 Information system and control activities.</w:t>
            </w:r>
            <w:r>
              <w:rPr>
                <w:rFonts w:ascii="Switzer" w:eastAsia="Switzer" w:hAnsi="Switzer" w:cs="Times New Roman"/>
              </w:rPr>
              <w:t xml:space="preserve">  Refer to par </w:t>
            </w:r>
            <w:r>
              <w:rPr>
                <w:rFonts w:ascii="Switzer" w:eastAsia="Switzer" w:hAnsi="Switzer" w:cs="Times New Roman"/>
              </w:rPr>
              <w:fldChar w:fldCharType="begin"/>
            </w:r>
            <w:r>
              <w:rPr>
                <w:rFonts w:ascii="Switzer" w:eastAsia="Switzer" w:hAnsi="Switzer" w:cs="Times New Roman"/>
              </w:rPr>
              <w:instrText xml:space="preserve"> REF _Ref168579706 \r \h </w:instrText>
            </w:r>
            <w:r>
              <w:rPr>
                <w:rFonts w:ascii="Switzer" w:eastAsia="Switzer" w:hAnsi="Switzer" w:cs="Times New Roman"/>
              </w:rPr>
            </w:r>
            <w:r>
              <w:rPr>
                <w:rFonts w:ascii="Switzer" w:eastAsia="Switzer" w:hAnsi="Switzer" w:cs="Times New Roman"/>
              </w:rPr>
              <w:fldChar w:fldCharType="separate"/>
            </w:r>
            <w:r w:rsidR="00B81D23">
              <w:rPr>
                <w:rFonts w:ascii="Switzer" w:eastAsia="Switzer" w:hAnsi="Switzer" w:cs="Times New Roman"/>
              </w:rPr>
              <w:t>3.3</w:t>
            </w:r>
            <w:r>
              <w:rPr>
                <w:rFonts w:ascii="Switzer" w:eastAsia="Switzer" w:hAnsi="Switzer" w:cs="Times New Roman"/>
              </w:rPr>
              <w:t>.16</w:t>
            </w:r>
            <w:r>
              <w:rPr>
                <w:rFonts w:ascii="Switzer" w:eastAsia="Switzer" w:hAnsi="Switzer" w:cs="Times New Roman"/>
              </w:rPr>
              <w:fldChar w:fldCharType="end"/>
            </w:r>
            <w:r w:rsidRPr="002860FA">
              <w:rPr>
                <w:rFonts w:ascii="Switzer" w:eastAsia="Switzer" w:hAnsi="Switzer" w:cs="Times New Roman"/>
              </w:rPr>
              <w:t xml:space="preserve">  </w:t>
            </w:r>
          </w:p>
          <w:p w14:paraId="78D4CBBF" w14:textId="48D11E96" w:rsidR="00E87D70" w:rsidRPr="002860FA" w:rsidRDefault="00E87D70" w:rsidP="009A0F9A">
            <w:pPr>
              <w:pStyle w:val="ListParagraph"/>
              <w:numPr>
                <w:ilvl w:val="0"/>
                <w:numId w:val="41"/>
              </w:numPr>
              <w:rPr>
                <w:rFonts w:ascii="Switzer" w:eastAsia="Switzer" w:hAnsi="Switzer" w:cs="Times New Roman"/>
              </w:rPr>
            </w:pPr>
            <w:r>
              <w:rPr>
                <w:rFonts w:ascii="Switzer" w:eastAsia="Switzer" w:hAnsi="Switzer" w:cs="Times New Roman"/>
              </w:rPr>
              <w:t>M</w:t>
            </w:r>
            <w:r w:rsidRPr="002860FA">
              <w:rPr>
                <w:rFonts w:ascii="Switzer" w:eastAsia="Switzer" w:hAnsi="Switzer" w:cs="Times New Roman"/>
              </w:rPr>
              <w:t xml:space="preserve">ay affect the inclusion of question for Audit Group Multiple in 10.50 Gathering of information depending on the selection the firm made in FIRMSETT Probe Firm </w:t>
            </w:r>
            <w:proofErr w:type="gramStart"/>
            <w:r w:rsidRPr="002860FA">
              <w:rPr>
                <w:rFonts w:ascii="Switzer" w:eastAsia="Switzer" w:hAnsi="Switzer" w:cs="Times New Roman"/>
              </w:rPr>
              <w:t>settings</w:t>
            </w:r>
            <w:proofErr w:type="gramEnd"/>
            <w:r w:rsidRPr="002860FA">
              <w:rPr>
                <w:rFonts w:ascii="Switzer" w:eastAsia="Switzer" w:hAnsi="Switzer" w:cs="Times New Roman"/>
              </w:rPr>
              <w:t xml:space="preserve"> and the selection made by the group audit team in 10.50.</w:t>
            </w:r>
            <w:r>
              <w:rPr>
                <w:rFonts w:ascii="Switzer" w:eastAsia="Switzer" w:hAnsi="Switzer" w:cs="Times New Roman"/>
              </w:rPr>
              <w:t xml:space="preserve"> Refer to par </w:t>
            </w:r>
            <w:r>
              <w:rPr>
                <w:rFonts w:ascii="Switzer" w:eastAsia="Switzer" w:hAnsi="Switzer" w:cs="Times New Roman"/>
              </w:rPr>
              <w:fldChar w:fldCharType="begin"/>
            </w:r>
            <w:r>
              <w:rPr>
                <w:rFonts w:ascii="Switzer" w:eastAsia="Switzer" w:hAnsi="Switzer" w:cs="Times New Roman"/>
              </w:rPr>
              <w:instrText xml:space="preserve"> REF _Ref168479708 \r \h </w:instrText>
            </w:r>
            <w:r>
              <w:rPr>
                <w:rFonts w:ascii="Switzer" w:eastAsia="Switzer" w:hAnsi="Switzer" w:cs="Times New Roman"/>
              </w:rPr>
            </w:r>
            <w:r>
              <w:rPr>
                <w:rFonts w:ascii="Switzer" w:eastAsia="Switzer" w:hAnsi="Switzer" w:cs="Times New Roman"/>
              </w:rPr>
              <w:fldChar w:fldCharType="separate"/>
            </w:r>
            <w:r w:rsidR="00B81D23">
              <w:rPr>
                <w:rFonts w:ascii="Switzer" w:eastAsia="Switzer" w:hAnsi="Switzer" w:cs="Times New Roman"/>
              </w:rPr>
              <w:t>3.3</w:t>
            </w:r>
            <w:r>
              <w:rPr>
                <w:rFonts w:ascii="Switzer" w:eastAsia="Switzer" w:hAnsi="Switzer" w:cs="Times New Roman"/>
              </w:rPr>
              <w:t>.15</w:t>
            </w:r>
            <w:r>
              <w:rPr>
                <w:rFonts w:ascii="Switzer" w:eastAsia="Switzer" w:hAnsi="Switzer" w:cs="Times New Roman"/>
              </w:rPr>
              <w:fldChar w:fldCharType="end"/>
            </w:r>
            <w:r>
              <w:rPr>
                <w:rFonts w:ascii="Switzer" w:eastAsia="Switzer" w:hAnsi="Switzer" w:cs="Times New Roman"/>
              </w:rPr>
              <w:t xml:space="preserve"> for further detail.</w:t>
            </w:r>
          </w:p>
        </w:tc>
      </w:tr>
      <w:tr w:rsidR="00E87D70" w:rsidRPr="00FC2360" w14:paraId="66D15063" w14:textId="77777777">
        <w:trPr>
          <w:gridAfter w:val="1"/>
          <w:wAfter w:w="17" w:type="dxa"/>
        </w:trPr>
        <w:tc>
          <w:tcPr>
            <w:tcW w:w="3686" w:type="dxa"/>
            <w:tcBorders>
              <w:top w:val="single" w:sz="4" w:space="0" w:color="auto"/>
              <w:bottom w:val="single" w:sz="4" w:space="0" w:color="auto"/>
            </w:tcBorders>
          </w:tcPr>
          <w:p w14:paraId="15D14CF7" w14:textId="34B914BC" w:rsidR="00E87D70" w:rsidRPr="00FC2360" w:rsidRDefault="00E87D70" w:rsidP="00E87D70">
            <w:pPr>
              <w:rPr>
                <w:rFonts w:ascii="Switzer" w:eastAsia="Switzer" w:hAnsi="Switzer" w:cs="Times New Roman"/>
              </w:rPr>
            </w:pPr>
            <w:r>
              <w:rPr>
                <w:rFonts w:ascii="Switzer" w:eastAsia="Switzer" w:hAnsi="Switzer" w:cs="Times New Roman"/>
              </w:rPr>
              <w:t xml:space="preserve">Entities or business units centralised activities, common controls </w:t>
            </w:r>
            <w:proofErr w:type="gramStart"/>
            <w:r>
              <w:rPr>
                <w:rFonts w:ascii="Switzer" w:eastAsia="Switzer" w:hAnsi="Switzer" w:cs="Times New Roman"/>
              </w:rPr>
              <w:t>relates</w:t>
            </w:r>
            <w:proofErr w:type="gramEnd"/>
            <w:r>
              <w:rPr>
                <w:rFonts w:ascii="Switzer" w:eastAsia="Switzer" w:hAnsi="Switzer" w:cs="Times New Roman"/>
              </w:rPr>
              <w:t xml:space="preserve"> to and where audit work will be performed centrally </w:t>
            </w:r>
          </w:p>
        </w:tc>
        <w:tc>
          <w:tcPr>
            <w:tcW w:w="1417" w:type="dxa"/>
          </w:tcPr>
          <w:p w14:paraId="19826677" w14:textId="77777777" w:rsidR="00E87D70" w:rsidRPr="00FC2360" w:rsidRDefault="00E87D70" w:rsidP="00E87D70">
            <w:pPr>
              <w:rPr>
                <w:rFonts w:ascii="Switzer" w:eastAsia="Switzer" w:hAnsi="Switzer" w:cs="Times New Roman"/>
              </w:rPr>
            </w:pPr>
          </w:p>
        </w:tc>
        <w:tc>
          <w:tcPr>
            <w:tcW w:w="3969" w:type="dxa"/>
          </w:tcPr>
          <w:p w14:paraId="3AA1A8B1" w14:textId="69065DD2" w:rsidR="00E87D70" w:rsidRPr="00FC2360" w:rsidRDefault="00E87D70" w:rsidP="00E87D70">
            <w:pPr>
              <w:rPr>
                <w:rFonts w:ascii="Switzer" w:eastAsia="Switzer" w:hAnsi="Switzer" w:cs="Times New Roman"/>
              </w:rPr>
            </w:pPr>
            <w:r>
              <w:rPr>
                <w:rFonts w:ascii="Switzer" w:eastAsia="Switzer" w:hAnsi="Switzer" w:cs="Times New Roman"/>
              </w:rPr>
              <w:t>For each COTABD where centralised activities or common controls occur and where the group auditor plan to perform audit work centrally, the user will select from a list of entities and business units added on 11.20G, to which entities and business units it applies.</w:t>
            </w:r>
            <w:r w:rsidR="0097605E">
              <w:rPr>
                <w:rFonts w:ascii="Switzer" w:eastAsia="Switzer" w:hAnsi="Switzer" w:cs="Times New Roman"/>
              </w:rPr>
              <w:t xml:space="preserve"> </w:t>
            </w:r>
            <w:r>
              <w:rPr>
                <w:rFonts w:ascii="Switzer" w:eastAsia="Switzer" w:hAnsi="Switzer" w:cs="Times New Roman"/>
              </w:rPr>
              <w:t xml:space="preserve">Refer to feature explained in par </w:t>
            </w:r>
            <w:r>
              <w:rPr>
                <w:rFonts w:ascii="Switzer" w:eastAsia="Switzer" w:hAnsi="Switzer" w:cs="Times New Roman"/>
              </w:rPr>
              <w:fldChar w:fldCharType="begin"/>
            </w:r>
            <w:r>
              <w:rPr>
                <w:rFonts w:ascii="Switzer" w:eastAsia="Switzer" w:hAnsi="Switzer" w:cs="Times New Roman"/>
              </w:rPr>
              <w:instrText xml:space="preserve"> REF _Ref168979674 \r \h </w:instrText>
            </w:r>
            <w:r>
              <w:rPr>
                <w:rFonts w:ascii="Switzer" w:eastAsia="Switzer" w:hAnsi="Switzer" w:cs="Times New Roman"/>
              </w:rPr>
            </w:r>
            <w:r>
              <w:rPr>
                <w:rFonts w:ascii="Switzer" w:eastAsia="Switzer" w:hAnsi="Switzer" w:cs="Times New Roman"/>
              </w:rPr>
              <w:fldChar w:fldCharType="separate"/>
            </w:r>
            <w:r w:rsidR="00B81D23">
              <w:rPr>
                <w:rFonts w:ascii="Switzer" w:eastAsia="Switzer" w:hAnsi="Switzer" w:cs="Times New Roman"/>
              </w:rPr>
              <w:t>3.2</w:t>
            </w:r>
            <w:r>
              <w:rPr>
                <w:rFonts w:ascii="Switzer" w:eastAsia="Switzer" w:hAnsi="Switzer" w:cs="Times New Roman"/>
              </w:rPr>
              <w:fldChar w:fldCharType="end"/>
            </w:r>
            <w:r>
              <w:rPr>
                <w:rFonts w:ascii="Switzer" w:eastAsia="Switzer" w:hAnsi="Switzer" w:cs="Times New Roman"/>
              </w:rPr>
              <w:t>.</w:t>
            </w:r>
          </w:p>
        </w:tc>
      </w:tr>
      <w:tr w:rsidR="006C5860" w:rsidRPr="00FC2360" w14:paraId="43C38049" w14:textId="77777777">
        <w:trPr>
          <w:gridAfter w:val="1"/>
          <w:wAfter w:w="17" w:type="dxa"/>
        </w:trPr>
        <w:tc>
          <w:tcPr>
            <w:tcW w:w="3686" w:type="dxa"/>
            <w:tcBorders>
              <w:top w:val="single" w:sz="4" w:space="0" w:color="auto"/>
              <w:bottom w:val="single" w:sz="4" w:space="0" w:color="auto"/>
            </w:tcBorders>
          </w:tcPr>
          <w:p w14:paraId="377A6491" w14:textId="288EA10E" w:rsidR="006C5860" w:rsidRDefault="006C5860" w:rsidP="00E87D70">
            <w:pPr>
              <w:rPr>
                <w:rFonts w:ascii="Switzer" w:eastAsia="Switzer" w:hAnsi="Switzer" w:cs="Times New Roman"/>
              </w:rPr>
            </w:pPr>
            <w:commentRangeStart w:id="52"/>
            <w:commentRangeStart w:id="53"/>
            <w:r>
              <w:rPr>
                <w:rFonts w:ascii="Switzer" w:eastAsia="Switzer" w:hAnsi="Switzer" w:cs="Times New Roman"/>
              </w:rPr>
              <w:lastRenderedPageBreak/>
              <w:t>Estimates</w:t>
            </w:r>
            <w:commentRangeEnd w:id="52"/>
            <w:r w:rsidR="00E3303E">
              <w:rPr>
                <w:rStyle w:val="CommentReference"/>
              </w:rPr>
              <w:commentReference w:id="52"/>
            </w:r>
            <w:commentRangeEnd w:id="53"/>
            <w:r>
              <w:rPr>
                <w:rStyle w:val="CommentReference"/>
              </w:rPr>
              <w:commentReference w:id="53"/>
            </w:r>
          </w:p>
        </w:tc>
        <w:tc>
          <w:tcPr>
            <w:tcW w:w="1417" w:type="dxa"/>
          </w:tcPr>
          <w:p w14:paraId="6D70D57B" w14:textId="77777777" w:rsidR="006C5860" w:rsidRPr="00FC2360" w:rsidRDefault="006C5860" w:rsidP="00E87D70">
            <w:pPr>
              <w:rPr>
                <w:rFonts w:ascii="Switzer" w:eastAsia="Switzer" w:hAnsi="Switzer" w:cs="Times New Roman"/>
              </w:rPr>
            </w:pPr>
          </w:p>
        </w:tc>
        <w:tc>
          <w:tcPr>
            <w:tcW w:w="3969" w:type="dxa"/>
          </w:tcPr>
          <w:p w14:paraId="548132EC" w14:textId="36D5514B" w:rsidR="006C5860" w:rsidRDefault="00C93FFC" w:rsidP="00E87D70">
            <w:pPr>
              <w:rPr>
                <w:lang w:val="en-US"/>
              </w:rPr>
            </w:pPr>
            <w:r>
              <w:rPr>
                <w:rFonts w:ascii="Switzer" w:eastAsia="Switzer" w:hAnsi="Switzer" w:cs="Times New Roman"/>
              </w:rPr>
              <w:t>For group audit engagement</w:t>
            </w:r>
            <w:r w:rsidR="00753245">
              <w:rPr>
                <w:rFonts w:ascii="Switzer" w:eastAsia="Switzer" w:hAnsi="Switzer" w:cs="Times New Roman"/>
              </w:rPr>
              <w:t>s</w:t>
            </w:r>
            <w:r>
              <w:rPr>
                <w:rFonts w:ascii="Switzer" w:eastAsia="Switzer" w:hAnsi="Switzer" w:cs="Times New Roman"/>
              </w:rPr>
              <w:t xml:space="preserve"> the question to determine whether balances in the </w:t>
            </w:r>
            <w:r w:rsidR="007C719D">
              <w:rPr>
                <w:rFonts w:ascii="Switzer" w:eastAsia="Switzer" w:hAnsi="Switzer" w:cs="Times New Roman"/>
              </w:rPr>
              <w:t xml:space="preserve">group </w:t>
            </w:r>
            <w:r>
              <w:rPr>
                <w:rFonts w:ascii="Switzer" w:eastAsia="Switzer" w:hAnsi="Switzer" w:cs="Times New Roman"/>
              </w:rPr>
              <w:t xml:space="preserve">financial statements are based on accounting estimates or fair value measurements, is included under </w:t>
            </w:r>
            <w:r w:rsidR="002221BE">
              <w:rPr>
                <w:rFonts w:ascii="Switzer" w:eastAsia="Switzer" w:hAnsi="Switzer" w:cs="Times New Roman"/>
              </w:rPr>
              <w:t>new section</w:t>
            </w:r>
            <w:r w:rsidR="006C5860">
              <w:rPr>
                <w:rFonts w:ascii="Switzer" w:eastAsia="Switzer" w:hAnsi="Switzer" w:cs="Times New Roman"/>
              </w:rPr>
              <w:t xml:space="preserve"> </w:t>
            </w:r>
            <w:r w:rsidR="002221BE" w:rsidRPr="00EF7F26">
              <w:t>”</w:t>
            </w:r>
            <w:r w:rsidR="002221BE" w:rsidRPr="00BB1868">
              <w:rPr>
                <w:lang w:val="en-US"/>
              </w:rPr>
              <w:t>Plan extent of risk assessment procedures”</w:t>
            </w:r>
            <w:r w:rsidR="002221BE">
              <w:rPr>
                <w:lang w:val="en-US"/>
              </w:rPr>
              <w:t>.</w:t>
            </w:r>
            <w:r w:rsidR="00A83B72">
              <w:rPr>
                <w:lang w:val="en-US"/>
              </w:rPr>
              <w:t xml:space="preserve">   </w:t>
            </w:r>
          </w:p>
          <w:p w14:paraId="2DD78E51" w14:textId="77777777" w:rsidR="002221BE" w:rsidRDefault="002221BE" w:rsidP="00E87D70">
            <w:pPr>
              <w:rPr>
                <w:lang w:val="en-US"/>
              </w:rPr>
            </w:pPr>
          </w:p>
          <w:p w14:paraId="1A055A81" w14:textId="295CA240" w:rsidR="000B77D1" w:rsidRDefault="002221BE" w:rsidP="00E87D70">
            <w:pPr>
              <w:rPr>
                <w:lang w:val="en-US"/>
              </w:rPr>
            </w:pPr>
            <w:r>
              <w:rPr>
                <w:lang w:val="en-US"/>
              </w:rPr>
              <w:t xml:space="preserve">When answered </w:t>
            </w:r>
            <w:r w:rsidR="000B77D1">
              <w:rPr>
                <w:lang w:val="en-US"/>
              </w:rPr>
              <w:t>“Yes”:</w:t>
            </w:r>
          </w:p>
          <w:p w14:paraId="76553661" w14:textId="77777777" w:rsidR="002221BE" w:rsidRDefault="000B77D1" w:rsidP="000B77D1">
            <w:pPr>
              <w:pStyle w:val="ListParagraph"/>
              <w:numPr>
                <w:ilvl w:val="0"/>
                <w:numId w:val="60"/>
              </w:numPr>
              <w:rPr>
                <w:rFonts w:ascii="Switzer" w:eastAsia="Switzer" w:hAnsi="Switzer" w:cs="Times New Roman"/>
              </w:rPr>
            </w:pPr>
            <w:r>
              <w:rPr>
                <w:lang w:val="en-US"/>
              </w:rPr>
              <w:t>A</w:t>
            </w:r>
            <w:r w:rsidR="002221BE" w:rsidRPr="000B77D1">
              <w:rPr>
                <w:lang w:val="en-US"/>
              </w:rPr>
              <w:t xml:space="preserve"> column will be included in 10.50G </w:t>
            </w:r>
            <w:r w:rsidR="00C95B41" w:rsidRPr="000B77D1">
              <w:rPr>
                <w:rFonts w:ascii="Switzer" w:eastAsia="Switzer" w:hAnsi="Switzer" w:cs="Times New Roman"/>
              </w:rPr>
              <w:t>Plan extent of risk assessment procedure where users will indicate whether the COTABD is based on estimates or fair value.</w:t>
            </w:r>
          </w:p>
          <w:p w14:paraId="1CBAC27A" w14:textId="0D96C89A" w:rsidR="000B77D1" w:rsidRPr="000B77D1" w:rsidRDefault="000B77D1" w:rsidP="000B77D1">
            <w:pPr>
              <w:pStyle w:val="ListParagraph"/>
              <w:numPr>
                <w:ilvl w:val="0"/>
                <w:numId w:val="60"/>
              </w:numPr>
              <w:rPr>
                <w:rFonts w:ascii="Switzer" w:eastAsia="Switzer" w:hAnsi="Switzer" w:cs="Times New Roman"/>
              </w:rPr>
            </w:pPr>
            <w:r>
              <w:rPr>
                <w:rFonts w:ascii="Switzer" w:eastAsia="Switzer" w:hAnsi="Switzer" w:cs="Times New Roman"/>
              </w:rPr>
              <w:t xml:space="preserve">The accounting estimate tick-box </w:t>
            </w:r>
            <w:r w:rsidR="003B637B">
              <w:rPr>
                <w:rFonts w:ascii="Switzer" w:eastAsia="Switzer" w:hAnsi="Switzer" w:cs="Times New Roman"/>
              </w:rPr>
              <w:t>under “Types and balances of transactions”</w:t>
            </w:r>
            <w:r w:rsidR="00C56205">
              <w:rPr>
                <w:rFonts w:ascii="Switzer" w:eastAsia="Switzer" w:hAnsi="Switzer" w:cs="Times New Roman"/>
              </w:rPr>
              <w:t xml:space="preserve"> in</w:t>
            </w:r>
            <w:r>
              <w:rPr>
                <w:rFonts w:ascii="Switzer" w:eastAsia="Switzer" w:hAnsi="Switzer" w:cs="Times New Roman"/>
              </w:rPr>
              <w:t xml:space="preserve"> 10.51 will be included</w:t>
            </w:r>
            <w:r w:rsidR="00C56205">
              <w:rPr>
                <w:rFonts w:ascii="Switzer" w:eastAsia="Switzer" w:hAnsi="Switzer" w:cs="Times New Roman"/>
              </w:rPr>
              <w:t xml:space="preserve">.  Refer to </w:t>
            </w:r>
            <w:r w:rsidR="00660E67">
              <w:rPr>
                <w:rFonts w:ascii="Switzer" w:eastAsia="Switzer" w:hAnsi="Switzer" w:cs="Times New Roman"/>
              </w:rPr>
              <w:t xml:space="preserve">Par </w:t>
            </w:r>
            <w:r w:rsidR="00660E67">
              <w:rPr>
                <w:rFonts w:ascii="Switzer" w:eastAsia="Switzer" w:hAnsi="Switzer" w:cs="Times New Roman"/>
              </w:rPr>
              <w:fldChar w:fldCharType="begin"/>
            </w:r>
            <w:r w:rsidR="00660E67">
              <w:rPr>
                <w:rFonts w:ascii="Switzer" w:eastAsia="Switzer" w:hAnsi="Switzer" w:cs="Times New Roman"/>
              </w:rPr>
              <w:instrText xml:space="preserve"> REF _Ref168479708 \r \h </w:instrText>
            </w:r>
            <w:r w:rsidR="00660E67">
              <w:rPr>
                <w:rFonts w:ascii="Switzer" w:eastAsia="Switzer" w:hAnsi="Switzer" w:cs="Times New Roman"/>
              </w:rPr>
            </w:r>
            <w:r w:rsidR="00660E67">
              <w:rPr>
                <w:rFonts w:ascii="Switzer" w:eastAsia="Switzer" w:hAnsi="Switzer" w:cs="Times New Roman"/>
              </w:rPr>
              <w:fldChar w:fldCharType="separate"/>
            </w:r>
            <w:r w:rsidR="00B81D23">
              <w:rPr>
                <w:rFonts w:ascii="Switzer" w:eastAsia="Switzer" w:hAnsi="Switzer" w:cs="Times New Roman"/>
              </w:rPr>
              <w:t>3.3</w:t>
            </w:r>
            <w:r w:rsidR="00660E67">
              <w:rPr>
                <w:rFonts w:ascii="Switzer" w:eastAsia="Switzer" w:hAnsi="Switzer" w:cs="Times New Roman"/>
              </w:rPr>
              <w:t>.15</w:t>
            </w:r>
            <w:r w:rsidR="00660E67">
              <w:rPr>
                <w:rFonts w:ascii="Switzer" w:eastAsia="Switzer" w:hAnsi="Switzer" w:cs="Times New Roman"/>
              </w:rPr>
              <w:fldChar w:fldCharType="end"/>
            </w:r>
            <w:r w:rsidR="00660E67">
              <w:rPr>
                <w:rFonts w:ascii="Switzer" w:eastAsia="Switzer" w:hAnsi="Switzer" w:cs="Times New Roman"/>
              </w:rPr>
              <w:t xml:space="preserve"> </w:t>
            </w:r>
            <w:r w:rsidR="00753245">
              <w:rPr>
                <w:rFonts w:ascii="Switzer" w:eastAsia="Switzer" w:hAnsi="Switzer" w:cs="Times New Roman"/>
              </w:rPr>
              <w:t>for an explanation when “Transactions and balances” sub-section will be included for Group Audit Multiple engagements</w:t>
            </w:r>
            <w:r w:rsidR="00660E67">
              <w:rPr>
                <w:rFonts w:ascii="Switzer" w:eastAsia="Switzer" w:hAnsi="Switzer" w:cs="Times New Roman"/>
              </w:rPr>
              <w:t>.</w:t>
            </w:r>
          </w:p>
        </w:tc>
      </w:tr>
      <w:tr w:rsidR="00E87D70" w:rsidRPr="00FC2360" w14:paraId="1386201F" w14:textId="77777777">
        <w:trPr>
          <w:gridAfter w:val="1"/>
          <w:wAfter w:w="17" w:type="dxa"/>
        </w:trPr>
        <w:tc>
          <w:tcPr>
            <w:tcW w:w="3686" w:type="dxa"/>
            <w:tcBorders>
              <w:top w:val="single" w:sz="4" w:space="0" w:color="auto"/>
              <w:bottom w:val="single" w:sz="4" w:space="0" w:color="auto"/>
            </w:tcBorders>
          </w:tcPr>
          <w:p w14:paraId="0705C7C0" w14:textId="77777777" w:rsidR="00E87D70" w:rsidRPr="00FC2360" w:rsidRDefault="00E87D70" w:rsidP="00E87D70">
            <w:pPr>
              <w:rPr>
                <w:rFonts w:ascii="Switzer" w:eastAsia="Switzer" w:hAnsi="Switzer" w:cs="Times New Roman"/>
              </w:rPr>
            </w:pPr>
            <w:r w:rsidRPr="00FC2360">
              <w:rPr>
                <w:rFonts w:ascii="Switzer" w:eastAsia="Switzer" w:hAnsi="Switzer" w:cs="Times New Roman"/>
                <w:i/>
                <w:iCs/>
                <w:color w:val="F56354"/>
              </w:rPr>
              <w:t>10.</w:t>
            </w:r>
            <w:r>
              <w:rPr>
                <w:rFonts w:ascii="Switzer" w:eastAsia="Switzer" w:hAnsi="Switzer" w:cs="Times New Roman"/>
                <w:i/>
                <w:iCs/>
                <w:color w:val="F56354"/>
              </w:rPr>
              <w:t>51 Types and volumes of transactions</w:t>
            </w:r>
          </w:p>
        </w:tc>
        <w:tc>
          <w:tcPr>
            <w:tcW w:w="1417" w:type="dxa"/>
          </w:tcPr>
          <w:p w14:paraId="03CCC5CE" w14:textId="77777777" w:rsidR="00E87D70" w:rsidRPr="00FC2360" w:rsidRDefault="00E87D70" w:rsidP="00E87D70">
            <w:pPr>
              <w:rPr>
                <w:rFonts w:ascii="Switzer" w:eastAsia="Switzer" w:hAnsi="Switzer" w:cs="Times New Roman"/>
              </w:rPr>
            </w:pPr>
          </w:p>
        </w:tc>
        <w:tc>
          <w:tcPr>
            <w:tcW w:w="3969" w:type="dxa"/>
          </w:tcPr>
          <w:p w14:paraId="61CD1406" w14:textId="77777777" w:rsidR="00E87D70" w:rsidRPr="00FC2360" w:rsidRDefault="00E87D70" w:rsidP="00E87D70">
            <w:pPr>
              <w:rPr>
                <w:rFonts w:ascii="Switzer" w:eastAsia="Switzer" w:hAnsi="Switzer" w:cs="Times New Roman"/>
              </w:rPr>
            </w:pPr>
          </w:p>
        </w:tc>
      </w:tr>
      <w:tr w:rsidR="00E87D70" w:rsidRPr="00FC2360" w14:paraId="2D171528" w14:textId="77777777">
        <w:trPr>
          <w:gridAfter w:val="1"/>
          <w:wAfter w:w="17" w:type="dxa"/>
        </w:trPr>
        <w:tc>
          <w:tcPr>
            <w:tcW w:w="3686" w:type="dxa"/>
            <w:tcBorders>
              <w:top w:val="single" w:sz="4" w:space="0" w:color="auto"/>
            </w:tcBorders>
          </w:tcPr>
          <w:p w14:paraId="1B8AF4FE" w14:textId="2152FF79" w:rsidR="00E87D70" w:rsidRDefault="00E87D70" w:rsidP="00E87D70">
            <w:pPr>
              <w:rPr>
                <w:rFonts w:ascii="Switzer" w:eastAsia="Switzer" w:hAnsi="Switzer" w:cs="Times New Roman"/>
              </w:rPr>
            </w:pPr>
            <w:r w:rsidRPr="0027726F">
              <w:rPr>
                <w:rFonts w:ascii="Switzer" w:eastAsia="Switzer" w:hAnsi="Switzer" w:cs="Times New Roman"/>
              </w:rPr>
              <w:t>The "lead sheet" and "Identify possible ROMM</w:t>
            </w:r>
            <w:r>
              <w:rPr>
                <w:rFonts w:ascii="Switzer" w:eastAsia="Switzer" w:hAnsi="Switzer" w:cs="Times New Roman"/>
              </w:rPr>
              <w:t>”</w:t>
            </w:r>
            <w:r w:rsidRPr="0027726F">
              <w:rPr>
                <w:rFonts w:ascii="Switzer" w:eastAsia="Switzer" w:hAnsi="Switzer" w:cs="Times New Roman"/>
              </w:rPr>
              <w:t xml:space="preserve"> sub section</w:t>
            </w:r>
            <w:r>
              <w:rPr>
                <w:rFonts w:ascii="Switzer" w:eastAsia="Switzer" w:hAnsi="Switzer" w:cs="Times New Roman"/>
              </w:rPr>
              <w:t xml:space="preserve">s </w:t>
            </w:r>
          </w:p>
        </w:tc>
        <w:tc>
          <w:tcPr>
            <w:tcW w:w="1417" w:type="dxa"/>
          </w:tcPr>
          <w:p w14:paraId="3CE582CC" w14:textId="77777777" w:rsidR="00E87D70" w:rsidRPr="00FC2360" w:rsidRDefault="00E87D70" w:rsidP="00E87D70">
            <w:pPr>
              <w:rPr>
                <w:rFonts w:ascii="Switzer" w:eastAsia="Switzer" w:hAnsi="Switzer" w:cs="Times New Roman"/>
              </w:rPr>
            </w:pPr>
          </w:p>
        </w:tc>
        <w:tc>
          <w:tcPr>
            <w:tcW w:w="3969" w:type="dxa"/>
          </w:tcPr>
          <w:p w14:paraId="4BD7B3BC" w14:textId="03C68D00" w:rsidR="00E87D70" w:rsidRDefault="00E87D70" w:rsidP="00E87D70">
            <w:pPr>
              <w:rPr>
                <w:rFonts w:ascii="Switzer" w:eastAsia="Switzer" w:hAnsi="Switzer" w:cs="Times New Roman"/>
              </w:rPr>
            </w:pPr>
            <w:r>
              <w:rPr>
                <w:rFonts w:ascii="Switzer" w:eastAsia="Switzer" w:hAnsi="Switzer" w:cs="Times New Roman"/>
              </w:rPr>
              <w:t xml:space="preserve">These sub-sections </w:t>
            </w:r>
            <w:r w:rsidRPr="0027726F">
              <w:rPr>
                <w:rFonts w:ascii="Switzer" w:eastAsia="Switzer" w:hAnsi="Switzer" w:cs="Times New Roman"/>
              </w:rPr>
              <w:t xml:space="preserve">will </w:t>
            </w:r>
            <w:r>
              <w:rPr>
                <w:rFonts w:ascii="Switzer" w:eastAsia="Switzer" w:hAnsi="Switzer" w:cs="Times New Roman"/>
              </w:rPr>
              <w:t xml:space="preserve">continue to </w:t>
            </w:r>
            <w:r w:rsidRPr="0027726F">
              <w:rPr>
                <w:rFonts w:ascii="Switzer" w:eastAsia="Switzer" w:hAnsi="Switzer" w:cs="Times New Roman"/>
              </w:rPr>
              <w:t xml:space="preserve">be included for each COTABD with CY and PY balance for </w:t>
            </w:r>
            <w:r>
              <w:rPr>
                <w:rFonts w:ascii="Switzer" w:eastAsia="Switzer" w:hAnsi="Switzer" w:cs="Times New Roman"/>
              </w:rPr>
              <w:t>all audit engagement types.</w:t>
            </w:r>
          </w:p>
        </w:tc>
      </w:tr>
      <w:tr w:rsidR="00E87D70" w:rsidRPr="00FC2360" w14:paraId="769B1143" w14:textId="77777777" w:rsidTr="0097605E">
        <w:trPr>
          <w:gridAfter w:val="1"/>
          <w:wAfter w:w="17" w:type="dxa"/>
        </w:trPr>
        <w:tc>
          <w:tcPr>
            <w:tcW w:w="3686" w:type="dxa"/>
            <w:tcBorders>
              <w:top w:val="single" w:sz="4" w:space="0" w:color="auto"/>
              <w:bottom w:val="single" w:sz="4" w:space="0" w:color="auto"/>
            </w:tcBorders>
          </w:tcPr>
          <w:p w14:paraId="69935B8C" w14:textId="4AC96BBE" w:rsidR="00E87D70" w:rsidRPr="00FC2360" w:rsidRDefault="00E87D70" w:rsidP="00E87D70">
            <w:pPr>
              <w:rPr>
                <w:rFonts w:ascii="Switzer" w:eastAsia="Switzer" w:hAnsi="Switzer" w:cs="Times New Roman"/>
              </w:rPr>
            </w:pPr>
            <w:r>
              <w:rPr>
                <w:rFonts w:ascii="Switzer" w:eastAsia="Switzer" w:hAnsi="Switzer" w:cs="Times New Roman"/>
              </w:rPr>
              <w:t xml:space="preserve"> </w:t>
            </w:r>
            <w:r w:rsidR="0097605E">
              <w:rPr>
                <w:rFonts w:ascii="Switzer" w:eastAsia="Switzer" w:hAnsi="Switzer" w:cs="Times New Roman"/>
              </w:rPr>
              <w:t xml:space="preserve">Inclusion of </w:t>
            </w:r>
            <w:r w:rsidRPr="00CA71B4">
              <w:rPr>
                <w:rFonts w:ascii="Switzer" w:eastAsia="Switzer" w:hAnsi="Switzer" w:cs="Times New Roman"/>
              </w:rPr>
              <w:t>"Transactions and balances"</w:t>
            </w:r>
            <w:r>
              <w:rPr>
                <w:rFonts w:ascii="Switzer" w:eastAsia="Switzer" w:hAnsi="Switzer" w:cs="Times New Roman"/>
              </w:rPr>
              <w:t xml:space="preserve"> sub-section </w:t>
            </w:r>
            <w:r w:rsidR="0097605E">
              <w:rPr>
                <w:rFonts w:ascii="Switzer" w:eastAsia="Switzer" w:hAnsi="Switzer" w:cs="Times New Roman"/>
              </w:rPr>
              <w:t>- Group Audit Multiple</w:t>
            </w:r>
          </w:p>
        </w:tc>
        <w:tc>
          <w:tcPr>
            <w:tcW w:w="1417" w:type="dxa"/>
          </w:tcPr>
          <w:p w14:paraId="552BF6A7" w14:textId="77777777" w:rsidR="00E87D70" w:rsidRPr="00FC2360" w:rsidRDefault="00E87D70" w:rsidP="00E87D70">
            <w:pPr>
              <w:rPr>
                <w:rFonts w:ascii="Switzer" w:eastAsia="Switzer" w:hAnsi="Switzer" w:cs="Times New Roman"/>
              </w:rPr>
            </w:pPr>
          </w:p>
        </w:tc>
        <w:tc>
          <w:tcPr>
            <w:tcW w:w="3969" w:type="dxa"/>
          </w:tcPr>
          <w:p w14:paraId="7908D346" w14:textId="5D2377C8" w:rsidR="0097605E" w:rsidRDefault="0097605E" w:rsidP="0097605E">
            <w:pPr>
              <w:rPr>
                <w:rFonts w:ascii="Switzer" w:eastAsia="Switzer" w:hAnsi="Switzer" w:cs="Times New Roman"/>
              </w:rPr>
            </w:pPr>
            <w:r>
              <w:rPr>
                <w:rFonts w:ascii="Switzer" w:eastAsia="Switzer" w:hAnsi="Switzer" w:cs="Times New Roman"/>
              </w:rPr>
              <w:t xml:space="preserve">For Audit Group Multiple, the sub-section “Transaction and balances” will appear based on: </w:t>
            </w:r>
          </w:p>
          <w:p w14:paraId="4395D286" w14:textId="77777777" w:rsidR="0097605E" w:rsidRDefault="0097605E" w:rsidP="009A0F9A">
            <w:pPr>
              <w:pStyle w:val="ListParagraph"/>
              <w:numPr>
                <w:ilvl w:val="0"/>
                <w:numId w:val="30"/>
              </w:numPr>
              <w:rPr>
                <w:rFonts w:ascii="Switzer" w:eastAsia="Switzer" w:hAnsi="Switzer" w:cs="Times New Roman"/>
              </w:rPr>
            </w:pPr>
            <w:r>
              <w:rPr>
                <w:rFonts w:ascii="Switzer" w:eastAsia="Switzer" w:hAnsi="Switzer" w:cs="Times New Roman"/>
              </w:rPr>
              <w:t>T</w:t>
            </w:r>
            <w:r w:rsidRPr="00180CE7">
              <w:rPr>
                <w:rFonts w:ascii="Switzer" w:eastAsia="Switzer" w:hAnsi="Switzer" w:cs="Times New Roman"/>
              </w:rPr>
              <w:t>he election the firm made in FIRMSETT Probe Firm Settings</w:t>
            </w:r>
            <w:r>
              <w:rPr>
                <w:rFonts w:ascii="Switzer" w:eastAsia="Switzer" w:hAnsi="Switzer" w:cs="Times New Roman"/>
              </w:rPr>
              <w:t>, and</w:t>
            </w:r>
          </w:p>
          <w:p w14:paraId="1148F620" w14:textId="4EBA0E96" w:rsidR="0097605E" w:rsidRDefault="0097605E" w:rsidP="009A0F9A">
            <w:pPr>
              <w:pStyle w:val="ListParagraph"/>
              <w:numPr>
                <w:ilvl w:val="0"/>
                <w:numId w:val="30"/>
              </w:numPr>
              <w:rPr>
                <w:rFonts w:ascii="Switzer" w:eastAsia="Switzer" w:hAnsi="Switzer" w:cs="Times New Roman"/>
              </w:rPr>
            </w:pPr>
            <w:r>
              <w:rPr>
                <w:rFonts w:ascii="Switzer" w:eastAsia="Switzer" w:hAnsi="Switzer" w:cs="Times New Roman"/>
              </w:rPr>
              <w:t xml:space="preserve">If applicable, the election made by the group audit team in 10.50 Gathering of information. </w:t>
            </w:r>
            <w:r w:rsidRPr="00180CE7">
              <w:rPr>
                <w:rFonts w:ascii="Switzer" w:eastAsia="Switzer" w:hAnsi="Switzer" w:cs="Times New Roman"/>
              </w:rPr>
              <w:t xml:space="preserve"> </w:t>
            </w:r>
          </w:p>
          <w:p w14:paraId="1CE0C966" w14:textId="3983F3D1" w:rsidR="00E87D70" w:rsidRPr="00FC2360" w:rsidRDefault="0097605E" w:rsidP="00E87D70">
            <w:pPr>
              <w:rPr>
                <w:rFonts w:ascii="Switzer" w:eastAsia="Switzer" w:hAnsi="Switzer" w:cs="Times New Roman"/>
              </w:rPr>
            </w:pPr>
            <w:r>
              <w:rPr>
                <w:rFonts w:ascii="Switzer" w:eastAsia="Switzer" w:hAnsi="Switzer" w:cs="Times New Roman"/>
              </w:rPr>
              <w:t xml:space="preserve">When either the firm or the group audit team selected that “Transaction and balances” should be completed for all COTABD with CY and PY balances, the sub-section will be included.  Par </w:t>
            </w:r>
            <w:r>
              <w:rPr>
                <w:rFonts w:ascii="Switzer" w:eastAsia="Switzer" w:hAnsi="Switzer" w:cs="Times New Roman"/>
              </w:rPr>
              <w:fldChar w:fldCharType="begin"/>
            </w:r>
            <w:r>
              <w:rPr>
                <w:rFonts w:ascii="Switzer" w:eastAsia="Switzer" w:hAnsi="Switzer" w:cs="Times New Roman"/>
              </w:rPr>
              <w:instrText xml:space="preserve"> REF _Ref168479708 \r \h </w:instrText>
            </w:r>
            <w:r>
              <w:rPr>
                <w:rFonts w:ascii="Switzer" w:eastAsia="Switzer" w:hAnsi="Switzer" w:cs="Times New Roman"/>
              </w:rPr>
            </w:r>
            <w:r>
              <w:rPr>
                <w:rFonts w:ascii="Switzer" w:eastAsia="Switzer" w:hAnsi="Switzer" w:cs="Times New Roman"/>
              </w:rPr>
              <w:fldChar w:fldCharType="separate"/>
            </w:r>
            <w:r w:rsidR="00B81D23">
              <w:rPr>
                <w:rFonts w:ascii="Switzer" w:eastAsia="Switzer" w:hAnsi="Switzer" w:cs="Times New Roman"/>
              </w:rPr>
              <w:t>3.3</w:t>
            </w:r>
            <w:r>
              <w:rPr>
                <w:rFonts w:ascii="Switzer" w:eastAsia="Switzer" w:hAnsi="Switzer" w:cs="Times New Roman"/>
              </w:rPr>
              <w:t>.15</w:t>
            </w:r>
            <w:r>
              <w:rPr>
                <w:rFonts w:ascii="Switzer" w:eastAsia="Switzer" w:hAnsi="Switzer" w:cs="Times New Roman"/>
              </w:rPr>
              <w:fldChar w:fldCharType="end"/>
            </w:r>
            <w:r>
              <w:rPr>
                <w:rFonts w:ascii="Switzer" w:eastAsia="Switzer" w:hAnsi="Switzer" w:cs="Times New Roman"/>
              </w:rPr>
              <w:t xml:space="preserve"> provides a further explanation.</w:t>
            </w:r>
          </w:p>
        </w:tc>
      </w:tr>
      <w:tr w:rsidR="0097605E" w:rsidRPr="00FC2360" w14:paraId="01629215" w14:textId="77777777">
        <w:trPr>
          <w:gridAfter w:val="1"/>
          <w:wAfter w:w="17" w:type="dxa"/>
        </w:trPr>
        <w:tc>
          <w:tcPr>
            <w:tcW w:w="3686" w:type="dxa"/>
            <w:tcBorders>
              <w:top w:val="single" w:sz="4" w:space="0" w:color="auto"/>
            </w:tcBorders>
          </w:tcPr>
          <w:p w14:paraId="7B228BF3" w14:textId="3CEB816E" w:rsidR="0097605E" w:rsidRDefault="0097605E" w:rsidP="00E87D70">
            <w:pPr>
              <w:rPr>
                <w:rFonts w:ascii="Switzer" w:eastAsia="Switzer" w:hAnsi="Switzer" w:cs="Times New Roman"/>
              </w:rPr>
            </w:pPr>
            <w:r>
              <w:rPr>
                <w:rFonts w:ascii="Switzer" w:eastAsia="Switzer" w:hAnsi="Switzer" w:cs="Times New Roman"/>
              </w:rPr>
              <w:t xml:space="preserve">Inclusion of </w:t>
            </w:r>
            <w:r w:rsidRPr="00CA71B4">
              <w:rPr>
                <w:rFonts w:ascii="Switzer" w:eastAsia="Switzer" w:hAnsi="Switzer" w:cs="Times New Roman"/>
              </w:rPr>
              <w:t>"Transactions and balances"</w:t>
            </w:r>
            <w:r>
              <w:rPr>
                <w:rFonts w:ascii="Switzer" w:eastAsia="Switzer" w:hAnsi="Switzer" w:cs="Times New Roman"/>
              </w:rPr>
              <w:t xml:space="preserve"> sub-section - Group Audit Single</w:t>
            </w:r>
          </w:p>
        </w:tc>
        <w:tc>
          <w:tcPr>
            <w:tcW w:w="1417" w:type="dxa"/>
          </w:tcPr>
          <w:p w14:paraId="775FE0C9" w14:textId="77777777" w:rsidR="0097605E" w:rsidRPr="00FC2360" w:rsidRDefault="0097605E" w:rsidP="00E87D70">
            <w:pPr>
              <w:rPr>
                <w:rFonts w:ascii="Switzer" w:eastAsia="Switzer" w:hAnsi="Switzer" w:cs="Times New Roman"/>
              </w:rPr>
            </w:pPr>
          </w:p>
        </w:tc>
        <w:tc>
          <w:tcPr>
            <w:tcW w:w="3969" w:type="dxa"/>
          </w:tcPr>
          <w:p w14:paraId="343F746F" w14:textId="02F4C560" w:rsidR="0097605E" w:rsidRDefault="0097605E" w:rsidP="00E87D70">
            <w:pPr>
              <w:rPr>
                <w:rFonts w:ascii="Switzer" w:eastAsia="Switzer" w:hAnsi="Switzer" w:cs="Times New Roman"/>
              </w:rPr>
            </w:pPr>
            <w:r>
              <w:rPr>
                <w:rFonts w:ascii="Switzer" w:eastAsia="Switzer" w:hAnsi="Switzer" w:cs="Times New Roman"/>
              </w:rPr>
              <w:t xml:space="preserve">In case of Group Audit S and Audit S the sub-section “Transaction and balances” </w:t>
            </w:r>
            <w:r w:rsidRPr="0027726F">
              <w:rPr>
                <w:rFonts w:ascii="Switzer" w:eastAsia="Switzer" w:hAnsi="Switzer" w:cs="Times New Roman"/>
              </w:rPr>
              <w:t>will be included for each COTABD with CY and PY balance</w:t>
            </w:r>
            <w:r>
              <w:rPr>
                <w:rFonts w:ascii="Switzer" w:eastAsia="Switzer" w:hAnsi="Switzer" w:cs="Times New Roman"/>
              </w:rPr>
              <w:t>.</w:t>
            </w:r>
          </w:p>
        </w:tc>
      </w:tr>
    </w:tbl>
    <w:p w14:paraId="114D268E" w14:textId="62039243" w:rsidR="00296AA9" w:rsidRPr="00D23227" w:rsidRDefault="00296AA9" w:rsidP="00296AA9">
      <w:pPr>
        <w:pStyle w:val="Heading3"/>
      </w:pPr>
      <w:bookmarkStart w:id="55" w:name="_Toc168978237"/>
      <w:r>
        <w:t>Planning and risk assessment procedures</w:t>
      </w:r>
      <w:bookmarkEnd w:id="55"/>
    </w:p>
    <w:p w14:paraId="57CCCE3B" w14:textId="77777777" w:rsidR="00296AA9" w:rsidRDefault="00296AA9" w:rsidP="00296AA9"/>
    <w:tbl>
      <w:tblPr>
        <w:tblStyle w:val="CWA20221"/>
        <w:tblW w:w="9089" w:type="dxa"/>
        <w:tblLayout w:type="fixed"/>
        <w:tblLook w:val="0420" w:firstRow="1" w:lastRow="0" w:firstColumn="0" w:lastColumn="0" w:noHBand="0" w:noVBand="1"/>
      </w:tblPr>
      <w:tblGrid>
        <w:gridCol w:w="3686"/>
        <w:gridCol w:w="1417"/>
        <w:gridCol w:w="3969"/>
        <w:gridCol w:w="17"/>
      </w:tblGrid>
      <w:tr w:rsidR="00296AA9" w:rsidRPr="00FC2360" w14:paraId="26C3F13A" w14:textId="77777777">
        <w:trPr>
          <w:gridAfter w:val="1"/>
          <w:cnfStyle w:val="100000000000" w:firstRow="1" w:lastRow="0" w:firstColumn="0" w:lastColumn="0" w:oddVBand="0" w:evenVBand="0" w:oddHBand="0" w:evenHBand="0" w:firstRowFirstColumn="0" w:firstRowLastColumn="0" w:lastRowFirstColumn="0" w:lastRowLastColumn="0"/>
          <w:wAfter w:w="17" w:type="dxa"/>
          <w:tblHeader/>
        </w:trPr>
        <w:tc>
          <w:tcPr>
            <w:tcW w:w="3686" w:type="dxa"/>
            <w:tcBorders>
              <w:right w:val="nil"/>
            </w:tcBorders>
            <w:hideMark/>
          </w:tcPr>
          <w:p w14:paraId="6710938F" w14:textId="77777777" w:rsidR="00296AA9" w:rsidRPr="00FC2360" w:rsidRDefault="00296AA9">
            <w:pPr>
              <w:rPr>
                <w:rFonts w:ascii="Switzer" w:eastAsia="Switzer" w:hAnsi="Switzer" w:cs="Times New Roman"/>
              </w:rPr>
            </w:pPr>
            <w:r w:rsidRPr="00FC2360">
              <w:rPr>
                <w:rFonts w:ascii="Switzer" w:eastAsia="Switzer" w:hAnsi="Switzer" w:cs="Times New Roman"/>
              </w:rPr>
              <w:lastRenderedPageBreak/>
              <w:t>Matter identified </w:t>
            </w:r>
          </w:p>
        </w:tc>
        <w:tc>
          <w:tcPr>
            <w:tcW w:w="1417" w:type="dxa"/>
            <w:tcBorders>
              <w:left w:val="nil"/>
              <w:right w:val="nil"/>
            </w:tcBorders>
            <w:hideMark/>
          </w:tcPr>
          <w:p w14:paraId="01F9C4E5" w14:textId="77777777" w:rsidR="00296AA9" w:rsidRPr="00FC2360" w:rsidRDefault="00296AA9">
            <w:pPr>
              <w:rPr>
                <w:rFonts w:ascii="Switzer" w:eastAsia="Switzer" w:hAnsi="Switzer" w:cs="Times New Roman"/>
              </w:rPr>
            </w:pPr>
            <w:r w:rsidRPr="00FC2360">
              <w:rPr>
                <w:rFonts w:ascii="Switzer" w:eastAsia="Switzer" w:hAnsi="Switzer" w:cs="Times New Roman"/>
              </w:rPr>
              <w:t>ISA ref</w:t>
            </w:r>
          </w:p>
        </w:tc>
        <w:tc>
          <w:tcPr>
            <w:tcW w:w="3969" w:type="dxa"/>
            <w:tcBorders>
              <w:left w:val="nil"/>
            </w:tcBorders>
            <w:hideMark/>
          </w:tcPr>
          <w:p w14:paraId="660346E7" w14:textId="77777777" w:rsidR="00296AA9" w:rsidRPr="00FC2360" w:rsidRDefault="00296AA9">
            <w:pPr>
              <w:rPr>
                <w:rFonts w:ascii="Switzer" w:eastAsia="Switzer" w:hAnsi="Switzer" w:cs="Times New Roman"/>
              </w:rPr>
            </w:pPr>
            <w:r w:rsidRPr="00FC2360">
              <w:rPr>
                <w:rFonts w:ascii="Switzer" w:eastAsia="Switzer" w:hAnsi="Switzer" w:cs="Times New Roman"/>
              </w:rPr>
              <w:t>Comment </w:t>
            </w:r>
          </w:p>
        </w:tc>
      </w:tr>
      <w:tr w:rsidR="00296AA9" w:rsidRPr="00FC2360" w14:paraId="0789EDC4" w14:textId="77777777">
        <w:tc>
          <w:tcPr>
            <w:tcW w:w="9089" w:type="dxa"/>
            <w:gridSpan w:val="4"/>
            <w:tcBorders>
              <w:top w:val="single" w:sz="4" w:space="0" w:color="auto"/>
            </w:tcBorders>
          </w:tcPr>
          <w:p w14:paraId="4609F85D" w14:textId="77777777" w:rsidR="00296AA9" w:rsidRPr="00FC2360" w:rsidRDefault="00296AA9">
            <w:pPr>
              <w:keepNext/>
              <w:rPr>
                <w:rFonts w:ascii="Switzer" w:eastAsia="Switzer" w:hAnsi="Switzer" w:cs="Times New Roman"/>
              </w:rPr>
            </w:pPr>
            <w:r>
              <w:rPr>
                <w:rFonts w:ascii="Switzer" w:eastAsia="Switzer" w:hAnsi="Switzer" w:cs="Times New Roman"/>
                <w:i/>
                <w:iCs/>
                <w:color w:val="F56354"/>
              </w:rPr>
              <w:t>11.20 Inherent risk assessment</w:t>
            </w:r>
          </w:p>
        </w:tc>
      </w:tr>
      <w:tr w:rsidR="00296AA9" w:rsidRPr="00FC2360" w14:paraId="7ADCE853" w14:textId="77777777">
        <w:trPr>
          <w:gridAfter w:val="1"/>
          <w:wAfter w:w="17" w:type="dxa"/>
        </w:trPr>
        <w:tc>
          <w:tcPr>
            <w:tcW w:w="3686" w:type="dxa"/>
            <w:tcBorders>
              <w:top w:val="single" w:sz="4" w:space="0" w:color="auto"/>
              <w:bottom w:val="single" w:sz="4" w:space="0" w:color="auto"/>
            </w:tcBorders>
          </w:tcPr>
          <w:p w14:paraId="517333D8" w14:textId="77777777" w:rsidR="00296AA9" w:rsidRPr="00D3780A" w:rsidRDefault="00296AA9">
            <w:pPr>
              <w:rPr>
                <w:rFonts w:ascii="Switzer" w:eastAsia="Switzer" w:hAnsi="Switzer" w:cs="Times New Roman"/>
              </w:rPr>
            </w:pPr>
            <w:r w:rsidRPr="00D3780A">
              <w:rPr>
                <w:rFonts w:ascii="Switzer" w:eastAsia="Switzer" w:hAnsi="Switzer" w:cs="Times New Roman"/>
              </w:rPr>
              <w:t>Understanding of the group and its environment, and the applicable financial reporting framework</w:t>
            </w:r>
          </w:p>
        </w:tc>
        <w:tc>
          <w:tcPr>
            <w:tcW w:w="1417" w:type="dxa"/>
          </w:tcPr>
          <w:p w14:paraId="4B98D5C9" w14:textId="77777777" w:rsidR="00296AA9" w:rsidRPr="00D3780A" w:rsidRDefault="00296AA9">
            <w:pPr>
              <w:rPr>
                <w:rFonts w:ascii="Switzer" w:eastAsia="Switzer" w:hAnsi="Switzer" w:cs="Times New Roman"/>
              </w:rPr>
            </w:pPr>
            <w:r w:rsidRPr="00D3780A">
              <w:rPr>
                <w:rFonts w:ascii="Switzer" w:eastAsia="Switzer" w:hAnsi="Switzer" w:cs="Times New Roman"/>
              </w:rPr>
              <w:t>ISA600.30 (a) &amp; (b)</w:t>
            </w:r>
          </w:p>
        </w:tc>
        <w:tc>
          <w:tcPr>
            <w:tcW w:w="3969" w:type="dxa"/>
          </w:tcPr>
          <w:p w14:paraId="414E6493" w14:textId="77777777" w:rsidR="00296AA9" w:rsidRPr="00D3780A" w:rsidRDefault="00296AA9">
            <w:pPr>
              <w:spacing w:after="160" w:line="257" w:lineRule="auto"/>
              <w:rPr>
                <w:rFonts w:ascii="Switzer" w:eastAsia="Switzer" w:hAnsi="Switzer" w:cs="Switzer"/>
              </w:rPr>
            </w:pPr>
            <w:r w:rsidRPr="00D3780A">
              <w:rPr>
                <w:rFonts w:ascii="Switzer" w:eastAsia="Switzer" w:hAnsi="Switzer" w:cs="Switzer"/>
              </w:rPr>
              <w:t>Par paragraph 30 and 33 of ISA 600 (Revised) commence with “</w:t>
            </w:r>
            <w:r w:rsidRPr="00D3780A">
              <w:rPr>
                <w:rFonts w:ascii="Switzer" w:eastAsia="Switzer" w:hAnsi="Switzer" w:cs="Switzer"/>
                <w:u w:val="single"/>
              </w:rPr>
              <w:t>in applying</w:t>
            </w:r>
            <w:r w:rsidRPr="00D3780A">
              <w:rPr>
                <w:rFonts w:ascii="Switzer" w:eastAsia="Switzer" w:hAnsi="Switzer" w:cs="Switzer"/>
              </w:rPr>
              <w:t xml:space="preserve"> ISA 315 (Revised 2019), the group auditor shall take responsibility for obtaining an understanding.”</w:t>
            </w:r>
          </w:p>
          <w:p w14:paraId="77752C19" w14:textId="77777777" w:rsidR="00296AA9" w:rsidRDefault="00296AA9">
            <w:pPr>
              <w:spacing w:after="160" w:line="257" w:lineRule="auto"/>
              <w:rPr>
                <w:rFonts w:ascii="Switzer" w:eastAsia="Switzer" w:hAnsi="Switzer" w:cs="Switzer"/>
              </w:rPr>
            </w:pPr>
            <w:r w:rsidRPr="00D3780A">
              <w:rPr>
                <w:rFonts w:ascii="Switzer" w:eastAsia="Switzer" w:hAnsi="Switzer" w:cs="Switzer"/>
              </w:rPr>
              <w:t>Therefore, the requirements of ISA 315 (Revised November 2019) were retained and the requirements of ISA 600.30 (a) &amp; (b) was added</w:t>
            </w:r>
            <w:r>
              <w:rPr>
                <w:rFonts w:ascii="Switzer" w:eastAsia="Switzer" w:hAnsi="Switzer" w:cs="Switzer"/>
              </w:rPr>
              <w:t xml:space="preserve">, including </w:t>
            </w:r>
          </w:p>
          <w:p w14:paraId="6529ACF9" w14:textId="77777777" w:rsidR="00296AA9" w:rsidRPr="00AB013F" w:rsidRDefault="00296AA9" w:rsidP="00C85373">
            <w:pPr>
              <w:pStyle w:val="ListParagraph"/>
              <w:numPr>
                <w:ilvl w:val="2"/>
                <w:numId w:val="4"/>
              </w:numPr>
              <w:spacing w:after="160" w:line="278" w:lineRule="auto"/>
              <w:ind w:left="360"/>
              <w:rPr>
                <w:lang w:val="en-US"/>
              </w:rPr>
            </w:pPr>
            <w:r w:rsidRPr="00AB013F">
              <w:t>Locations in which group has its operations and activities.</w:t>
            </w:r>
          </w:p>
          <w:p w14:paraId="0ADDA9E5" w14:textId="77777777" w:rsidR="00296AA9" w:rsidRDefault="00296AA9" w:rsidP="00C85373">
            <w:pPr>
              <w:pStyle w:val="ListParagraph"/>
              <w:numPr>
                <w:ilvl w:val="2"/>
                <w:numId w:val="4"/>
              </w:numPr>
              <w:spacing w:after="160" w:line="278" w:lineRule="auto"/>
              <w:ind w:left="360"/>
              <w:rPr>
                <w:lang w:val="en-US"/>
              </w:rPr>
            </w:pPr>
            <w:r w:rsidRPr="005D71C7">
              <w:rPr>
                <w:lang w:val="en-US"/>
              </w:rPr>
              <w:t>Nature of the group's business operations and activities, and extent to which they are similar across the group.</w:t>
            </w:r>
          </w:p>
          <w:p w14:paraId="74CB7D12" w14:textId="77777777" w:rsidR="00296AA9" w:rsidRDefault="00296AA9" w:rsidP="00C85373">
            <w:pPr>
              <w:pStyle w:val="ListParagraph"/>
              <w:numPr>
                <w:ilvl w:val="2"/>
                <w:numId w:val="4"/>
              </w:numPr>
              <w:spacing w:after="160" w:line="278" w:lineRule="auto"/>
              <w:ind w:left="360"/>
              <w:rPr>
                <w:lang w:val="en-US"/>
              </w:rPr>
            </w:pPr>
            <w:r w:rsidRPr="005D71C7">
              <w:rPr>
                <w:lang w:val="en-US"/>
              </w:rPr>
              <w:t>Consistency of accounting policies and practices across the group.</w:t>
            </w:r>
          </w:p>
          <w:p w14:paraId="3D8A154C" w14:textId="77777777" w:rsidR="00296AA9" w:rsidRDefault="00296AA9" w:rsidP="00C85373">
            <w:pPr>
              <w:pStyle w:val="ListParagraph"/>
              <w:numPr>
                <w:ilvl w:val="2"/>
                <w:numId w:val="4"/>
              </w:numPr>
              <w:spacing w:after="160" w:line="278" w:lineRule="auto"/>
              <w:ind w:left="360"/>
              <w:rPr>
                <w:lang w:val="en-US"/>
              </w:rPr>
            </w:pPr>
            <w:r w:rsidRPr="00B10F54">
              <w:rPr>
                <w:lang w:val="en-US"/>
              </w:rPr>
              <w:t>Regulatory factors impacting the entities and business units in the group.</w:t>
            </w:r>
          </w:p>
          <w:p w14:paraId="755FE4E4" w14:textId="77777777" w:rsidR="00296AA9" w:rsidRPr="004D5C9B" w:rsidRDefault="00296AA9" w:rsidP="00C85373">
            <w:pPr>
              <w:pStyle w:val="ListParagraph"/>
              <w:numPr>
                <w:ilvl w:val="2"/>
                <w:numId w:val="4"/>
              </w:numPr>
              <w:spacing w:after="160" w:line="278" w:lineRule="auto"/>
              <w:ind w:left="360"/>
              <w:rPr>
                <w:lang w:val="en-US"/>
              </w:rPr>
            </w:pPr>
            <w:r w:rsidRPr="00B10F54">
              <w:rPr>
                <w:lang w:val="en-US"/>
              </w:rPr>
              <w:t>Measures used by group management or externally to assess the financial performance of the entities or business units within the group.</w:t>
            </w:r>
          </w:p>
        </w:tc>
      </w:tr>
      <w:tr w:rsidR="00296AA9" w:rsidRPr="00FC2360" w14:paraId="72D7D898" w14:textId="77777777">
        <w:trPr>
          <w:gridAfter w:val="1"/>
          <w:wAfter w:w="17" w:type="dxa"/>
        </w:trPr>
        <w:tc>
          <w:tcPr>
            <w:tcW w:w="3686" w:type="dxa"/>
            <w:tcBorders>
              <w:top w:val="single" w:sz="4" w:space="0" w:color="auto"/>
              <w:bottom w:val="single" w:sz="4" w:space="0" w:color="auto"/>
            </w:tcBorders>
          </w:tcPr>
          <w:p w14:paraId="07C9AEC5" w14:textId="77777777" w:rsidR="00296AA9" w:rsidRPr="00D3780A" w:rsidRDefault="00296AA9">
            <w:pPr>
              <w:rPr>
                <w:rFonts w:ascii="Switzer" w:eastAsia="Switzer" w:hAnsi="Switzer" w:cs="Times New Roman"/>
              </w:rPr>
            </w:pPr>
            <w:r w:rsidRPr="00D3780A">
              <w:rPr>
                <w:rFonts w:ascii="Switzer" w:eastAsia="Switzer" w:hAnsi="Switzer" w:cs="Times New Roman"/>
              </w:rPr>
              <w:t>Group organisational structure and ownership</w:t>
            </w:r>
          </w:p>
        </w:tc>
        <w:tc>
          <w:tcPr>
            <w:tcW w:w="1417" w:type="dxa"/>
          </w:tcPr>
          <w:p w14:paraId="5F425D5C" w14:textId="77777777" w:rsidR="00296AA9" w:rsidRPr="00D3780A" w:rsidRDefault="00296AA9">
            <w:pPr>
              <w:rPr>
                <w:rFonts w:ascii="Switzer" w:eastAsia="Switzer" w:hAnsi="Switzer" w:cs="Times New Roman"/>
              </w:rPr>
            </w:pPr>
            <w:r>
              <w:rPr>
                <w:rFonts w:ascii="Switzer" w:eastAsia="Switzer" w:hAnsi="Switzer" w:cs="Times New Roman"/>
              </w:rPr>
              <w:t>ISA</w:t>
            </w:r>
            <w:r w:rsidRPr="00D3780A">
              <w:rPr>
                <w:rFonts w:ascii="Switzer" w:eastAsia="Switzer" w:hAnsi="Switzer" w:cs="Times New Roman"/>
              </w:rPr>
              <w:t>600.30 (a)(i)</w:t>
            </w:r>
          </w:p>
        </w:tc>
        <w:tc>
          <w:tcPr>
            <w:tcW w:w="3969" w:type="dxa"/>
          </w:tcPr>
          <w:p w14:paraId="18F10EF7" w14:textId="675D1689" w:rsidR="00296AA9" w:rsidRPr="00D3780A" w:rsidRDefault="00296AA9">
            <w:pPr>
              <w:rPr>
                <w:rFonts w:ascii="Switzer" w:eastAsia="Switzer" w:hAnsi="Switzer" w:cs="Times New Roman"/>
              </w:rPr>
            </w:pPr>
            <w:r w:rsidRPr="00D3780A">
              <w:rPr>
                <w:rFonts w:ascii="Switzer" w:eastAsia="Switzer" w:hAnsi="Switzer" w:cs="Times New Roman"/>
              </w:rPr>
              <w:t>The user will be required to complete 11.20G (New) “Identification of component auditors”.</w:t>
            </w:r>
          </w:p>
        </w:tc>
      </w:tr>
      <w:tr w:rsidR="00296AA9" w:rsidRPr="00FC2360" w14:paraId="711EAC04" w14:textId="77777777">
        <w:tc>
          <w:tcPr>
            <w:tcW w:w="9089" w:type="dxa"/>
            <w:gridSpan w:val="4"/>
            <w:tcBorders>
              <w:top w:val="single" w:sz="4" w:space="0" w:color="auto"/>
              <w:bottom w:val="single" w:sz="4" w:space="0" w:color="auto"/>
            </w:tcBorders>
          </w:tcPr>
          <w:p w14:paraId="5D9D2844" w14:textId="77777777" w:rsidR="00296AA9" w:rsidRPr="00D3780A" w:rsidRDefault="00296AA9">
            <w:pPr>
              <w:rPr>
                <w:rFonts w:ascii="Switzer" w:eastAsia="Switzer" w:hAnsi="Switzer" w:cs="Times New Roman"/>
              </w:rPr>
            </w:pPr>
            <w:r w:rsidRPr="00D3780A">
              <w:rPr>
                <w:rFonts w:ascii="Switzer" w:eastAsia="Switzer" w:hAnsi="Switzer" w:cs="Times New Roman"/>
                <w:i/>
                <w:iCs/>
                <w:color w:val="F56354"/>
              </w:rPr>
              <w:t>11.20G Identification of component auditors</w:t>
            </w:r>
          </w:p>
        </w:tc>
      </w:tr>
      <w:tr w:rsidR="00296AA9" w:rsidRPr="00FC2360" w14:paraId="232D1EC0" w14:textId="77777777">
        <w:trPr>
          <w:gridAfter w:val="1"/>
          <w:wAfter w:w="17" w:type="dxa"/>
        </w:trPr>
        <w:tc>
          <w:tcPr>
            <w:tcW w:w="3686" w:type="dxa"/>
            <w:tcBorders>
              <w:top w:val="single" w:sz="4" w:space="0" w:color="auto"/>
              <w:bottom w:val="single" w:sz="4" w:space="0" w:color="auto"/>
            </w:tcBorders>
          </w:tcPr>
          <w:p w14:paraId="40BA0433" w14:textId="7ECBAC2B" w:rsidR="00296AA9" w:rsidRPr="00FC2360" w:rsidRDefault="00296AA9">
            <w:pPr>
              <w:rPr>
                <w:rFonts w:ascii="Switzer" w:eastAsia="Switzer" w:hAnsi="Switzer" w:cs="Times New Roman"/>
              </w:rPr>
            </w:pPr>
          </w:p>
        </w:tc>
        <w:tc>
          <w:tcPr>
            <w:tcW w:w="1417" w:type="dxa"/>
          </w:tcPr>
          <w:p w14:paraId="3B3FDDFD" w14:textId="77777777" w:rsidR="00296AA9" w:rsidRDefault="00296AA9">
            <w:pPr>
              <w:rPr>
                <w:rFonts w:ascii="Switzer" w:eastAsia="Switzer" w:hAnsi="Switzer" w:cs="Times New Roman"/>
              </w:rPr>
            </w:pPr>
            <w:r>
              <w:rPr>
                <w:rFonts w:ascii="Switzer" w:eastAsia="Switzer" w:hAnsi="Switzer" w:cs="Times New Roman"/>
              </w:rPr>
              <w:t>ISA600.30 (a)(i)</w:t>
            </w:r>
          </w:p>
          <w:p w14:paraId="1C33F500" w14:textId="77777777" w:rsidR="00296AA9" w:rsidRPr="00FC2360" w:rsidRDefault="00296AA9">
            <w:pPr>
              <w:rPr>
                <w:rFonts w:ascii="Switzer" w:eastAsia="Switzer" w:hAnsi="Switzer" w:cs="Times New Roman"/>
              </w:rPr>
            </w:pPr>
            <w:r>
              <w:rPr>
                <w:rFonts w:ascii="Switzer" w:eastAsia="Switzer" w:hAnsi="Switzer" w:cs="Times New Roman"/>
              </w:rPr>
              <w:t>ISA600.30 (b)</w:t>
            </w:r>
          </w:p>
        </w:tc>
        <w:tc>
          <w:tcPr>
            <w:tcW w:w="3969" w:type="dxa"/>
          </w:tcPr>
          <w:p w14:paraId="104ABC6C" w14:textId="1789ACA4" w:rsidR="00296AA9" w:rsidRDefault="00296AA9">
            <w:pPr>
              <w:rPr>
                <w:rFonts w:ascii="Switzer" w:eastAsia="Switzer" w:hAnsi="Switzer" w:cs="Times New Roman"/>
              </w:rPr>
            </w:pPr>
            <w:r>
              <w:rPr>
                <w:rFonts w:ascii="Switzer" w:eastAsia="Switzer" w:hAnsi="Switzer" w:cs="Times New Roman"/>
              </w:rPr>
              <w:t xml:space="preserve">Only applies to </w:t>
            </w:r>
            <w:r w:rsidR="00677332">
              <w:rPr>
                <w:rFonts w:ascii="Switzer" w:eastAsia="Switzer" w:hAnsi="Switzer" w:cs="Times New Roman"/>
              </w:rPr>
              <w:t>the group audit engagements</w:t>
            </w:r>
            <w:r>
              <w:rPr>
                <w:rFonts w:ascii="Switzer" w:eastAsia="Switzer" w:hAnsi="Switzer" w:cs="Times New Roman"/>
              </w:rPr>
              <w:t>.</w:t>
            </w:r>
          </w:p>
          <w:p w14:paraId="1E2B3049" w14:textId="77777777" w:rsidR="00296AA9" w:rsidRDefault="00296AA9">
            <w:pPr>
              <w:rPr>
                <w:rFonts w:ascii="Switzer" w:eastAsia="Switzer" w:hAnsi="Switzer" w:cs="Times New Roman"/>
              </w:rPr>
            </w:pPr>
          </w:p>
          <w:p w14:paraId="79E82B12" w14:textId="77777777" w:rsidR="00296AA9" w:rsidRDefault="00296AA9">
            <w:pPr>
              <w:rPr>
                <w:rFonts w:ascii="Switzer" w:eastAsia="Switzer" w:hAnsi="Switzer" w:cs="Times New Roman"/>
              </w:rPr>
            </w:pPr>
            <w:r w:rsidRPr="00973337">
              <w:rPr>
                <w:rFonts w:ascii="Switzer" w:eastAsia="Switzer" w:hAnsi="Switzer" w:cs="Times New Roman"/>
              </w:rPr>
              <w:t>The objective of the document is to</w:t>
            </w:r>
            <w:r>
              <w:rPr>
                <w:rFonts w:ascii="Switzer" w:eastAsia="Switzer" w:hAnsi="Switzer" w:cs="Times New Roman"/>
              </w:rPr>
              <w:t>:</w:t>
            </w:r>
          </w:p>
          <w:p w14:paraId="5AC9477A" w14:textId="77777777" w:rsidR="00296AA9" w:rsidRPr="009A6821" w:rsidRDefault="00296AA9" w:rsidP="00C85373">
            <w:pPr>
              <w:pStyle w:val="ListParagraph"/>
              <w:numPr>
                <w:ilvl w:val="0"/>
                <w:numId w:val="6"/>
              </w:numPr>
              <w:rPr>
                <w:rFonts w:ascii="Switzer" w:eastAsia="Switzer" w:hAnsi="Switzer" w:cs="Times New Roman"/>
                <w:lang w:val="en-US"/>
              </w:rPr>
            </w:pPr>
            <w:r>
              <w:rPr>
                <w:rFonts w:ascii="Switzer" w:eastAsia="Switzer" w:hAnsi="Switzer" w:cs="Times New Roman"/>
              </w:rPr>
              <w:t>Identify and add</w:t>
            </w:r>
            <w:r w:rsidRPr="00973337">
              <w:rPr>
                <w:rFonts w:ascii="Switzer" w:eastAsia="Switzer" w:hAnsi="Switzer" w:cs="Times New Roman"/>
              </w:rPr>
              <w:t xml:space="preserve"> all entities and business within the group</w:t>
            </w:r>
            <w:r>
              <w:rPr>
                <w:rFonts w:ascii="Switzer" w:eastAsia="Switzer" w:hAnsi="Switzer" w:cs="Times New Roman"/>
              </w:rPr>
              <w:t>.</w:t>
            </w:r>
          </w:p>
          <w:p w14:paraId="76C7E98F" w14:textId="77777777" w:rsidR="00296AA9" w:rsidRPr="009A6821" w:rsidRDefault="00296AA9" w:rsidP="00C85373">
            <w:pPr>
              <w:pStyle w:val="ListParagraph"/>
              <w:numPr>
                <w:ilvl w:val="0"/>
                <w:numId w:val="6"/>
              </w:numPr>
              <w:rPr>
                <w:rFonts w:ascii="Switzer" w:eastAsia="Switzer" w:hAnsi="Switzer" w:cs="Times New Roman"/>
                <w:lang w:val="en-US"/>
              </w:rPr>
            </w:pPr>
            <w:r w:rsidRPr="009A6821">
              <w:rPr>
                <w:rFonts w:ascii="Switzer" w:eastAsia="Switzer" w:hAnsi="Switzer" w:cs="Times New Roman"/>
              </w:rPr>
              <w:t xml:space="preserve">Record relevant detail of the entities and business units within the group, </w:t>
            </w:r>
            <w:r>
              <w:t xml:space="preserve">for example the type of relationship and their financial reporting framework. </w:t>
            </w:r>
          </w:p>
          <w:p w14:paraId="6E5815C6" w14:textId="18958568" w:rsidR="00296AA9" w:rsidRPr="00684865" w:rsidRDefault="00296AA9" w:rsidP="00C85373">
            <w:pPr>
              <w:pStyle w:val="ListParagraph"/>
              <w:numPr>
                <w:ilvl w:val="0"/>
                <w:numId w:val="6"/>
              </w:numPr>
              <w:rPr>
                <w:rFonts w:ascii="Switzer" w:eastAsia="Switzer" w:hAnsi="Switzer" w:cs="Times New Roman"/>
                <w:lang w:val="en-US"/>
              </w:rPr>
            </w:pPr>
            <w:r>
              <w:rPr>
                <w:rFonts w:ascii="Switzer" w:eastAsia="Switzer" w:hAnsi="Switzer" w:cs="Times New Roman"/>
              </w:rPr>
              <w:t>I</w:t>
            </w:r>
            <w:r w:rsidRPr="00973337">
              <w:rPr>
                <w:rFonts w:ascii="Switzer" w:eastAsia="Switzer" w:hAnsi="Switzer" w:cs="Times New Roman"/>
              </w:rPr>
              <w:t xml:space="preserve">dentify </w:t>
            </w:r>
            <w:r w:rsidR="00273B05">
              <w:rPr>
                <w:rFonts w:ascii="Switzer" w:eastAsia="Switzer" w:hAnsi="Switzer" w:cs="Times New Roman"/>
              </w:rPr>
              <w:t xml:space="preserve">and add </w:t>
            </w:r>
            <w:r w:rsidRPr="00973337">
              <w:rPr>
                <w:rFonts w:ascii="Switzer" w:eastAsia="Switzer" w:hAnsi="Switzer" w:cs="Times New Roman"/>
              </w:rPr>
              <w:t>components.</w:t>
            </w:r>
          </w:p>
          <w:p w14:paraId="097546B2" w14:textId="77777777" w:rsidR="00D67BFE" w:rsidRDefault="00D67BFE" w:rsidP="00D67BFE">
            <w:pPr>
              <w:rPr>
                <w:rFonts w:ascii="Switzer" w:eastAsia="Switzer" w:hAnsi="Switzer" w:cs="Times New Roman"/>
                <w:lang w:val="en-US"/>
              </w:rPr>
            </w:pPr>
          </w:p>
          <w:p w14:paraId="44482C77" w14:textId="70147984" w:rsidR="00296AA9" w:rsidRPr="00D67BFE" w:rsidRDefault="00D67BFE" w:rsidP="00D67BFE">
            <w:pPr>
              <w:spacing w:after="160" w:line="278" w:lineRule="auto"/>
              <w:rPr>
                <w:lang w:val="en-US"/>
              </w:rPr>
            </w:pPr>
            <w:r w:rsidRPr="00D67BFE">
              <w:rPr>
                <w:rFonts w:ascii="Switzer" w:eastAsia="Switzer" w:hAnsi="Switzer" w:cs="Times New Roman"/>
                <w:lang w:val="en-US"/>
              </w:rPr>
              <w:t>Use the new features “Add entit</w:t>
            </w:r>
            <w:r w:rsidR="00715CD6">
              <w:rPr>
                <w:rFonts w:ascii="Switzer" w:eastAsia="Switzer" w:hAnsi="Switzer" w:cs="Times New Roman"/>
                <w:lang w:val="en-US"/>
              </w:rPr>
              <w:t>y</w:t>
            </w:r>
            <w:r w:rsidRPr="00D67BFE">
              <w:rPr>
                <w:rFonts w:ascii="Switzer" w:eastAsia="Switzer" w:hAnsi="Switzer" w:cs="Times New Roman"/>
                <w:lang w:val="en-US"/>
              </w:rPr>
              <w:t>” and “Add component</w:t>
            </w:r>
            <w:r w:rsidR="00715CD6">
              <w:rPr>
                <w:rFonts w:ascii="Switzer" w:eastAsia="Switzer" w:hAnsi="Switzer" w:cs="Times New Roman"/>
                <w:lang w:val="en-US"/>
              </w:rPr>
              <w:t>”</w:t>
            </w:r>
            <w:r w:rsidRPr="00D67BFE">
              <w:rPr>
                <w:rFonts w:ascii="Switzer" w:eastAsia="Switzer" w:hAnsi="Switzer" w:cs="Times New Roman"/>
                <w:lang w:val="en-US"/>
              </w:rPr>
              <w:t xml:space="preserve"> to add entities and business, and components respectively. </w:t>
            </w:r>
            <w:r>
              <w:t>Only</w:t>
            </w:r>
            <w:r w:rsidRPr="00D67BFE">
              <w:rPr>
                <w:lang w:val="en-US"/>
              </w:rPr>
              <w:t xml:space="preserve"> entities and business units as well as the components added on 11.20G will be available for selection in other documents such as 10.50G and 12.20G.</w:t>
            </w:r>
            <w:r w:rsidR="00296AA9" w:rsidRPr="00D67BFE">
              <w:rPr>
                <w:rFonts w:ascii="Switzer" w:eastAsia="Switzer" w:hAnsi="Switzer" w:cs="Times New Roman"/>
              </w:rPr>
              <w:t xml:space="preserve"> </w:t>
            </w:r>
          </w:p>
          <w:p w14:paraId="39FFBE1D" w14:textId="6AA15374" w:rsidR="00296AA9" w:rsidRPr="00D67BFE" w:rsidRDefault="00296AA9">
            <w:pPr>
              <w:rPr>
                <w:rFonts w:ascii="Switzer" w:eastAsia="Switzer" w:hAnsi="Switzer" w:cs="Times New Roman"/>
                <w:lang w:val="en-US"/>
              </w:rPr>
            </w:pPr>
            <w:r>
              <w:rPr>
                <w:rFonts w:ascii="Switzer" w:eastAsia="Switzer" w:hAnsi="Switzer" w:cs="Times New Roman"/>
              </w:rPr>
              <w:t xml:space="preserve">Refer to </w:t>
            </w:r>
            <w:r>
              <w:rPr>
                <w:rFonts w:ascii="Switzer" w:eastAsia="Switzer" w:hAnsi="Switzer" w:cs="Times New Roman"/>
              </w:rPr>
              <w:fldChar w:fldCharType="begin"/>
            </w:r>
            <w:r>
              <w:rPr>
                <w:rFonts w:ascii="Switzer" w:eastAsia="Switzer" w:hAnsi="Switzer" w:cs="Times New Roman"/>
              </w:rPr>
              <w:instrText xml:space="preserve"> REF _Ref168475629 \r \h </w:instrText>
            </w:r>
            <w:r>
              <w:rPr>
                <w:rFonts w:ascii="Switzer" w:eastAsia="Switzer" w:hAnsi="Switzer" w:cs="Times New Roman"/>
              </w:rPr>
            </w:r>
            <w:r>
              <w:rPr>
                <w:rFonts w:ascii="Switzer" w:eastAsia="Switzer" w:hAnsi="Switzer" w:cs="Times New Roman"/>
              </w:rPr>
              <w:fldChar w:fldCharType="separate"/>
            </w:r>
            <w:r w:rsidR="00B81D23">
              <w:rPr>
                <w:rFonts w:ascii="Switzer" w:eastAsia="Switzer" w:hAnsi="Switzer" w:cs="Times New Roman"/>
              </w:rPr>
              <w:t>3.3.13</w:t>
            </w:r>
            <w:r>
              <w:rPr>
                <w:rFonts w:ascii="Switzer" w:eastAsia="Switzer" w:hAnsi="Switzer" w:cs="Times New Roman"/>
              </w:rPr>
              <w:fldChar w:fldCharType="end"/>
            </w:r>
            <w:r>
              <w:rPr>
                <w:rFonts w:ascii="Switzer" w:eastAsia="Switzer" w:hAnsi="Switzer" w:cs="Times New Roman"/>
              </w:rPr>
              <w:t xml:space="preserve"> for information about the identification of components.</w:t>
            </w:r>
          </w:p>
        </w:tc>
      </w:tr>
      <w:tr w:rsidR="00047EAE" w:rsidRPr="00FC2360" w14:paraId="57D75AAD" w14:textId="77777777">
        <w:trPr>
          <w:gridAfter w:val="1"/>
          <w:wAfter w:w="17" w:type="dxa"/>
        </w:trPr>
        <w:tc>
          <w:tcPr>
            <w:tcW w:w="3686" w:type="dxa"/>
            <w:tcBorders>
              <w:top w:val="single" w:sz="4" w:space="0" w:color="auto"/>
              <w:bottom w:val="single" w:sz="4" w:space="0" w:color="auto"/>
            </w:tcBorders>
          </w:tcPr>
          <w:p w14:paraId="76499C96" w14:textId="03BDD0E2" w:rsidR="00047EAE" w:rsidRPr="00FC2360" w:rsidRDefault="00D11471">
            <w:pPr>
              <w:rPr>
                <w:rFonts w:ascii="Switzer" w:eastAsia="Switzer" w:hAnsi="Switzer" w:cs="Times New Roman"/>
              </w:rPr>
            </w:pPr>
            <w:r>
              <w:rPr>
                <w:rFonts w:ascii="Switzer" w:eastAsia="Switzer" w:hAnsi="Switzer" w:cs="Times New Roman"/>
              </w:rPr>
              <w:lastRenderedPageBreak/>
              <w:t xml:space="preserve">Consolidation – default </w:t>
            </w:r>
            <w:r w:rsidR="00032B32">
              <w:rPr>
                <w:rFonts w:ascii="Switzer" w:eastAsia="Switzer" w:hAnsi="Switzer" w:cs="Times New Roman"/>
              </w:rPr>
              <w:t>entity and component</w:t>
            </w:r>
          </w:p>
        </w:tc>
        <w:tc>
          <w:tcPr>
            <w:tcW w:w="1417" w:type="dxa"/>
          </w:tcPr>
          <w:p w14:paraId="01092EB7" w14:textId="77777777" w:rsidR="00047EAE" w:rsidRDefault="00047EAE">
            <w:pPr>
              <w:rPr>
                <w:rFonts w:ascii="Switzer" w:eastAsia="Switzer" w:hAnsi="Switzer" w:cs="Times New Roman"/>
              </w:rPr>
            </w:pPr>
          </w:p>
        </w:tc>
        <w:tc>
          <w:tcPr>
            <w:tcW w:w="3969" w:type="dxa"/>
          </w:tcPr>
          <w:p w14:paraId="5C73E187" w14:textId="77777777" w:rsidR="0060469C" w:rsidRDefault="00D11471">
            <w:pPr>
              <w:rPr>
                <w:rFonts w:ascii="Switzer" w:eastAsia="Switzer" w:hAnsi="Switzer" w:cs="Times New Roman"/>
              </w:rPr>
            </w:pPr>
            <w:r w:rsidRPr="00D11471">
              <w:rPr>
                <w:rFonts w:ascii="Switzer" w:eastAsia="Switzer" w:hAnsi="Switzer" w:cs="Times New Roman"/>
              </w:rPr>
              <w:t>Consolidation is added as a default entity</w:t>
            </w:r>
            <w:r w:rsidR="00032B32">
              <w:rPr>
                <w:rFonts w:ascii="Switzer" w:eastAsia="Switzer" w:hAnsi="Switzer" w:cs="Times New Roman"/>
              </w:rPr>
              <w:t xml:space="preserve"> and default component</w:t>
            </w:r>
            <w:r w:rsidR="0060469C">
              <w:rPr>
                <w:rFonts w:ascii="Switzer" w:eastAsia="Switzer" w:hAnsi="Switzer" w:cs="Times New Roman"/>
              </w:rPr>
              <w:t>.</w:t>
            </w:r>
          </w:p>
          <w:p w14:paraId="626EBAD5" w14:textId="77777777" w:rsidR="0060469C" w:rsidRDefault="0060469C">
            <w:pPr>
              <w:rPr>
                <w:rFonts w:ascii="Switzer" w:eastAsia="Switzer" w:hAnsi="Switzer" w:cs="Times New Roman"/>
              </w:rPr>
            </w:pPr>
          </w:p>
          <w:p w14:paraId="5851DEA6" w14:textId="13BB1CCA" w:rsidR="00032B32" w:rsidRDefault="00CA53EB">
            <w:pPr>
              <w:rPr>
                <w:rFonts w:ascii="Switzer" w:eastAsia="Switzer" w:hAnsi="Switzer" w:cs="Times New Roman"/>
              </w:rPr>
            </w:pPr>
            <w:r>
              <w:rPr>
                <w:rFonts w:ascii="Switzer" w:eastAsia="Switzer" w:hAnsi="Switzer" w:cs="Times New Roman"/>
              </w:rPr>
              <w:t>It is added</w:t>
            </w:r>
            <w:r w:rsidR="00D11471" w:rsidRPr="00D11471">
              <w:rPr>
                <w:rFonts w:ascii="Switzer" w:eastAsia="Switzer" w:hAnsi="Switzer" w:cs="Times New Roman"/>
              </w:rPr>
              <w:t xml:space="preserve"> to facilitate the workflow related to audit work for COTABDs that are not an aggregation of financial information of one or more entity or business unit</w:t>
            </w:r>
            <w:r w:rsidR="00273B05">
              <w:rPr>
                <w:rFonts w:ascii="Switzer" w:eastAsia="Switzer" w:hAnsi="Switzer" w:cs="Times New Roman"/>
              </w:rPr>
              <w:t>.</w:t>
            </w:r>
            <w:r>
              <w:rPr>
                <w:rFonts w:ascii="Switzer" w:eastAsia="Switzer" w:hAnsi="Switzer" w:cs="Times New Roman"/>
              </w:rPr>
              <w:t xml:space="preserve"> </w:t>
            </w:r>
            <w:r w:rsidR="00D11471" w:rsidRPr="00D11471">
              <w:rPr>
                <w:rFonts w:ascii="Switzer" w:eastAsia="Switzer" w:hAnsi="Switzer" w:cs="Times New Roman"/>
              </w:rPr>
              <w:t xml:space="preserve"> It is initiated through the consolidation process. Example may be Goodwill and Non-controlling interest.</w:t>
            </w:r>
          </w:p>
        </w:tc>
      </w:tr>
      <w:tr w:rsidR="00296AA9" w:rsidRPr="00FC2360" w14:paraId="748339A4" w14:textId="77777777">
        <w:tc>
          <w:tcPr>
            <w:tcW w:w="9089" w:type="dxa"/>
            <w:gridSpan w:val="4"/>
            <w:tcBorders>
              <w:top w:val="single" w:sz="4" w:space="0" w:color="auto"/>
            </w:tcBorders>
          </w:tcPr>
          <w:p w14:paraId="150178C7" w14:textId="77777777" w:rsidR="00296AA9" w:rsidRPr="00FC2360" w:rsidRDefault="00296AA9">
            <w:pPr>
              <w:rPr>
                <w:rFonts w:ascii="Switzer" w:eastAsia="Switzer" w:hAnsi="Switzer" w:cs="Times New Roman"/>
              </w:rPr>
            </w:pPr>
            <w:r w:rsidRPr="00FC2360">
              <w:rPr>
                <w:rFonts w:ascii="Switzer" w:eastAsia="Switzer" w:hAnsi="Switzer" w:cs="Times New Roman"/>
                <w:i/>
                <w:iCs/>
                <w:color w:val="F56354"/>
              </w:rPr>
              <w:t>1</w:t>
            </w:r>
            <w:r>
              <w:rPr>
                <w:rFonts w:ascii="Switzer" w:eastAsia="Switzer" w:hAnsi="Switzer" w:cs="Times New Roman"/>
                <w:i/>
                <w:iCs/>
                <w:color w:val="F56354"/>
              </w:rPr>
              <w:t>1</w:t>
            </w:r>
            <w:r w:rsidRPr="00FC2360">
              <w:rPr>
                <w:rFonts w:ascii="Switzer" w:eastAsia="Switzer" w:hAnsi="Switzer" w:cs="Times New Roman"/>
                <w:i/>
                <w:iCs/>
                <w:color w:val="F56354"/>
              </w:rPr>
              <w:t>.</w:t>
            </w:r>
            <w:r>
              <w:rPr>
                <w:rFonts w:ascii="Switzer" w:eastAsia="Switzer" w:hAnsi="Switzer" w:cs="Times New Roman"/>
                <w:i/>
                <w:iCs/>
                <w:color w:val="F56354"/>
              </w:rPr>
              <w:t>25</w:t>
            </w:r>
            <w:r w:rsidRPr="00FC2360">
              <w:rPr>
                <w:rFonts w:ascii="Switzer" w:eastAsia="Switzer" w:hAnsi="Switzer" w:cs="Times New Roman"/>
                <w:i/>
                <w:iCs/>
                <w:color w:val="F56354"/>
              </w:rPr>
              <w:t xml:space="preserve"> </w:t>
            </w:r>
            <w:r>
              <w:rPr>
                <w:rFonts w:ascii="Switzer" w:eastAsia="Switzer" w:hAnsi="Switzer" w:cs="Times New Roman"/>
                <w:i/>
                <w:iCs/>
                <w:color w:val="F56354"/>
              </w:rPr>
              <w:t>Fraud risk assessment</w:t>
            </w:r>
          </w:p>
        </w:tc>
      </w:tr>
      <w:tr w:rsidR="00296AA9" w:rsidRPr="00FC2360" w14:paraId="11BFA8BB" w14:textId="77777777">
        <w:trPr>
          <w:gridAfter w:val="1"/>
          <w:wAfter w:w="17" w:type="dxa"/>
        </w:trPr>
        <w:tc>
          <w:tcPr>
            <w:tcW w:w="3686" w:type="dxa"/>
            <w:tcBorders>
              <w:top w:val="single" w:sz="4" w:space="0" w:color="auto"/>
              <w:bottom w:val="single" w:sz="4" w:space="0" w:color="auto"/>
            </w:tcBorders>
          </w:tcPr>
          <w:p w14:paraId="69473020" w14:textId="77777777" w:rsidR="00296AA9" w:rsidRPr="00FC2360" w:rsidRDefault="00296AA9">
            <w:pPr>
              <w:rPr>
                <w:rFonts w:ascii="Switzer" w:eastAsia="Switzer" w:hAnsi="Switzer" w:cs="Times New Roman"/>
              </w:rPr>
            </w:pPr>
          </w:p>
        </w:tc>
        <w:tc>
          <w:tcPr>
            <w:tcW w:w="1417" w:type="dxa"/>
          </w:tcPr>
          <w:p w14:paraId="6B0E3D06" w14:textId="77777777" w:rsidR="00296AA9" w:rsidRPr="00FC2360" w:rsidRDefault="00296AA9">
            <w:pPr>
              <w:rPr>
                <w:rFonts w:ascii="Switzer" w:eastAsia="Switzer" w:hAnsi="Switzer" w:cs="Times New Roman"/>
              </w:rPr>
            </w:pPr>
          </w:p>
        </w:tc>
        <w:tc>
          <w:tcPr>
            <w:tcW w:w="3969" w:type="dxa"/>
          </w:tcPr>
          <w:p w14:paraId="1C48039F" w14:textId="7F125ECC" w:rsidR="00296AA9" w:rsidRPr="00FC2360" w:rsidRDefault="00296AA9">
            <w:pPr>
              <w:rPr>
                <w:rFonts w:ascii="Switzer" w:eastAsia="Switzer" w:hAnsi="Switzer" w:cs="Times New Roman"/>
              </w:rPr>
            </w:pPr>
            <w:r>
              <w:rPr>
                <w:rFonts w:ascii="Switzer" w:eastAsia="Switzer" w:hAnsi="Switzer" w:cs="Times New Roman"/>
              </w:rPr>
              <w:t xml:space="preserve">For </w:t>
            </w:r>
            <w:r w:rsidR="00D67BFE">
              <w:rPr>
                <w:rFonts w:ascii="Switzer" w:eastAsia="Switzer" w:hAnsi="Switzer" w:cs="Times New Roman"/>
              </w:rPr>
              <w:t>the group audit engagements</w:t>
            </w:r>
            <w:r>
              <w:rPr>
                <w:rFonts w:ascii="Switzer" w:eastAsia="Switzer" w:hAnsi="Switzer" w:cs="Times New Roman"/>
              </w:rPr>
              <w:t xml:space="preserve"> existing procedures were updated to make the wording more appropriate to group audits.</w:t>
            </w:r>
          </w:p>
        </w:tc>
      </w:tr>
      <w:tr w:rsidR="00296AA9" w:rsidRPr="00FC2360" w14:paraId="213A6B2D" w14:textId="77777777">
        <w:tc>
          <w:tcPr>
            <w:tcW w:w="9089" w:type="dxa"/>
            <w:gridSpan w:val="4"/>
            <w:tcBorders>
              <w:top w:val="single" w:sz="4" w:space="0" w:color="auto"/>
              <w:bottom w:val="single" w:sz="4" w:space="0" w:color="auto"/>
            </w:tcBorders>
          </w:tcPr>
          <w:p w14:paraId="2810A298" w14:textId="77777777" w:rsidR="00296AA9" w:rsidRPr="00FC2360" w:rsidRDefault="00296AA9">
            <w:pPr>
              <w:rPr>
                <w:rFonts w:ascii="Switzer" w:eastAsia="Switzer" w:hAnsi="Switzer" w:cs="Times New Roman"/>
              </w:rPr>
            </w:pPr>
            <w:r>
              <w:rPr>
                <w:rFonts w:ascii="Switzer" w:eastAsia="Switzer" w:hAnsi="Switzer" w:cs="Times New Roman"/>
                <w:i/>
                <w:iCs/>
                <w:color w:val="F56354"/>
              </w:rPr>
              <w:t>11.30 Evaluation of system of internal control</w:t>
            </w:r>
          </w:p>
        </w:tc>
      </w:tr>
      <w:tr w:rsidR="00296AA9" w:rsidRPr="00FC2360" w14:paraId="64211BF7" w14:textId="77777777">
        <w:trPr>
          <w:gridAfter w:val="1"/>
          <w:wAfter w:w="17" w:type="dxa"/>
        </w:trPr>
        <w:tc>
          <w:tcPr>
            <w:tcW w:w="3686" w:type="dxa"/>
            <w:tcBorders>
              <w:top w:val="single" w:sz="4" w:space="0" w:color="auto"/>
              <w:bottom w:val="single" w:sz="4" w:space="0" w:color="auto"/>
            </w:tcBorders>
          </w:tcPr>
          <w:p w14:paraId="592E5B89" w14:textId="77777777" w:rsidR="00296AA9" w:rsidRPr="00FC2360" w:rsidRDefault="00296AA9">
            <w:pPr>
              <w:rPr>
                <w:rFonts w:ascii="Switzer" w:eastAsia="Switzer" w:hAnsi="Switzer" w:cs="Times New Roman"/>
              </w:rPr>
            </w:pPr>
            <w:r>
              <w:rPr>
                <w:rFonts w:ascii="Switzer" w:eastAsia="Switzer" w:hAnsi="Switzer" w:cs="Times New Roman"/>
              </w:rPr>
              <w:t>Understanding of the group’s system of internal control</w:t>
            </w:r>
          </w:p>
        </w:tc>
        <w:tc>
          <w:tcPr>
            <w:tcW w:w="1417" w:type="dxa"/>
          </w:tcPr>
          <w:p w14:paraId="627A8DD4" w14:textId="77777777" w:rsidR="00296AA9" w:rsidRPr="00FC2360" w:rsidRDefault="00296AA9">
            <w:pPr>
              <w:jc w:val="left"/>
              <w:rPr>
                <w:rFonts w:ascii="Switzer" w:eastAsia="Switzer" w:hAnsi="Switzer" w:cs="Times New Roman"/>
              </w:rPr>
            </w:pPr>
            <w:r>
              <w:rPr>
                <w:rFonts w:ascii="Switzer" w:eastAsia="Switzer" w:hAnsi="Switzer" w:cs="Times New Roman"/>
              </w:rPr>
              <w:t>ISA315 (Revised 2019)</w:t>
            </w:r>
          </w:p>
        </w:tc>
        <w:tc>
          <w:tcPr>
            <w:tcW w:w="3969" w:type="dxa"/>
          </w:tcPr>
          <w:p w14:paraId="129FEFE9" w14:textId="77777777" w:rsidR="00296AA9" w:rsidRDefault="00296AA9">
            <w:pPr>
              <w:rPr>
                <w:rFonts w:ascii="Switzer" w:eastAsia="Switzer" w:hAnsi="Switzer" w:cs="Times New Roman"/>
              </w:rPr>
            </w:pPr>
            <w:r>
              <w:rPr>
                <w:rFonts w:ascii="Switzer" w:eastAsia="Switzer" w:hAnsi="Switzer" w:cs="Times New Roman"/>
              </w:rPr>
              <w:t>Refer comment to 11.20 above related to the requirements of ISA 315 (Revised 2019).</w:t>
            </w:r>
          </w:p>
          <w:p w14:paraId="1CC374B8" w14:textId="77777777" w:rsidR="00296AA9" w:rsidRDefault="00296AA9">
            <w:pPr>
              <w:rPr>
                <w:rFonts w:ascii="Switzer" w:eastAsia="Switzer" w:hAnsi="Switzer" w:cs="Times New Roman"/>
              </w:rPr>
            </w:pPr>
          </w:p>
          <w:p w14:paraId="11617DBB" w14:textId="123F6638" w:rsidR="00296AA9" w:rsidRPr="00FC2360" w:rsidRDefault="00296AA9">
            <w:pPr>
              <w:rPr>
                <w:rFonts w:ascii="Switzer" w:eastAsia="Switzer" w:hAnsi="Switzer" w:cs="Times New Roman"/>
              </w:rPr>
            </w:pPr>
            <w:r w:rsidRPr="001233D3">
              <w:rPr>
                <w:rFonts w:ascii="Switzer" w:eastAsia="Switzer" w:hAnsi="Switzer" w:cs="Times New Roman"/>
              </w:rPr>
              <w:t xml:space="preserve">Therefore, </w:t>
            </w:r>
            <w:r>
              <w:rPr>
                <w:rFonts w:ascii="Switzer" w:eastAsia="Switzer" w:hAnsi="Switzer" w:cs="Times New Roman"/>
              </w:rPr>
              <w:t>all the procedures that address the</w:t>
            </w:r>
            <w:r w:rsidRPr="001233D3">
              <w:rPr>
                <w:rFonts w:ascii="Switzer" w:eastAsia="Switzer" w:hAnsi="Switzer" w:cs="Times New Roman"/>
              </w:rPr>
              <w:t xml:space="preserve"> requirements of ISA 315 (Revised November 2019) w</w:t>
            </w:r>
            <w:r>
              <w:rPr>
                <w:rFonts w:ascii="Switzer" w:eastAsia="Switzer" w:hAnsi="Switzer" w:cs="Times New Roman"/>
              </w:rPr>
              <w:t>ere</w:t>
            </w:r>
            <w:r w:rsidRPr="001233D3">
              <w:rPr>
                <w:rFonts w:ascii="Switzer" w:eastAsia="Switzer" w:hAnsi="Switzer" w:cs="Times New Roman"/>
              </w:rPr>
              <w:t xml:space="preserve"> retained.</w:t>
            </w:r>
            <w:r w:rsidR="00BD76F8">
              <w:rPr>
                <w:rFonts w:ascii="Switzer" w:eastAsia="Switzer" w:hAnsi="Switzer" w:cs="Times New Roman"/>
              </w:rPr>
              <w:t xml:space="preserve"> </w:t>
            </w:r>
            <w:r>
              <w:rPr>
                <w:rFonts w:ascii="Switzer" w:eastAsia="Switzer" w:hAnsi="Switzer" w:cs="Times New Roman"/>
              </w:rPr>
              <w:t xml:space="preserve">Minor amendments were made to existing procedures for </w:t>
            </w:r>
            <w:r w:rsidR="00AE1665">
              <w:rPr>
                <w:rFonts w:ascii="Switzer" w:eastAsia="Switzer" w:hAnsi="Switzer" w:cs="Times New Roman"/>
              </w:rPr>
              <w:t>the gro</w:t>
            </w:r>
            <w:r w:rsidR="00553ABD">
              <w:rPr>
                <w:rFonts w:ascii="Switzer" w:eastAsia="Switzer" w:hAnsi="Switzer" w:cs="Times New Roman"/>
              </w:rPr>
              <w:t>up audit engagements</w:t>
            </w:r>
            <w:r>
              <w:rPr>
                <w:rFonts w:ascii="Switzer" w:eastAsia="Switzer" w:hAnsi="Switzer" w:cs="Times New Roman"/>
              </w:rPr>
              <w:t xml:space="preserve"> for more appropriate wording.</w:t>
            </w:r>
          </w:p>
        </w:tc>
      </w:tr>
      <w:tr w:rsidR="00296AA9" w:rsidRPr="00FC2360" w14:paraId="17EF83B9" w14:textId="77777777">
        <w:tc>
          <w:tcPr>
            <w:tcW w:w="9089" w:type="dxa"/>
            <w:gridSpan w:val="4"/>
            <w:tcBorders>
              <w:top w:val="single" w:sz="4" w:space="0" w:color="auto"/>
              <w:bottom w:val="single" w:sz="4" w:space="0" w:color="auto"/>
            </w:tcBorders>
          </w:tcPr>
          <w:p w14:paraId="653AB2F0" w14:textId="77777777" w:rsidR="00296AA9" w:rsidRPr="00FC2360" w:rsidRDefault="00296AA9">
            <w:pPr>
              <w:rPr>
                <w:rFonts w:ascii="Switzer" w:eastAsia="Switzer" w:hAnsi="Switzer" w:cs="Times New Roman"/>
              </w:rPr>
            </w:pPr>
            <w:r>
              <w:rPr>
                <w:rFonts w:ascii="Switzer" w:eastAsia="Switzer" w:hAnsi="Switzer" w:cs="Times New Roman"/>
                <w:i/>
                <w:iCs/>
                <w:color w:val="F56354"/>
              </w:rPr>
              <w:t>11.50 Information system and control activities</w:t>
            </w:r>
          </w:p>
        </w:tc>
      </w:tr>
      <w:tr w:rsidR="00296AA9" w:rsidRPr="0090025A" w14:paraId="6C3F363D" w14:textId="77777777">
        <w:trPr>
          <w:gridAfter w:val="1"/>
          <w:wAfter w:w="17" w:type="dxa"/>
        </w:trPr>
        <w:tc>
          <w:tcPr>
            <w:tcW w:w="3686" w:type="dxa"/>
            <w:tcBorders>
              <w:top w:val="single" w:sz="4" w:space="0" w:color="auto"/>
              <w:bottom w:val="single" w:sz="4" w:space="0" w:color="auto"/>
            </w:tcBorders>
          </w:tcPr>
          <w:p w14:paraId="5A9CFE36" w14:textId="40095588" w:rsidR="00296AA9" w:rsidRPr="00FC2360" w:rsidRDefault="00E86BC3">
            <w:pPr>
              <w:rPr>
                <w:rFonts w:ascii="Switzer" w:eastAsia="Switzer" w:hAnsi="Switzer" w:cs="Times New Roman"/>
              </w:rPr>
            </w:pPr>
            <w:r w:rsidRPr="00303D9A">
              <w:t>Centralised activities and common controls</w:t>
            </w:r>
          </w:p>
        </w:tc>
        <w:tc>
          <w:tcPr>
            <w:tcW w:w="1417" w:type="dxa"/>
          </w:tcPr>
          <w:p w14:paraId="53D14BB0" w14:textId="49C2B8AA" w:rsidR="00296AA9" w:rsidRPr="00FC2360" w:rsidRDefault="00296AA9">
            <w:pPr>
              <w:jc w:val="left"/>
              <w:rPr>
                <w:rFonts w:ascii="Switzer" w:eastAsia="Switzer" w:hAnsi="Switzer" w:cs="Times New Roman"/>
              </w:rPr>
            </w:pPr>
            <w:r>
              <w:rPr>
                <w:rFonts w:ascii="Switzer" w:eastAsia="Switzer" w:hAnsi="Switzer" w:cs="Times New Roman"/>
              </w:rPr>
              <w:t>ISA600.30 (c)</w:t>
            </w:r>
            <w:r w:rsidR="00BC2DFD">
              <w:rPr>
                <w:rFonts w:ascii="Switzer" w:eastAsia="Switzer" w:hAnsi="Switzer" w:cs="Times New Roman"/>
              </w:rPr>
              <w:t>(i)&amp;(ii</w:t>
            </w:r>
            <w:r>
              <w:rPr>
                <w:rFonts w:ascii="Switzer" w:eastAsia="Switzer" w:hAnsi="Switzer" w:cs="Times New Roman"/>
              </w:rPr>
              <w:t xml:space="preserve">) </w:t>
            </w:r>
          </w:p>
        </w:tc>
        <w:tc>
          <w:tcPr>
            <w:tcW w:w="3969" w:type="dxa"/>
          </w:tcPr>
          <w:p w14:paraId="2948EC3A" w14:textId="77777777" w:rsidR="00E827B6" w:rsidRDefault="00E86BC3" w:rsidP="00E86BC3">
            <w:pPr>
              <w:rPr>
                <w:lang w:val="en-US"/>
              </w:rPr>
            </w:pPr>
            <w:r w:rsidRPr="00E86BC3">
              <w:rPr>
                <w:lang w:val="en-US"/>
              </w:rPr>
              <w:t>A new section “</w:t>
            </w:r>
            <w:r w:rsidRPr="00303D9A">
              <w:t xml:space="preserve">Centralised activities and common controls” </w:t>
            </w:r>
            <w:r>
              <w:t>is added with audit procedures that prompts the group auditor to obtain an understanding of the nature and extent of common controls and group centralised activities</w:t>
            </w:r>
            <w:r w:rsidR="00BC2DFD">
              <w:rPr>
                <w:lang w:val="en-US"/>
              </w:rPr>
              <w:t>.</w:t>
            </w:r>
            <w:r w:rsidRPr="00E86BC3">
              <w:rPr>
                <w:lang w:val="en-US"/>
              </w:rPr>
              <w:t xml:space="preserve"> </w:t>
            </w:r>
          </w:p>
          <w:p w14:paraId="6FE27DDF" w14:textId="06D71040" w:rsidR="00E86BC3" w:rsidRPr="00E86BC3" w:rsidRDefault="00E86BC3" w:rsidP="00E86BC3">
            <w:pPr>
              <w:rPr>
                <w:lang w:val="en-US"/>
              </w:rPr>
            </w:pPr>
            <w:r>
              <w:t xml:space="preserve">The </w:t>
            </w:r>
            <w:r w:rsidR="00420150">
              <w:t xml:space="preserve">inclusion of the </w:t>
            </w:r>
            <w:r>
              <w:t xml:space="preserve">section and </w:t>
            </w:r>
            <w:r w:rsidR="00420150">
              <w:t>procedures</w:t>
            </w:r>
            <w:r>
              <w:t xml:space="preserve"> within the section will be </w:t>
            </w:r>
            <w:r w:rsidRPr="00303D9A">
              <w:t xml:space="preserve">based on the </w:t>
            </w:r>
            <w:r w:rsidR="00B42B94">
              <w:t>responses to questions</w:t>
            </w:r>
            <w:r w:rsidRPr="00303D9A">
              <w:t xml:space="preserve"> </w:t>
            </w:r>
            <w:r>
              <w:t xml:space="preserve">in section </w:t>
            </w:r>
            <w:r w:rsidRPr="00EF7F26">
              <w:t>”</w:t>
            </w:r>
            <w:r w:rsidRPr="00E86BC3">
              <w:rPr>
                <w:lang w:val="en-US"/>
              </w:rPr>
              <w:t>Plan extent of risk assessment procedures” on 10.50 Gathering of information</w:t>
            </w:r>
            <w:r w:rsidRPr="00303D9A">
              <w:t>.</w:t>
            </w:r>
            <w:r>
              <w:t xml:space="preserve"> </w:t>
            </w:r>
          </w:p>
          <w:p w14:paraId="18824FA3" w14:textId="77777777" w:rsidR="00296AA9" w:rsidRPr="00A63F1E" w:rsidRDefault="00296AA9">
            <w:pPr>
              <w:rPr>
                <w:rFonts w:eastAsia="Switzer" w:cs="Times New Roman"/>
              </w:rPr>
            </w:pPr>
            <w:r w:rsidRPr="00A63F1E">
              <w:rPr>
                <w:rFonts w:eastAsia="Switzer" w:cs="Times New Roman"/>
              </w:rPr>
              <w:t>The user will not be able to disable the “Centralised activities and common controls” when they have indicated on 10.50 that the group has common controls and centralised activities.</w:t>
            </w:r>
          </w:p>
          <w:p w14:paraId="5A35CDD8" w14:textId="77777777" w:rsidR="00296AA9" w:rsidRPr="00A63F1E" w:rsidRDefault="00296AA9">
            <w:pPr>
              <w:rPr>
                <w:rFonts w:eastAsia="Switzer" w:cs="Times New Roman"/>
              </w:rPr>
            </w:pPr>
          </w:p>
          <w:p w14:paraId="33FC2C60" w14:textId="78B6A66D" w:rsidR="00296AA9" w:rsidRPr="00A63F1E" w:rsidRDefault="00296AA9">
            <w:pPr>
              <w:rPr>
                <w:rFonts w:eastAsia="Switzer" w:cs="Times New Roman"/>
              </w:rPr>
            </w:pPr>
            <w:r w:rsidRPr="00A63F1E">
              <w:rPr>
                <w:rFonts w:eastAsia="Switzer" w:cs="Times New Roman"/>
              </w:rPr>
              <w:t>Additional content based on Appendix 2 par 6 of ISA 600 (Revised) are included for the Extended User.</w:t>
            </w:r>
          </w:p>
        </w:tc>
      </w:tr>
      <w:tr w:rsidR="00A63F1E" w:rsidRPr="0090025A" w14:paraId="265DE8ED" w14:textId="77777777">
        <w:tc>
          <w:tcPr>
            <w:tcW w:w="3686" w:type="dxa"/>
            <w:tcBorders>
              <w:top w:val="single" w:sz="4" w:space="0" w:color="auto"/>
              <w:bottom w:val="single" w:sz="4" w:space="0" w:color="auto"/>
            </w:tcBorders>
          </w:tcPr>
          <w:p w14:paraId="7612AC1A" w14:textId="48910592" w:rsidR="00A63F1E" w:rsidRPr="00303D9A" w:rsidRDefault="00A63F1E">
            <w:r>
              <w:t>Financial statement preparation</w:t>
            </w:r>
          </w:p>
        </w:tc>
        <w:tc>
          <w:tcPr>
            <w:tcW w:w="1417" w:type="dxa"/>
          </w:tcPr>
          <w:p w14:paraId="7692261E" w14:textId="03972E83" w:rsidR="00E827B6" w:rsidRPr="00A63F1E" w:rsidRDefault="00E827B6" w:rsidP="00E827B6">
            <w:pPr>
              <w:rPr>
                <w:lang w:val="en-US"/>
              </w:rPr>
            </w:pPr>
            <w:r w:rsidRPr="00A63F1E">
              <w:rPr>
                <w:lang w:val="en-US"/>
              </w:rPr>
              <w:t>ISA600.30(c)</w:t>
            </w:r>
            <w:r w:rsidR="00B42B94">
              <w:rPr>
                <w:lang w:val="en-US"/>
              </w:rPr>
              <w:t xml:space="preserve"> </w:t>
            </w:r>
            <w:r w:rsidRPr="00A63F1E">
              <w:rPr>
                <w:lang w:val="en-US"/>
              </w:rPr>
              <w:t>(iii)&amp;(iv)</w:t>
            </w:r>
          </w:p>
          <w:p w14:paraId="45614DCB" w14:textId="77777777" w:rsidR="00A63F1E" w:rsidRDefault="00A63F1E">
            <w:pPr>
              <w:rPr>
                <w:rFonts w:ascii="Switzer" w:eastAsia="Switzer" w:hAnsi="Switzer" w:cs="Times New Roman"/>
              </w:rPr>
            </w:pPr>
          </w:p>
        </w:tc>
        <w:tc>
          <w:tcPr>
            <w:tcW w:w="3969" w:type="dxa"/>
            <w:gridSpan w:val="2"/>
          </w:tcPr>
          <w:p w14:paraId="40F23166" w14:textId="06D41736" w:rsidR="00A63F1E" w:rsidRPr="00A63F1E" w:rsidRDefault="00A63F1E" w:rsidP="00E86BC3">
            <w:pPr>
              <w:rPr>
                <w:lang w:val="en-US"/>
              </w:rPr>
            </w:pPr>
            <w:r w:rsidRPr="00A63F1E">
              <w:rPr>
                <w:lang w:val="en-US"/>
              </w:rPr>
              <w:t>This section now includes audit procedures that require the group auditor to obtain and document and understanding of the consolidation process.</w:t>
            </w:r>
          </w:p>
        </w:tc>
      </w:tr>
      <w:tr w:rsidR="00A63F1E" w:rsidRPr="0090025A" w14:paraId="577AB457" w14:textId="77777777">
        <w:tc>
          <w:tcPr>
            <w:tcW w:w="3686" w:type="dxa"/>
            <w:tcBorders>
              <w:top w:val="single" w:sz="4" w:space="0" w:color="auto"/>
              <w:bottom w:val="single" w:sz="4" w:space="0" w:color="auto"/>
            </w:tcBorders>
          </w:tcPr>
          <w:p w14:paraId="3D3C0E57" w14:textId="5D911277" w:rsidR="00A63F1E" w:rsidRPr="00303D9A" w:rsidRDefault="00BC2DFD">
            <w:r>
              <w:lastRenderedPageBreak/>
              <w:t>SCOTABD</w:t>
            </w:r>
          </w:p>
        </w:tc>
        <w:tc>
          <w:tcPr>
            <w:tcW w:w="1417" w:type="dxa"/>
          </w:tcPr>
          <w:p w14:paraId="43FEE9B6" w14:textId="77777777" w:rsidR="00A63F1E" w:rsidRDefault="00A63F1E">
            <w:pPr>
              <w:rPr>
                <w:rFonts w:ascii="Switzer" w:eastAsia="Switzer" w:hAnsi="Switzer" w:cs="Times New Roman"/>
              </w:rPr>
            </w:pPr>
          </w:p>
        </w:tc>
        <w:tc>
          <w:tcPr>
            <w:tcW w:w="3969" w:type="dxa"/>
            <w:gridSpan w:val="2"/>
          </w:tcPr>
          <w:p w14:paraId="4001704E" w14:textId="3179CEAB" w:rsidR="00BC2DFD" w:rsidRDefault="002C3CB6" w:rsidP="00BC2DFD">
            <w:r>
              <w:t xml:space="preserve">The procedures </w:t>
            </w:r>
            <w:r w:rsidR="002868BC">
              <w:t xml:space="preserve">related to obtaining the understanding of the </w:t>
            </w:r>
            <w:r w:rsidR="004756C4">
              <w:t>information system as required by</w:t>
            </w:r>
            <w:r>
              <w:t xml:space="preserve"> ISA 315 (Revised 2019) </w:t>
            </w:r>
            <w:r w:rsidR="004756C4">
              <w:t>par 25 and 26</w:t>
            </w:r>
            <w:r>
              <w:t xml:space="preserve"> will be included for each SCOTABD when the users elected on 10.50G that</w:t>
            </w:r>
            <w:r w:rsidR="00BC2DFD">
              <w:t>:</w:t>
            </w:r>
          </w:p>
          <w:p w14:paraId="24ACF7D2" w14:textId="4A5ED93E" w:rsidR="002C3CB6" w:rsidRDefault="002C3CB6" w:rsidP="009A0F9A">
            <w:pPr>
              <w:pStyle w:val="ListParagraph"/>
              <w:numPr>
                <w:ilvl w:val="0"/>
                <w:numId w:val="32"/>
              </w:numPr>
            </w:pPr>
            <w:r>
              <w:t>The centralised activities or common controls relates to the relevant COTABD.</w:t>
            </w:r>
          </w:p>
          <w:p w14:paraId="38B29A25" w14:textId="1F4A772A" w:rsidR="002B03EA" w:rsidRPr="00A64B58" w:rsidRDefault="002C3CB6" w:rsidP="009A0F9A">
            <w:pPr>
              <w:pStyle w:val="ListParagraph"/>
              <w:numPr>
                <w:ilvl w:val="0"/>
                <w:numId w:val="29"/>
              </w:numPr>
              <w:rPr>
                <w:rFonts w:ascii="Switzer" w:eastAsia="Switzer" w:hAnsi="Switzer" w:cs="Times New Roman"/>
              </w:rPr>
            </w:pPr>
            <w:r>
              <w:t xml:space="preserve">The COTABD is </w:t>
            </w:r>
            <w:r w:rsidR="00E06083">
              <w:t xml:space="preserve">a </w:t>
            </w:r>
            <w:r w:rsidR="00A64B58">
              <w:t>“C</w:t>
            </w:r>
            <w:r w:rsidR="00E06083">
              <w:t>onsolidation balance only</w:t>
            </w:r>
            <w:r w:rsidR="00A64B58">
              <w:t>’</w:t>
            </w:r>
            <w:r w:rsidR="00636EEF" w:rsidRPr="00636EEF">
              <w:rPr>
                <w:rFonts w:ascii="Switzer" w:eastAsia="Switzer" w:hAnsi="Switzer" w:cs="Times New Roman"/>
              </w:rPr>
              <w:t xml:space="preserve">. </w:t>
            </w:r>
            <w:r w:rsidR="00A64B58">
              <w:rPr>
                <w:rFonts w:ascii="Switzer" w:eastAsia="Switzer" w:hAnsi="Switzer" w:cs="Times New Roman"/>
              </w:rPr>
              <w:t xml:space="preserve"> Refer to par </w:t>
            </w:r>
            <w:r w:rsidR="00A64B58">
              <w:rPr>
                <w:rFonts w:ascii="Switzer" w:eastAsia="Switzer" w:hAnsi="Switzer" w:cs="Times New Roman"/>
              </w:rPr>
              <w:fldChar w:fldCharType="begin"/>
            </w:r>
            <w:r w:rsidR="00A64B58">
              <w:rPr>
                <w:rFonts w:ascii="Switzer" w:eastAsia="Switzer" w:hAnsi="Switzer" w:cs="Times New Roman"/>
              </w:rPr>
              <w:instrText xml:space="preserve"> REF _Ref168976752 \r \h </w:instrText>
            </w:r>
            <w:r w:rsidR="00A64B58">
              <w:rPr>
                <w:rFonts w:ascii="Switzer" w:eastAsia="Switzer" w:hAnsi="Switzer" w:cs="Times New Roman"/>
              </w:rPr>
            </w:r>
            <w:r w:rsidR="00A64B58">
              <w:rPr>
                <w:rFonts w:ascii="Switzer" w:eastAsia="Switzer" w:hAnsi="Switzer" w:cs="Times New Roman"/>
              </w:rPr>
              <w:fldChar w:fldCharType="separate"/>
            </w:r>
            <w:r w:rsidR="00B81D23">
              <w:rPr>
                <w:rFonts w:ascii="Switzer" w:eastAsia="Switzer" w:hAnsi="Switzer" w:cs="Times New Roman"/>
              </w:rPr>
              <w:t>3.3.1</w:t>
            </w:r>
            <w:r w:rsidR="00A64B58">
              <w:rPr>
                <w:rFonts w:ascii="Switzer" w:eastAsia="Switzer" w:hAnsi="Switzer" w:cs="Times New Roman"/>
              </w:rPr>
              <w:fldChar w:fldCharType="end"/>
            </w:r>
            <w:r w:rsidR="00A64B58">
              <w:rPr>
                <w:rFonts w:ascii="Switzer" w:eastAsia="Switzer" w:hAnsi="Switzer" w:cs="Times New Roman"/>
              </w:rPr>
              <w:t xml:space="preserve"> for explanation of term.</w:t>
            </w:r>
          </w:p>
          <w:p w14:paraId="5DBAF358" w14:textId="3E155E27" w:rsidR="00A63F1E" w:rsidRDefault="002C3CB6" w:rsidP="00E86BC3">
            <w:pPr>
              <w:rPr>
                <w:lang w:val="en-US"/>
              </w:rPr>
            </w:pPr>
            <w:r>
              <w:t>For the other SCOTABD sections, the group auditor will be prompted to c</w:t>
            </w:r>
            <w:r w:rsidRPr="004D179C">
              <w:t xml:space="preserve">ommunicate to component auditors their responsibility to obtain </w:t>
            </w:r>
            <w:r>
              <w:t>the</w:t>
            </w:r>
            <w:r w:rsidRPr="004D179C">
              <w:t xml:space="preserve"> understanding</w:t>
            </w:r>
            <w:r>
              <w:t xml:space="preserve"> required by ISA 315 (Revised 2019).</w:t>
            </w:r>
          </w:p>
          <w:p w14:paraId="3CB674E5" w14:textId="77777777" w:rsidR="002C3CB6" w:rsidRDefault="002C3CB6" w:rsidP="00E86BC3">
            <w:pPr>
              <w:rPr>
                <w:lang w:val="en-US"/>
              </w:rPr>
            </w:pPr>
          </w:p>
          <w:p w14:paraId="2558B73F" w14:textId="35258339" w:rsidR="00A63F1E" w:rsidRPr="00E86BC3" w:rsidRDefault="002C3CB6" w:rsidP="00E86BC3">
            <w:pPr>
              <w:rPr>
                <w:lang w:val="en-US"/>
              </w:rPr>
            </w:pPr>
            <w:r>
              <w:rPr>
                <w:lang w:val="en-US"/>
              </w:rPr>
              <w:t xml:space="preserve">Refer to par </w:t>
            </w:r>
            <w:r>
              <w:rPr>
                <w:lang w:val="en-US"/>
              </w:rPr>
              <w:fldChar w:fldCharType="begin"/>
            </w:r>
            <w:r>
              <w:rPr>
                <w:lang w:val="en-US"/>
              </w:rPr>
              <w:instrText xml:space="preserve"> REF _Ref168579706 \r \h </w:instrText>
            </w:r>
            <w:r>
              <w:rPr>
                <w:lang w:val="en-US"/>
              </w:rPr>
            </w:r>
            <w:r>
              <w:rPr>
                <w:lang w:val="en-US"/>
              </w:rPr>
              <w:fldChar w:fldCharType="separate"/>
            </w:r>
            <w:r w:rsidR="00B81D23">
              <w:rPr>
                <w:lang w:val="en-US"/>
              </w:rPr>
              <w:t>3.3</w:t>
            </w:r>
            <w:r w:rsidR="00B11B96">
              <w:rPr>
                <w:lang w:val="en-US"/>
              </w:rPr>
              <w:t>.16</w:t>
            </w:r>
            <w:r>
              <w:rPr>
                <w:lang w:val="en-US"/>
              </w:rPr>
              <w:fldChar w:fldCharType="end"/>
            </w:r>
            <w:r>
              <w:rPr>
                <w:lang w:val="en-US"/>
              </w:rPr>
              <w:t xml:space="preserve"> for a further explanation.</w:t>
            </w:r>
          </w:p>
        </w:tc>
      </w:tr>
    </w:tbl>
    <w:p w14:paraId="2CCC893E" w14:textId="77777777" w:rsidR="00296AA9" w:rsidRPr="00D23227" w:rsidRDefault="00296AA9" w:rsidP="00296AA9">
      <w:pPr>
        <w:pStyle w:val="Heading3"/>
      </w:pPr>
      <w:bookmarkStart w:id="56" w:name="_Toc168978238"/>
      <w:r>
        <w:t>Audit planning</w:t>
      </w:r>
      <w:bookmarkEnd w:id="56"/>
    </w:p>
    <w:tbl>
      <w:tblPr>
        <w:tblStyle w:val="CWA20221"/>
        <w:tblW w:w="8937" w:type="dxa"/>
        <w:tblLayout w:type="fixed"/>
        <w:tblLook w:val="0420" w:firstRow="1" w:lastRow="0" w:firstColumn="0" w:lastColumn="0" w:noHBand="0" w:noVBand="1"/>
      </w:tblPr>
      <w:tblGrid>
        <w:gridCol w:w="3544"/>
        <w:gridCol w:w="1418"/>
        <w:gridCol w:w="3969"/>
        <w:gridCol w:w="6"/>
      </w:tblGrid>
      <w:tr w:rsidR="00296AA9" w:rsidRPr="00FC2360" w14:paraId="101B5464" w14:textId="77777777">
        <w:trPr>
          <w:gridAfter w:val="1"/>
          <w:cnfStyle w:val="100000000000" w:firstRow="1" w:lastRow="0" w:firstColumn="0" w:lastColumn="0" w:oddVBand="0" w:evenVBand="0" w:oddHBand="0" w:evenHBand="0" w:firstRowFirstColumn="0" w:firstRowLastColumn="0" w:lastRowFirstColumn="0" w:lastRowLastColumn="0"/>
          <w:wAfter w:w="6" w:type="dxa"/>
          <w:tblHeader/>
        </w:trPr>
        <w:tc>
          <w:tcPr>
            <w:tcW w:w="3544" w:type="dxa"/>
            <w:tcBorders>
              <w:right w:val="nil"/>
            </w:tcBorders>
            <w:hideMark/>
          </w:tcPr>
          <w:p w14:paraId="3DB9D85B" w14:textId="77777777" w:rsidR="00296AA9" w:rsidRPr="00FC2360" w:rsidRDefault="00296AA9">
            <w:pPr>
              <w:rPr>
                <w:rFonts w:ascii="Switzer" w:eastAsia="Switzer" w:hAnsi="Switzer" w:cs="Times New Roman"/>
              </w:rPr>
            </w:pPr>
            <w:r w:rsidRPr="00FC2360">
              <w:rPr>
                <w:rFonts w:ascii="Switzer" w:eastAsia="Switzer" w:hAnsi="Switzer" w:cs="Times New Roman"/>
              </w:rPr>
              <w:t>Matter identified </w:t>
            </w:r>
          </w:p>
        </w:tc>
        <w:tc>
          <w:tcPr>
            <w:tcW w:w="1418" w:type="dxa"/>
            <w:tcBorders>
              <w:left w:val="nil"/>
              <w:right w:val="nil"/>
            </w:tcBorders>
            <w:hideMark/>
          </w:tcPr>
          <w:p w14:paraId="1DADE3D1" w14:textId="77777777" w:rsidR="00296AA9" w:rsidRPr="00FC2360" w:rsidRDefault="00296AA9">
            <w:pPr>
              <w:rPr>
                <w:rFonts w:ascii="Switzer" w:eastAsia="Switzer" w:hAnsi="Switzer" w:cs="Times New Roman"/>
              </w:rPr>
            </w:pPr>
            <w:r w:rsidRPr="00FC2360">
              <w:rPr>
                <w:rFonts w:ascii="Switzer" w:eastAsia="Switzer" w:hAnsi="Switzer" w:cs="Times New Roman"/>
              </w:rPr>
              <w:t>ISA ref</w:t>
            </w:r>
          </w:p>
        </w:tc>
        <w:tc>
          <w:tcPr>
            <w:tcW w:w="3969" w:type="dxa"/>
            <w:tcBorders>
              <w:left w:val="nil"/>
            </w:tcBorders>
            <w:hideMark/>
          </w:tcPr>
          <w:p w14:paraId="33098AB7" w14:textId="77777777" w:rsidR="00296AA9" w:rsidRPr="00FC2360" w:rsidRDefault="00296AA9">
            <w:pPr>
              <w:rPr>
                <w:rFonts w:ascii="Switzer" w:eastAsia="Switzer" w:hAnsi="Switzer" w:cs="Times New Roman"/>
              </w:rPr>
            </w:pPr>
            <w:r w:rsidRPr="00FC2360">
              <w:rPr>
                <w:rFonts w:ascii="Switzer" w:eastAsia="Switzer" w:hAnsi="Switzer" w:cs="Times New Roman"/>
              </w:rPr>
              <w:t>Comment </w:t>
            </w:r>
          </w:p>
        </w:tc>
      </w:tr>
      <w:tr w:rsidR="00296AA9" w:rsidRPr="00FC2360" w14:paraId="1161F858" w14:textId="77777777">
        <w:tc>
          <w:tcPr>
            <w:tcW w:w="8937" w:type="dxa"/>
            <w:gridSpan w:val="4"/>
            <w:tcBorders>
              <w:top w:val="single" w:sz="4" w:space="0" w:color="auto"/>
            </w:tcBorders>
          </w:tcPr>
          <w:p w14:paraId="038145DE" w14:textId="77777777" w:rsidR="00296AA9" w:rsidRPr="00FC2360" w:rsidRDefault="00296AA9">
            <w:pPr>
              <w:keepNext/>
              <w:rPr>
                <w:rFonts w:ascii="Switzer" w:eastAsia="Switzer" w:hAnsi="Switzer" w:cs="Times New Roman"/>
              </w:rPr>
            </w:pPr>
            <w:r>
              <w:rPr>
                <w:rFonts w:ascii="Switzer" w:eastAsia="Switzer" w:hAnsi="Switzer" w:cs="Times New Roman"/>
                <w:i/>
                <w:iCs/>
                <w:color w:val="F56354"/>
              </w:rPr>
              <w:t>12.20 Audit plan and strategy</w:t>
            </w:r>
          </w:p>
        </w:tc>
      </w:tr>
      <w:tr w:rsidR="00296AA9" w:rsidRPr="00FC2360" w14:paraId="149419FA" w14:textId="77777777">
        <w:trPr>
          <w:gridAfter w:val="1"/>
          <w:wAfter w:w="6" w:type="dxa"/>
        </w:trPr>
        <w:tc>
          <w:tcPr>
            <w:tcW w:w="3544" w:type="dxa"/>
            <w:tcBorders>
              <w:top w:val="single" w:sz="4" w:space="0" w:color="auto"/>
              <w:bottom w:val="single" w:sz="4" w:space="0" w:color="auto"/>
            </w:tcBorders>
          </w:tcPr>
          <w:p w14:paraId="7680FF43" w14:textId="20544076" w:rsidR="00296AA9" w:rsidRPr="00FC2360" w:rsidRDefault="00296AA9">
            <w:pPr>
              <w:rPr>
                <w:rFonts w:ascii="Switzer" w:eastAsia="Switzer" w:hAnsi="Switzer" w:cs="Times New Roman"/>
              </w:rPr>
            </w:pPr>
            <w:r>
              <w:rPr>
                <w:rFonts w:ascii="Switzer" w:eastAsia="Switzer" w:hAnsi="Switzer" w:cs="Times New Roman"/>
              </w:rPr>
              <w:t>Determine at which component audit work will be performed</w:t>
            </w:r>
          </w:p>
        </w:tc>
        <w:tc>
          <w:tcPr>
            <w:tcW w:w="1418" w:type="dxa"/>
          </w:tcPr>
          <w:p w14:paraId="4DCDAF7D" w14:textId="77777777" w:rsidR="00296AA9" w:rsidRPr="00FC2360" w:rsidRDefault="00296AA9">
            <w:pPr>
              <w:rPr>
                <w:rFonts w:ascii="Switzer" w:eastAsia="Switzer" w:hAnsi="Switzer" w:cs="Times New Roman"/>
              </w:rPr>
            </w:pPr>
          </w:p>
        </w:tc>
        <w:tc>
          <w:tcPr>
            <w:tcW w:w="3969" w:type="dxa"/>
          </w:tcPr>
          <w:p w14:paraId="66D23BE1" w14:textId="16B9E426" w:rsidR="00296AA9" w:rsidRDefault="00296AA9">
            <w:pPr>
              <w:rPr>
                <w:rFonts w:ascii="Switzer" w:eastAsia="Switzer" w:hAnsi="Switzer" w:cs="Times New Roman"/>
              </w:rPr>
            </w:pPr>
            <w:r>
              <w:rPr>
                <w:rFonts w:ascii="Switzer" w:eastAsia="Switzer" w:hAnsi="Switzer" w:cs="Times New Roman"/>
              </w:rPr>
              <w:t xml:space="preserve">For group </w:t>
            </w:r>
            <w:r w:rsidR="00923F0F">
              <w:rPr>
                <w:rFonts w:ascii="Switzer" w:eastAsia="Switzer" w:hAnsi="Switzer" w:cs="Times New Roman"/>
              </w:rPr>
              <w:t>audit engagements users</w:t>
            </w:r>
            <w:r>
              <w:rPr>
                <w:rFonts w:ascii="Switzer" w:eastAsia="Switzer" w:hAnsi="Switzer" w:cs="Times New Roman"/>
              </w:rPr>
              <w:t xml:space="preserve"> will be required to complete 12.20G (N</w:t>
            </w:r>
            <w:r w:rsidR="00923F0F">
              <w:rPr>
                <w:rFonts w:ascii="Switzer" w:eastAsia="Switzer" w:hAnsi="Switzer" w:cs="Times New Roman"/>
              </w:rPr>
              <w:t>ew</w:t>
            </w:r>
            <w:r>
              <w:rPr>
                <w:rFonts w:ascii="Switzer" w:eastAsia="Switzer" w:hAnsi="Switzer" w:cs="Times New Roman"/>
              </w:rPr>
              <w:t>)</w:t>
            </w:r>
            <w:r w:rsidR="00923F0F">
              <w:rPr>
                <w:rFonts w:ascii="Switzer" w:eastAsia="Switzer" w:hAnsi="Switzer" w:cs="Times New Roman"/>
              </w:rPr>
              <w:t xml:space="preserve"> </w:t>
            </w:r>
            <w:r w:rsidR="00AF0DAA">
              <w:rPr>
                <w:rFonts w:ascii="Switzer" w:eastAsia="Switzer" w:hAnsi="Switzer" w:cs="Times New Roman"/>
              </w:rPr>
              <w:t>Further audit work at components</w:t>
            </w:r>
            <w:r w:rsidR="00923F0F">
              <w:rPr>
                <w:rFonts w:ascii="Switzer" w:eastAsia="Switzer" w:hAnsi="Switzer" w:cs="Times New Roman"/>
              </w:rPr>
              <w:t xml:space="preserve"> </w:t>
            </w:r>
            <w:r>
              <w:rPr>
                <w:rFonts w:ascii="Switzer" w:eastAsia="Switzer" w:hAnsi="Switzer" w:cs="Times New Roman"/>
              </w:rPr>
              <w:t xml:space="preserve">and </w:t>
            </w:r>
            <w:r w:rsidR="00DE30FB">
              <w:rPr>
                <w:rFonts w:ascii="Switzer" w:eastAsia="Switzer" w:hAnsi="Switzer" w:cs="Times New Roman"/>
              </w:rPr>
              <w:t>then</w:t>
            </w:r>
            <w:r>
              <w:rPr>
                <w:rFonts w:ascii="Switzer" w:eastAsia="Switzer" w:hAnsi="Switzer" w:cs="Times New Roman"/>
              </w:rPr>
              <w:t xml:space="preserve"> answer the following question upon completion “</w:t>
            </w:r>
            <w:r w:rsidRPr="00F919BC">
              <w:rPr>
                <w:rFonts w:ascii="Switzer" w:eastAsia="Switzer" w:hAnsi="Switzer" w:cs="Times New Roman"/>
              </w:rPr>
              <w:t>Did we determine the components at which to perform further audit procedures?</w:t>
            </w:r>
            <w:r>
              <w:rPr>
                <w:rFonts w:ascii="Switzer" w:eastAsia="Switzer" w:hAnsi="Switzer" w:cs="Times New Roman"/>
              </w:rPr>
              <w:t>”</w:t>
            </w:r>
          </w:p>
          <w:p w14:paraId="2A500F0A" w14:textId="77777777" w:rsidR="00296AA9" w:rsidRDefault="00296AA9">
            <w:pPr>
              <w:rPr>
                <w:rFonts w:ascii="Switzer" w:eastAsia="Switzer" w:hAnsi="Switzer" w:cs="Times New Roman"/>
              </w:rPr>
            </w:pPr>
          </w:p>
          <w:p w14:paraId="5C5DC67A" w14:textId="368C49BC" w:rsidR="00296AA9" w:rsidRPr="00FC2360" w:rsidRDefault="00296AA9">
            <w:pPr>
              <w:rPr>
                <w:rFonts w:ascii="Switzer" w:eastAsia="Switzer" w:hAnsi="Switzer" w:cs="Times New Roman"/>
              </w:rPr>
            </w:pPr>
            <w:r>
              <w:rPr>
                <w:rFonts w:ascii="Switzer" w:eastAsia="Switzer" w:hAnsi="Switzer" w:cs="Times New Roman"/>
              </w:rPr>
              <w:t xml:space="preserve">For material COTABD </w:t>
            </w:r>
            <w:r w:rsidR="00DE30FB">
              <w:rPr>
                <w:rFonts w:ascii="Switzer" w:eastAsia="Switzer" w:hAnsi="Switzer" w:cs="Times New Roman"/>
              </w:rPr>
              <w:t>the above question</w:t>
            </w:r>
            <w:r>
              <w:rPr>
                <w:rFonts w:ascii="Switzer" w:eastAsia="Switzer" w:hAnsi="Switzer" w:cs="Times New Roman"/>
              </w:rPr>
              <w:t xml:space="preserve"> will only be included after the assertion was selected</w:t>
            </w:r>
            <w:r w:rsidR="00D82DFE">
              <w:rPr>
                <w:rFonts w:ascii="Switzer" w:eastAsia="Switzer" w:hAnsi="Switzer" w:cs="Times New Roman"/>
              </w:rPr>
              <w:t>.</w:t>
            </w:r>
          </w:p>
        </w:tc>
      </w:tr>
      <w:tr w:rsidR="00296AA9" w:rsidRPr="00FC2360" w14:paraId="0855407D" w14:textId="77777777">
        <w:trPr>
          <w:gridAfter w:val="1"/>
          <w:wAfter w:w="6" w:type="dxa"/>
        </w:trPr>
        <w:tc>
          <w:tcPr>
            <w:tcW w:w="3544" w:type="dxa"/>
            <w:tcBorders>
              <w:top w:val="single" w:sz="4" w:space="0" w:color="auto"/>
              <w:bottom w:val="single" w:sz="4" w:space="0" w:color="auto"/>
            </w:tcBorders>
          </w:tcPr>
          <w:p w14:paraId="10B555A1" w14:textId="77777777" w:rsidR="00296AA9" w:rsidRPr="00FC2360" w:rsidRDefault="00296AA9">
            <w:pPr>
              <w:rPr>
                <w:rFonts w:ascii="Switzer" w:eastAsia="Switzer" w:hAnsi="Switzer" w:cs="Times New Roman"/>
              </w:rPr>
            </w:pPr>
            <w:r>
              <w:rPr>
                <w:rFonts w:ascii="Switzer" w:eastAsia="Switzer" w:hAnsi="Switzer" w:cs="Times New Roman"/>
              </w:rPr>
              <w:t>Group audit considerations</w:t>
            </w:r>
          </w:p>
        </w:tc>
        <w:tc>
          <w:tcPr>
            <w:tcW w:w="1418" w:type="dxa"/>
          </w:tcPr>
          <w:p w14:paraId="17A2B1BF" w14:textId="77777777" w:rsidR="00296AA9" w:rsidRPr="00FC2360" w:rsidRDefault="00296AA9">
            <w:pPr>
              <w:rPr>
                <w:rFonts w:ascii="Switzer" w:eastAsia="Switzer" w:hAnsi="Switzer" w:cs="Times New Roman"/>
              </w:rPr>
            </w:pPr>
          </w:p>
        </w:tc>
        <w:tc>
          <w:tcPr>
            <w:tcW w:w="3969" w:type="dxa"/>
          </w:tcPr>
          <w:p w14:paraId="57899EF6" w14:textId="30F1496D" w:rsidR="00296AA9" w:rsidRDefault="00296AA9">
            <w:pPr>
              <w:jc w:val="left"/>
              <w:rPr>
                <w:rFonts w:ascii="Switzer" w:eastAsia="Switzer" w:hAnsi="Switzer" w:cs="Times New Roman"/>
              </w:rPr>
            </w:pPr>
            <w:r>
              <w:rPr>
                <w:rFonts w:ascii="Switzer" w:eastAsia="Switzer" w:hAnsi="Switzer" w:cs="Times New Roman"/>
              </w:rPr>
              <w:t xml:space="preserve">A new sub-section “Group audit consideration” </w:t>
            </w:r>
            <w:r w:rsidR="00FD34B1">
              <w:rPr>
                <w:rFonts w:ascii="Switzer" w:eastAsia="Switzer" w:hAnsi="Switzer" w:cs="Times New Roman"/>
              </w:rPr>
              <w:t>is</w:t>
            </w:r>
            <w:r>
              <w:rPr>
                <w:rFonts w:ascii="Switzer" w:eastAsia="Switzer" w:hAnsi="Switzer" w:cs="Times New Roman"/>
              </w:rPr>
              <w:t xml:space="preserve"> added</w:t>
            </w:r>
            <w:r w:rsidR="00581701">
              <w:rPr>
                <w:rFonts w:ascii="Switzer" w:eastAsia="Switzer" w:hAnsi="Switzer" w:cs="Times New Roman"/>
              </w:rPr>
              <w:t xml:space="preserve"> </w:t>
            </w:r>
            <w:r>
              <w:rPr>
                <w:rFonts w:ascii="Switzer" w:eastAsia="Switzer" w:hAnsi="Switzer" w:cs="Times New Roman"/>
              </w:rPr>
              <w:t xml:space="preserve">for </w:t>
            </w:r>
            <w:r w:rsidR="00FD34B1">
              <w:rPr>
                <w:rFonts w:ascii="Switzer" w:eastAsia="Switzer" w:hAnsi="Switzer" w:cs="Times New Roman"/>
              </w:rPr>
              <w:t xml:space="preserve">the group audit engagements </w:t>
            </w:r>
            <w:r w:rsidR="00581701">
              <w:rPr>
                <w:rFonts w:ascii="Switzer" w:eastAsia="Switzer" w:hAnsi="Switzer" w:cs="Times New Roman"/>
              </w:rPr>
              <w:t xml:space="preserve">with the options </w:t>
            </w:r>
            <w:r w:rsidR="00EE6A62">
              <w:rPr>
                <w:rFonts w:ascii="Switzer" w:eastAsia="Switzer" w:hAnsi="Switzer" w:cs="Times New Roman"/>
              </w:rPr>
              <w:t xml:space="preserve">consolidation, </w:t>
            </w:r>
            <w:r w:rsidR="00581701">
              <w:rPr>
                <w:rFonts w:ascii="Switzer" w:eastAsia="Switzer" w:hAnsi="Switzer" w:cs="Times New Roman"/>
              </w:rPr>
              <w:t>centrally, centrally with component auditors and at component level</w:t>
            </w:r>
            <w:r>
              <w:rPr>
                <w:rFonts w:ascii="Switzer" w:eastAsia="Switzer" w:hAnsi="Switzer" w:cs="Times New Roman"/>
              </w:rPr>
              <w:t xml:space="preserve">.   </w:t>
            </w:r>
          </w:p>
          <w:p w14:paraId="55A43482" w14:textId="77777777" w:rsidR="00296AA9" w:rsidRDefault="00296AA9">
            <w:pPr>
              <w:jc w:val="left"/>
              <w:rPr>
                <w:rFonts w:ascii="Switzer" w:eastAsia="Switzer" w:hAnsi="Switzer" w:cs="Times New Roman"/>
              </w:rPr>
            </w:pPr>
          </w:p>
          <w:p w14:paraId="133C56A4" w14:textId="0E501533" w:rsidR="004A2931" w:rsidRDefault="00296AA9">
            <w:pPr>
              <w:jc w:val="left"/>
              <w:rPr>
                <w:rFonts w:ascii="Switzer" w:eastAsia="Switzer" w:hAnsi="Switzer" w:cs="Times New Roman"/>
              </w:rPr>
            </w:pPr>
            <w:r>
              <w:rPr>
                <w:rFonts w:ascii="Switzer" w:eastAsia="Switzer" w:hAnsi="Switzer" w:cs="Times New Roman"/>
              </w:rPr>
              <w:t xml:space="preserve">The group auditor’s determination at which level audit work will be performed </w:t>
            </w:r>
            <w:r w:rsidR="00A449FE">
              <w:rPr>
                <w:rFonts w:ascii="Switzer" w:eastAsia="Switzer" w:hAnsi="Switzer" w:cs="Times New Roman"/>
              </w:rPr>
              <w:t>i</w:t>
            </w:r>
            <w:r>
              <w:rPr>
                <w:rFonts w:ascii="Switzer" w:eastAsia="Switzer" w:hAnsi="Switzer" w:cs="Times New Roman"/>
              </w:rPr>
              <w:t>n 12.20G</w:t>
            </w:r>
            <w:r w:rsidR="00FD34B1">
              <w:rPr>
                <w:rFonts w:ascii="Switzer" w:eastAsia="Switzer" w:hAnsi="Switzer" w:cs="Times New Roman"/>
              </w:rPr>
              <w:t xml:space="preserve"> (New) Further audit work at components</w:t>
            </w:r>
            <w:r>
              <w:rPr>
                <w:rFonts w:ascii="Switzer" w:eastAsia="Switzer" w:hAnsi="Switzer" w:cs="Times New Roman"/>
              </w:rPr>
              <w:t xml:space="preserve"> will pull through to 12.20.   </w:t>
            </w:r>
          </w:p>
          <w:p w14:paraId="177F43B5" w14:textId="7EB0120B" w:rsidR="00296AA9" w:rsidRPr="00FC2360" w:rsidRDefault="00FD34B1">
            <w:pPr>
              <w:jc w:val="left"/>
              <w:rPr>
                <w:rFonts w:ascii="Switzer" w:eastAsia="Switzer" w:hAnsi="Switzer" w:cs="Times New Roman"/>
              </w:rPr>
            </w:pPr>
            <w:r>
              <w:rPr>
                <w:rFonts w:ascii="Switzer" w:eastAsia="Switzer" w:hAnsi="Switzer" w:cs="Times New Roman"/>
              </w:rPr>
              <w:t>Users</w:t>
            </w:r>
            <w:r w:rsidR="00296AA9">
              <w:rPr>
                <w:rFonts w:ascii="Switzer" w:eastAsia="Switzer" w:hAnsi="Switzer" w:cs="Times New Roman"/>
              </w:rPr>
              <w:t xml:space="preserve"> will not </w:t>
            </w:r>
            <w:r w:rsidR="00BE3673">
              <w:rPr>
                <w:rFonts w:ascii="Switzer" w:eastAsia="Switzer" w:hAnsi="Switzer" w:cs="Times New Roman"/>
              </w:rPr>
              <w:t>be able</w:t>
            </w:r>
            <w:r w:rsidR="00296AA9">
              <w:rPr>
                <w:rFonts w:ascii="Switzer" w:eastAsia="Switzer" w:hAnsi="Switzer" w:cs="Times New Roman"/>
              </w:rPr>
              <w:t xml:space="preserve"> to override the selection.  Any changes related to the level at which audit w</w:t>
            </w:r>
            <w:r w:rsidR="005864B4">
              <w:rPr>
                <w:rFonts w:ascii="Switzer" w:eastAsia="Switzer" w:hAnsi="Switzer" w:cs="Times New Roman"/>
              </w:rPr>
              <w:t xml:space="preserve">ork </w:t>
            </w:r>
            <w:r w:rsidR="00296AA9">
              <w:rPr>
                <w:rFonts w:ascii="Switzer" w:eastAsia="Switzer" w:hAnsi="Switzer" w:cs="Times New Roman"/>
              </w:rPr>
              <w:t>should be performed, should be recorded on 12.20G.</w:t>
            </w:r>
          </w:p>
        </w:tc>
      </w:tr>
      <w:tr w:rsidR="00296AA9" w:rsidRPr="00FC2360" w14:paraId="2981B796" w14:textId="77777777">
        <w:trPr>
          <w:gridAfter w:val="1"/>
          <w:wAfter w:w="6" w:type="dxa"/>
        </w:trPr>
        <w:tc>
          <w:tcPr>
            <w:tcW w:w="3544" w:type="dxa"/>
            <w:tcBorders>
              <w:top w:val="single" w:sz="4" w:space="0" w:color="auto"/>
              <w:bottom w:val="single" w:sz="4" w:space="0" w:color="auto"/>
            </w:tcBorders>
          </w:tcPr>
          <w:p w14:paraId="4997A4B2" w14:textId="77777777" w:rsidR="00296AA9" w:rsidRPr="00FC2360" w:rsidRDefault="00296AA9">
            <w:pPr>
              <w:rPr>
                <w:rFonts w:ascii="Switzer" w:eastAsia="Switzer" w:hAnsi="Switzer" w:cs="Times New Roman"/>
              </w:rPr>
            </w:pPr>
            <w:r>
              <w:rPr>
                <w:rFonts w:ascii="Switzer" w:eastAsia="Switzer" w:hAnsi="Switzer" w:cs="Times New Roman"/>
              </w:rPr>
              <w:lastRenderedPageBreak/>
              <w:t>Group audit procedures</w:t>
            </w:r>
          </w:p>
        </w:tc>
        <w:tc>
          <w:tcPr>
            <w:tcW w:w="1418" w:type="dxa"/>
          </w:tcPr>
          <w:p w14:paraId="59961DB9" w14:textId="77777777" w:rsidR="00296AA9" w:rsidRPr="00FC2360" w:rsidRDefault="00296AA9">
            <w:pPr>
              <w:rPr>
                <w:rFonts w:ascii="Switzer" w:eastAsia="Switzer" w:hAnsi="Switzer" w:cs="Times New Roman"/>
              </w:rPr>
            </w:pPr>
          </w:p>
        </w:tc>
        <w:tc>
          <w:tcPr>
            <w:tcW w:w="3969" w:type="dxa"/>
          </w:tcPr>
          <w:p w14:paraId="6EFF32F9" w14:textId="6A624FB6" w:rsidR="00296AA9" w:rsidRDefault="00296AA9">
            <w:pPr>
              <w:jc w:val="left"/>
              <w:rPr>
                <w:rFonts w:ascii="Switzer" w:eastAsia="Switzer" w:hAnsi="Switzer" w:cs="Times New Roman"/>
              </w:rPr>
            </w:pPr>
            <w:r>
              <w:rPr>
                <w:rFonts w:ascii="Switzer" w:eastAsia="Switzer" w:hAnsi="Switzer" w:cs="Times New Roman"/>
              </w:rPr>
              <w:t xml:space="preserve">A new sub-section “Group audit procedures” </w:t>
            </w:r>
            <w:r w:rsidR="00D95097">
              <w:rPr>
                <w:rFonts w:ascii="Switzer" w:eastAsia="Switzer" w:hAnsi="Switzer" w:cs="Times New Roman"/>
              </w:rPr>
              <w:t>is added</w:t>
            </w:r>
            <w:r w:rsidR="005D15D4">
              <w:rPr>
                <w:rFonts w:ascii="Switzer" w:eastAsia="Switzer" w:hAnsi="Switzer" w:cs="Times New Roman"/>
              </w:rPr>
              <w:t xml:space="preserve"> </w:t>
            </w:r>
            <w:r>
              <w:rPr>
                <w:rFonts w:ascii="Switzer" w:eastAsia="Switzer" w:hAnsi="Switzer" w:cs="Times New Roman"/>
              </w:rPr>
              <w:t xml:space="preserve">for </w:t>
            </w:r>
            <w:r w:rsidR="00D95097">
              <w:rPr>
                <w:rFonts w:ascii="Switzer" w:eastAsia="Switzer" w:hAnsi="Switzer" w:cs="Times New Roman"/>
              </w:rPr>
              <w:t>the group audit engagements</w:t>
            </w:r>
            <w:r>
              <w:rPr>
                <w:rFonts w:ascii="Switzer" w:eastAsia="Switzer" w:hAnsi="Switzer" w:cs="Times New Roman"/>
              </w:rPr>
              <w:t>.</w:t>
            </w:r>
          </w:p>
          <w:p w14:paraId="4F536275" w14:textId="77777777" w:rsidR="00296AA9" w:rsidRDefault="00296AA9">
            <w:pPr>
              <w:jc w:val="left"/>
              <w:rPr>
                <w:rFonts w:ascii="Switzer" w:eastAsia="Switzer" w:hAnsi="Switzer" w:cs="Times New Roman"/>
              </w:rPr>
            </w:pPr>
          </w:p>
          <w:p w14:paraId="4CF500D7" w14:textId="56694145" w:rsidR="00296AA9" w:rsidRDefault="00296AA9">
            <w:pPr>
              <w:jc w:val="left"/>
              <w:rPr>
                <w:rFonts w:ascii="Switzer" w:eastAsia="Switzer" w:hAnsi="Switzer" w:cs="Times New Roman"/>
              </w:rPr>
            </w:pPr>
            <w:r>
              <w:rPr>
                <w:rFonts w:ascii="Switzer" w:eastAsia="Switzer" w:hAnsi="Switzer" w:cs="Times New Roman"/>
              </w:rPr>
              <w:t>Two new audit procedures are included</w:t>
            </w:r>
            <w:r w:rsidR="005D15D4">
              <w:rPr>
                <w:rFonts w:ascii="Switzer" w:eastAsia="Switzer" w:hAnsi="Switzer" w:cs="Times New Roman"/>
              </w:rPr>
              <w:t xml:space="preserve"> for the group audit engagements, namely</w:t>
            </w:r>
            <w:r>
              <w:rPr>
                <w:rFonts w:ascii="Switzer" w:eastAsia="Switzer" w:hAnsi="Switzer" w:cs="Times New Roman"/>
              </w:rPr>
              <w:t>:</w:t>
            </w:r>
          </w:p>
          <w:p w14:paraId="6E2E05E1" w14:textId="77777777" w:rsidR="00296AA9" w:rsidRPr="00A456B4" w:rsidRDefault="00296AA9" w:rsidP="00C85373">
            <w:pPr>
              <w:pStyle w:val="ListParagraph"/>
              <w:numPr>
                <w:ilvl w:val="0"/>
                <w:numId w:val="8"/>
              </w:numPr>
              <w:rPr>
                <w:rFonts w:ascii="Switzer" w:eastAsia="Switzer" w:hAnsi="Switzer" w:cs="Times New Roman"/>
              </w:rPr>
            </w:pPr>
            <w:r w:rsidRPr="00A456B4">
              <w:rPr>
                <w:rFonts w:ascii="Switzer" w:eastAsia="Switzer" w:hAnsi="Switzer" w:cs="Times New Roman"/>
              </w:rPr>
              <w:t>Use of component auditors</w:t>
            </w:r>
          </w:p>
          <w:p w14:paraId="76A47768" w14:textId="77777777" w:rsidR="00296AA9" w:rsidRPr="00A456B4" w:rsidRDefault="00296AA9" w:rsidP="00C85373">
            <w:pPr>
              <w:pStyle w:val="ListParagraph"/>
              <w:numPr>
                <w:ilvl w:val="0"/>
                <w:numId w:val="8"/>
              </w:numPr>
              <w:rPr>
                <w:rFonts w:ascii="Switzer" w:eastAsia="Switzer" w:hAnsi="Switzer" w:cs="Times New Roman"/>
              </w:rPr>
            </w:pPr>
            <w:r w:rsidRPr="00A456B4">
              <w:rPr>
                <w:rFonts w:ascii="Switzer" w:eastAsia="Switzer" w:hAnsi="Switzer" w:cs="Times New Roman"/>
              </w:rPr>
              <w:t>Consolidation process</w:t>
            </w:r>
          </w:p>
          <w:p w14:paraId="1E85B590" w14:textId="77777777" w:rsidR="00296AA9" w:rsidRPr="00920417" w:rsidRDefault="00296AA9">
            <w:pPr>
              <w:pStyle w:val="ListParagraph"/>
              <w:rPr>
                <w:rFonts w:ascii="Switzer" w:eastAsia="Switzer" w:hAnsi="Switzer" w:cs="Times New Roman"/>
              </w:rPr>
            </w:pPr>
          </w:p>
          <w:p w14:paraId="440C32A6" w14:textId="77777777" w:rsidR="009A438E" w:rsidRDefault="009A438E">
            <w:pPr>
              <w:jc w:val="left"/>
              <w:rPr>
                <w:rFonts w:ascii="Switzer" w:eastAsia="Switzer" w:hAnsi="Switzer" w:cs="Times New Roman"/>
              </w:rPr>
            </w:pPr>
            <w:r w:rsidRPr="009A438E">
              <w:rPr>
                <w:rFonts w:ascii="Switzer" w:eastAsia="Switzer" w:hAnsi="Switzer" w:cs="Times New Roman"/>
              </w:rPr>
              <w:t xml:space="preserve">“Use of component auditors” on 12.20 Audit plan and strategy will be </w:t>
            </w:r>
            <w:proofErr w:type="gramStart"/>
            <w:r w:rsidRPr="009A438E">
              <w:rPr>
                <w:rFonts w:ascii="Switzer" w:eastAsia="Switzer" w:hAnsi="Switzer" w:cs="Times New Roman"/>
              </w:rPr>
              <w:t>auto-ticked</w:t>
            </w:r>
            <w:proofErr w:type="gramEnd"/>
            <w:r>
              <w:rPr>
                <w:rFonts w:ascii="Switzer" w:eastAsia="Switzer" w:hAnsi="Switzer" w:cs="Times New Roman"/>
              </w:rPr>
              <w:t xml:space="preserve"> w</w:t>
            </w:r>
            <w:r w:rsidR="00296AA9">
              <w:rPr>
                <w:rFonts w:ascii="Switzer" w:eastAsia="Switzer" w:hAnsi="Switzer" w:cs="Times New Roman"/>
              </w:rPr>
              <w:t xml:space="preserve">hen </w:t>
            </w:r>
            <w:r w:rsidR="005D15D4">
              <w:rPr>
                <w:rFonts w:ascii="Switzer" w:eastAsia="Switzer" w:hAnsi="Switzer" w:cs="Times New Roman"/>
              </w:rPr>
              <w:t>users</w:t>
            </w:r>
            <w:r w:rsidR="00296AA9">
              <w:rPr>
                <w:rFonts w:ascii="Switzer" w:eastAsia="Switzer" w:hAnsi="Switzer" w:cs="Times New Roman"/>
              </w:rPr>
              <w:t xml:space="preserve"> elected on 12.2</w:t>
            </w:r>
            <w:r w:rsidR="00001ADA">
              <w:rPr>
                <w:rFonts w:ascii="Switzer" w:eastAsia="Switzer" w:hAnsi="Switzer" w:cs="Times New Roman"/>
              </w:rPr>
              <w:t>0</w:t>
            </w:r>
            <w:r w:rsidR="00296AA9">
              <w:rPr>
                <w:rFonts w:ascii="Switzer" w:eastAsia="Switzer" w:hAnsi="Switzer" w:cs="Times New Roman"/>
              </w:rPr>
              <w:t xml:space="preserve">G </w:t>
            </w:r>
            <w:r w:rsidR="00747163">
              <w:rPr>
                <w:rFonts w:ascii="Switzer" w:eastAsia="Switzer" w:hAnsi="Switzer" w:cs="Times New Roman"/>
              </w:rPr>
              <w:t xml:space="preserve">(New) </w:t>
            </w:r>
            <w:r w:rsidR="00001ADA">
              <w:rPr>
                <w:rFonts w:ascii="Switzer" w:eastAsia="Switzer" w:hAnsi="Switzer" w:cs="Times New Roman"/>
              </w:rPr>
              <w:t>Further audit work at components</w:t>
            </w:r>
            <w:r w:rsidR="00747163">
              <w:rPr>
                <w:rFonts w:ascii="Switzer" w:eastAsia="Switzer" w:hAnsi="Switzer" w:cs="Times New Roman"/>
              </w:rPr>
              <w:t xml:space="preserve"> </w:t>
            </w:r>
            <w:r w:rsidR="00296AA9">
              <w:rPr>
                <w:rFonts w:ascii="Switzer" w:eastAsia="Switzer" w:hAnsi="Switzer" w:cs="Times New Roman"/>
              </w:rPr>
              <w:t>that audit work for SCOTABD</w:t>
            </w:r>
            <w:r w:rsidR="007758C3">
              <w:rPr>
                <w:rFonts w:ascii="Switzer" w:eastAsia="Switzer" w:hAnsi="Switzer" w:cs="Times New Roman"/>
              </w:rPr>
              <w:t>s</w:t>
            </w:r>
            <w:r w:rsidR="00296AA9">
              <w:rPr>
                <w:rFonts w:ascii="Switzer" w:eastAsia="Switzer" w:hAnsi="Switzer" w:cs="Times New Roman"/>
              </w:rPr>
              <w:t xml:space="preserve"> or material COTABD</w:t>
            </w:r>
            <w:r w:rsidR="007758C3">
              <w:rPr>
                <w:rFonts w:ascii="Switzer" w:eastAsia="Switzer" w:hAnsi="Switzer" w:cs="Times New Roman"/>
              </w:rPr>
              <w:t>s</w:t>
            </w:r>
            <w:r w:rsidR="00296AA9">
              <w:rPr>
                <w:rFonts w:ascii="Switzer" w:eastAsia="Switzer" w:hAnsi="Switzer" w:cs="Times New Roman"/>
              </w:rPr>
              <w:t xml:space="preserve"> should be done either</w:t>
            </w:r>
          </w:p>
          <w:p w14:paraId="24ED63F5" w14:textId="7B0C2BA4" w:rsidR="004D1570" w:rsidRDefault="009A438E" w:rsidP="009A0F9A">
            <w:pPr>
              <w:pStyle w:val="ListParagraph"/>
              <w:numPr>
                <w:ilvl w:val="0"/>
                <w:numId w:val="48"/>
              </w:numPr>
              <w:jc w:val="left"/>
              <w:rPr>
                <w:rFonts w:ascii="Switzer" w:eastAsia="Switzer" w:hAnsi="Switzer" w:cs="Times New Roman"/>
              </w:rPr>
            </w:pPr>
            <w:r>
              <w:rPr>
                <w:rFonts w:ascii="Switzer" w:eastAsia="Switzer" w:hAnsi="Switzer" w:cs="Times New Roman"/>
              </w:rPr>
              <w:t>C</w:t>
            </w:r>
            <w:r w:rsidR="00296AA9" w:rsidRPr="009A438E">
              <w:rPr>
                <w:rFonts w:ascii="Switzer" w:eastAsia="Switzer" w:hAnsi="Switzer" w:cs="Times New Roman"/>
              </w:rPr>
              <w:t>entrally</w:t>
            </w:r>
            <w:r w:rsidR="00B0116C">
              <w:rPr>
                <w:rFonts w:ascii="Switzer" w:eastAsia="Switzer" w:hAnsi="Switzer" w:cs="Times New Roman"/>
              </w:rPr>
              <w:t xml:space="preserve"> </w:t>
            </w:r>
            <w:r w:rsidR="004D1570">
              <w:rPr>
                <w:rFonts w:ascii="Switzer" w:eastAsia="Switzer" w:hAnsi="Switzer" w:cs="Times New Roman"/>
              </w:rPr>
              <w:t>- C</w:t>
            </w:r>
            <w:r w:rsidR="00296AA9" w:rsidRPr="009A438E">
              <w:rPr>
                <w:rFonts w:ascii="Switzer" w:eastAsia="Switzer" w:hAnsi="Switzer" w:cs="Times New Roman"/>
              </w:rPr>
              <w:t>omponent auditor</w:t>
            </w:r>
            <w:r w:rsidR="004D1570">
              <w:rPr>
                <w:rFonts w:ascii="Switzer" w:eastAsia="Switzer" w:hAnsi="Switzer" w:cs="Times New Roman"/>
              </w:rPr>
              <w:t xml:space="preserve"> with group auditor, </w:t>
            </w:r>
            <w:r w:rsidR="00296AA9" w:rsidRPr="009A438E">
              <w:rPr>
                <w:rFonts w:ascii="Switzer" w:eastAsia="Switzer" w:hAnsi="Switzer" w:cs="Times New Roman"/>
              </w:rPr>
              <w:t>or</w:t>
            </w:r>
          </w:p>
          <w:p w14:paraId="7C48AF47" w14:textId="1AB4258C" w:rsidR="00B0116C" w:rsidRDefault="00B0116C" w:rsidP="009A0F9A">
            <w:pPr>
              <w:pStyle w:val="ListParagraph"/>
              <w:numPr>
                <w:ilvl w:val="0"/>
                <w:numId w:val="48"/>
              </w:numPr>
              <w:jc w:val="left"/>
              <w:rPr>
                <w:rFonts w:ascii="Switzer" w:eastAsia="Switzer" w:hAnsi="Switzer" w:cs="Times New Roman"/>
              </w:rPr>
            </w:pPr>
            <w:r>
              <w:rPr>
                <w:rFonts w:ascii="Switzer" w:eastAsia="Switzer" w:hAnsi="Switzer" w:cs="Times New Roman"/>
              </w:rPr>
              <w:t>At</w:t>
            </w:r>
            <w:r w:rsidR="00296AA9" w:rsidRPr="009A438E">
              <w:rPr>
                <w:rFonts w:ascii="Switzer" w:eastAsia="Switzer" w:hAnsi="Switzer" w:cs="Times New Roman"/>
              </w:rPr>
              <w:t xml:space="preserve"> component level</w:t>
            </w:r>
            <w:r>
              <w:rPr>
                <w:rFonts w:ascii="Switzer" w:eastAsia="Switzer" w:hAnsi="Switzer" w:cs="Times New Roman"/>
              </w:rPr>
              <w:t xml:space="preserve"> – Component auditor.</w:t>
            </w:r>
            <w:r w:rsidR="00296AA9" w:rsidRPr="009A438E">
              <w:rPr>
                <w:rFonts w:ascii="Switzer" w:eastAsia="Switzer" w:hAnsi="Switzer" w:cs="Times New Roman"/>
              </w:rPr>
              <w:t xml:space="preserve"> </w:t>
            </w:r>
          </w:p>
          <w:p w14:paraId="0A9314A1" w14:textId="0B794217" w:rsidR="00296AA9" w:rsidRPr="00B0116C" w:rsidRDefault="00296AA9" w:rsidP="00B0116C">
            <w:pPr>
              <w:rPr>
                <w:rFonts w:ascii="Switzer" w:eastAsia="Switzer" w:hAnsi="Switzer" w:cs="Times New Roman"/>
              </w:rPr>
            </w:pPr>
            <w:r w:rsidRPr="00B0116C">
              <w:rPr>
                <w:rFonts w:ascii="Switzer" w:eastAsia="Switzer" w:hAnsi="Switzer" w:cs="Times New Roman"/>
              </w:rPr>
              <w:t xml:space="preserve">Audit procedures related to use of component auditors will be included in the relevant work program. </w:t>
            </w:r>
          </w:p>
          <w:p w14:paraId="478B2A9F" w14:textId="77777777" w:rsidR="00296AA9" w:rsidRDefault="00296AA9">
            <w:pPr>
              <w:rPr>
                <w:rFonts w:ascii="Switzer" w:eastAsia="Switzer" w:hAnsi="Switzer" w:cs="Times New Roman"/>
              </w:rPr>
            </w:pPr>
          </w:p>
          <w:p w14:paraId="032A2B70" w14:textId="77777777" w:rsidR="007E3DEA" w:rsidRDefault="00747163">
            <w:pPr>
              <w:rPr>
                <w:rFonts w:ascii="Switzer" w:eastAsia="Switzer" w:hAnsi="Switzer" w:cs="Times New Roman"/>
              </w:rPr>
            </w:pPr>
            <w:r>
              <w:rPr>
                <w:rFonts w:ascii="Switzer" w:eastAsia="Switzer" w:hAnsi="Switzer" w:cs="Times New Roman"/>
              </w:rPr>
              <w:t>When</w:t>
            </w:r>
            <w:r w:rsidR="007E3DEA">
              <w:rPr>
                <w:rFonts w:ascii="Switzer" w:eastAsia="Switzer" w:hAnsi="Switzer" w:cs="Times New Roman"/>
              </w:rPr>
              <w:t xml:space="preserve"> “Consolidation process” is selected as inherent risk factor when a risk is recorded, the </w:t>
            </w:r>
            <w:r w:rsidR="00296AA9">
              <w:rPr>
                <w:rFonts w:ascii="Switzer" w:eastAsia="Switzer" w:hAnsi="Switzer" w:cs="Times New Roman"/>
              </w:rPr>
              <w:t xml:space="preserve">“Consolidation process” </w:t>
            </w:r>
            <w:r>
              <w:rPr>
                <w:rFonts w:ascii="Switzer" w:eastAsia="Switzer" w:hAnsi="Switzer" w:cs="Times New Roman"/>
              </w:rPr>
              <w:t>on 12.20 Audit plan and strategy for the relevant COTABD</w:t>
            </w:r>
            <w:r w:rsidR="00296AA9">
              <w:rPr>
                <w:rFonts w:ascii="Switzer" w:eastAsia="Switzer" w:hAnsi="Switzer" w:cs="Times New Roman"/>
              </w:rPr>
              <w:t xml:space="preserve"> will be </w:t>
            </w:r>
            <w:proofErr w:type="gramStart"/>
            <w:r w:rsidR="00296AA9">
              <w:rPr>
                <w:rFonts w:ascii="Switzer" w:eastAsia="Switzer" w:hAnsi="Switzer" w:cs="Times New Roman"/>
              </w:rPr>
              <w:t>auto-ticked</w:t>
            </w:r>
            <w:proofErr w:type="gramEnd"/>
            <w:r w:rsidR="00296AA9">
              <w:rPr>
                <w:rFonts w:ascii="Switzer" w:eastAsia="Switzer" w:hAnsi="Switzer" w:cs="Times New Roman"/>
              </w:rPr>
              <w:t xml:space="preserve">.  </w:t>
            </w:r>
          </w:p>
          <w:p w14:paraId="40EEF033" w14:textId="2CD85B0F" w:rsidR="00296AA9" w:rsidRPr="00FC2360" w:rsidRDefault="00296AA9">
            <w:pPr>
              <w:rPr>
                <w:rFonts w:ascii="Switzer" w:eastAsia="Switzer" w:hAnsi="Switzer" w:cs="Times New Roman"/>
              </w:rPr>
            </w:pPr>
            <w:r>
              <w:rPr>
                <w:rFonts w:ascii="Switzer" w:eastAsia="Switzer" w:hAnsi="Switzer" w:cs="Times New Roman"/>
              </w:rPr>
              <w:t>The group auditor will be required to formulate and record audit procedures on the relevant work program to respond to the inherent risk related to the consolidation process.</w:t>
            </w:r>
          </w:p>
        </w:tc>
      </w:tr>
      <w:tr w:rsidR="00296AA9" w14:paraId="7D34F152" w14:textId="77777777">
        <w:trPr>
          <w:gridAfter w:val="1"/>
          <w:wAfter w:w="6" w:type="dxa"/>
        </w:trPr>
        <w:tc>
          <w:tcPr>
            <w:tcW w:w="3544" w:type="dxa"/>
            <w:tcBorders>
              <w:top w:val="single" w:sz="4" w:space="0" w:color="auto"/>
              <w:bottom w:val="single" w:sz="4" w:space="0" w:color="auto"/>
            </w:tcBorders>
          </w:tcPr>
          <w:p w14:paraId="706CADE9" w14:textId="77777777" w:rsidR="00296AA9" w:rsidRDefault="00296AA9">
            <w:pPr>
              <w:rPr>
                <w:rFonts w:ascii="Switzer" w:eastAsia="Switzer" w:hAnsi="Switzer" w:cs="Times New Roman"/>
              </w:rPr>
            </w:pPr>
            <w:r>
              <w:rPr>
                <w:rFonts w:ascii="Switzer" w:eastAsia="Switzer" w:hAnsi="Switzer" w:cs="Times New Roman"/>
              </w:rPr>
              <w:t>Audit procedures</w:t>
            </w:r>
          </w:p>
        </w:tc>
        <w:tc>
          <w:tcPr>
            <w:tcW w:w="1418" w:type="dxa"/>
          </w:tcPr>
          <w:p w14:paraId="1458BB3C" w14:textId="77777777" w:rsidR="00296AA9" w:rsidRPr="00FC2360" w:rsidRDefault="00296AA9">
            <w:pPr>
              <w:rPr>
                <w:rFonts w:ascii="Switzer" w:eastAsia="Switzer" w:hAnsi="Switzer" w:cs="Times New Roman"/>
              </w:rPr>
            </w:pPr>
          </w:p>
        </w:tc>
        <w:tc>
          <w:tcPr>
            <w:tcW w:w="3969" w:type="dxa"/>
          </w:tcPr>
          <w:p w14:paraId="2B139C61" w14:textId="13481E21" w:rsidR="00296AA9" w:rsidRDefault="00296AA9">
            <w:pPr>
              <w:rPr>
                <w:rFonts w:ascii="Switzer" w:eastAsia="Switzer" w:hAnsi="Switzer" w:cs="Times New Roman"/>
              </w:rPr>
            </w:pPr>
            <w:bookmarkStart w:id="57" w:name="_Hlk168586430"/>
            <w:r>
              <w:rPr>
                <w:rFonts w:ascii="Switzer" w:eastAsia="Switzer" w:hAnsi="Switzer" w:cs="Times New Roman"/>
              </w:rPr>
              <w:t xml:space="preserve">When </w:t>
            </w:r>
            <w:r w:rsidR="009851AC">
              <w:rPr>
                <w:rFonts w:ascii="Switzer" w:eastAsia="Switzer" w:hAnsi="Switzer" w:cs="Times New Roman"/>
              </w:rPr>
              <w:t>users</w:t>
            </w:r>
            <w:r>
              <w:rPr>
                <w:rFonts w:ascii="Switzer" w:eastAsia="Switzer" w:hAnsi="Switzer" w:cs="Times New Roman"/>
              </w:rPr>
              <w:t xml:space="preserve"> elected that audit work for a SCOTABD or material COTABD will only be done at component level, the following audit procedures will not be available for selection:</w:t>
            </w:r>
          </w:p>
          <w:p w14:paraId="2A62F5D4" w14:textId="77777777" w:rsidR="00296AA9" w:rsidRPr="00A456B4" w:rsidRDefault="00296AA9" w:rsidP="00C85373">
            <w:pPr>
              <w:pStyle w:val="ListParagraph"/>
              <w:numPr>
                <w:ilvl w:val="0"/>
                <w:numId w:val="9"/>
              </w:numPr>
              <w:rPr>
                <w:rFonts w:ascii="Switzer" w:eastAsia="Switzer" w:hAnsi="Switzer" w:cs="Times New Roman"/>
              </w:rPr>
            </w:pPr>
            <w:r w:rsidRPr="00A456B4">
              <w:rPr>
                <w:rFonts w:ascii="Switzer" w:eastAsia="Switzer" w:hAnsi="Switzer" w:cs="Times New Roman"/>
              </w:rPr>
              <w:t>Extended analytical review</w:t>
            </w:r>
          </w:p>
          <w:p w14:paraId="317D8F86" w14:textId="77777777" w:rsidR="00296AA9" w:rsidRPr="00A456B4" w:rsidRDefault="00296AA9" w:rsidP="00C85373">
            <w:pPr>
              <w:pStyle w:val="ListParagraph"/>
              <w:numPr>
                <w:ilvl w:val="0"/>
                <w:numId w:val="9"/>
              </w:numPr>
              <w:rPr>
                <w:rFonts w:ascii="Switzer" w:eastAsia="Switzer" w:hAnsi="Switzer" w:cs="Times New Roman"/>
              </w:rPr>
            </w:pPr>
            <w:r w:rsidRPr="00A456B4">
              <w:rPr>
                <w:rFonts w:ascii="Switzer" w:eastAsia="Switzer" w:hAnsi="Switzer" w:cs="Times New Roman"/>
              </w:rPr>
              <w:t>Extended test of detail</w:t>
            </w:r>
          </w:p>
          <w:p w14:paraId="38F7C26D" w14:textId="77777777" w:rsidR="00296AA9" w:rsidRPr="00A456B4" w:rsidRDefault="00296AA9" w:rsidP="00C85373">
            <w:pPr>
              <w:pStyle w:val="ListParagraph"/>
              <w:numPr>
                <w:ilvl w:val="0"/>
                <w:numId w:val="9"/>
              </w:numPr>
              <w:rPr>
                <w:rFonts w:ascii="Switzer" w:eastAsia="Switzer" w:hAnsi="Switzer" w:cs="Times New Roman"/>
              </w:rPr>
            </w:pPr>
            <w:r w:rsidRPr="00A456B4">
              <w:rPr>
                <w:rFonts w:ascii="Switzer" w:eastAsia="Switzer" w:hAnsi="Switzer" w:cs="Times New Roman"/>
              </w:rPr>
              <w:t>Substantive sampling</w:t>
            </w:r>
          </w:p>
          <w:p w14:paraId="13EA92A9" w14:textId="77777777" w:rsidR="00296AA9" w:rsidRDefault="00296AA9">
            <w:pPr>
              <w:rPr>
                <w:rFonts w:ascii="Switzer" w:eastAsia="Switzer" w:hAnsi="Switzer" w:cs="Times New Roman"/>
              </w:rPr>
            </w:pPr>
          </w:p>
          <w:p w14:paraId="6BDC4AF8" w14:textId="709E7CBD" w:rsidR="00296AA9" w:rsidRDefault="00296AA9">
            <w:pPr>
              <w:rPr>
                <w:rFonts w:ascii="Switzer" w:eastAsia="Switzer" w:hAnsi="Switzer" w:cs="Times New Roman"/>
              </w:rPr>
            </w:pPr>
            <w:r>
              <w:rPr>
                <w:rFonts w:ascii="Switzer" w:eastAsia="Switzer" w:hAnsi="Switzer" w:cs="Times New Roman"/>
              </w:rPr>
              <w:t xml:space="preserve">“Required procedures” will not be </w:t>
            </w:r>
            <w:proofErr w:type="gramStart"/>
            <w:r>
              <w:rPr>
                <w:rFonts w:ascii="Switzer" w:eastAsia="Switzer" w:hAnsi="Switzer" w:cs="Times New Roman"/>
              </w:rPr>
              <w:t>auto-ticked</w:t>
            </w:r>
            <w:proofErr w:type="gramEnd"/>
            <w:r>
              <w:rPr>
                <w:rFonts w:ascii="Switzer" w:eastAsia="Switzer" w:hAnsi="Switzer" w:cs="Times New Roman"/>
              </w:rPr>
              <w:t xml:space="preserve"> and will also not be available for selection.  The audit work for the relevant COTABD will be performed at component level.  </w:t>
            </w:r>
            <w:bookmarkEnd w:id="57"/>
          </w:p>
        </w:tc>
      </w:tr>
      <w:tr w:rsidR="00296AA9" w14:paraId="1F7CA9DF" w14:textId="77777777">
        <w:trPr>
          <w:gridAfter w:val="1"/>
          <w:wAfter w:w="6" w:type="dxa"/>
        </w:trPr>
        <w:tc>
          <w:tcPr>
            <w:tcW w:w="3544" w:type="dxa"/>
            <w:tcBorders>
              <w:top w:val="single" w:sz="4" w:space="0" w:color="auto"/>
              <w:bottom w:val="single" w:sz="4" w:space="0" w:color="auto"/>
            </w:tcBorders>
          </w:tcPr>
          <w:p w14:paraId="731ABFE9" w14:textId="77777777" w:rsidR="00296AA9" w:rsidRDefault="00296AA9">
            <w:pPr>
              <w:rPr>
                <w:rFonts w:ascii="Switzer" w:eastAsia="Switzer" w:hAnsi="Switzer" w:cs="Times New Roman"/>
              </w:rPr>
            </w:pPr>
            <w:r>
              <w:rPr>
                <w:rFonts w:ascii="Switzer" w:eastAsia="Switzer" w:hAnsi="Switzer" w:cs="Times New Roman"/>
              </w:rPr>
              <w:lastRenderedPageBreak/>
              <w:t xml:space="preserve">Audit considerations </w:t>
            </w:r>
          </w:p>
        </w:tc>
        <w:tc>
          <w:tcPr>
            <w:tcW w:w="1418" w:type="dxa"/>
          </w:tcPr>
          <w:p w14:paraId="644147DA" w14:textId="77777777" w:rsidR="00296AA9" w:rsidRPr="00FC2360" w:rsidRDefault="00296AA9">
            <w:pPr>
              <w:rPr>
                <w:rFonts w:ascii="Switzer" w:eastAsia="Switzer" w:hAnsi="Switzer" w:cs="Times New Roman"/>
              </w:rPr>
            </w:pPr>
          </w:p>
        </w:tc>
        <w:tc>
          <w:tcPr>
            <w:tcW w:w="3969" w:type="dxa"/>
          </w:tcPr>
          <w:p w14:paraId="0F0B2649" w14:textId="3ED5F18D" w:rsidR="0032024A" w:rsidRDefault="00296AA9">
            <w:pPr>
              <w:rPr>
                <w:rFonts w:ascii="Switzer" w:eastAsia="Switzer" w:hAnsi="Switzer" w:cs="Times New Roman"/>
              </w:rPr>
            </w:pPr>
            <w:r>
              <w:rPr>
                <w:rFonts w:ascii="Switzer" w:eastAsia="Switzer" w:hAnsi="Switzer" w:cs="Times New Roman"/>
              </w:rPr>
              <w:t>When group auditor</w:t>
            </w:r>
            <w:r w:rsidR="00DA1600">
              <w:rPr>
                <w:rFonts w:ascii="Switzer" w:eastAsia="Switzer" w:hAnsi="Switzer" w:cs="Times New Roman"/>
              </w:rPr>
              <w:t>s</w:t>
            </w:r>
            <w:r>
              <w:rPr>
                <w:rFonts w:ascii="Switzer" w:eastAsia="Switzer" w:hAnsi="Switzer" w:cs="Times New Roman"/>
              </w:rPr>
              <w:t xml:space="preserve"> determined that further audit work will only be performed at component level for a particular COTABD,</w:t>
            </w:r>
            <w:r w:rsidR="00280119">
              <w:rPr>
                <w:rFonts w:ascii="Switzer" w:eastAsia="Switzer" w:hAnsi="Switzer" w:cs="Times New Roman"/>
              </w:rPr>
              <w:t xml:space="preserve"> the audit considerations such as</w:t>
            </w:r>
            <w:r>
              <w:rPr>
                <w:rFonts w:ascii="Switzer" w:eastAsia="Switzer" w:hAnsi="Switzer" w:cs="Times New Roman"/>
              </w:rPr>
              <w:t xml:space="preserve"> “</w:t>
            </w:r>
            <w:r w:rsidRPr="00FC10E0">
              <w:rPr>
                <w:rFonts w:ascii="Switzer" w:eastAsia="Switzer" w:hAnsi="Switzer" w:cs="Times New Roman"/>
              </w:rPr>
              <w:t>Laws and regulations may have direct effect on determination of amounts and disclosures (ISA250.14)</w:t>
            </w:r>
            <w:r>
              <w:rPr>
                <w:rFonts w:ascii="Switzer" w:eastAsia="Switzer" w:hAnsi="Switzer" w:cs="Times New Roman"/>
              </w:rPr>
              <w:t xml:space="preserve">” will </w:t>
            </w:r>
            <w:r w:rsidR="008122F8">
              <w:rPr>
                <w:rFonts w:ascii="Switzer" w:eastAsia="Switzer" w:hAnsi="Switzer" w:cs="Times New Roman"/>
              </w:rPr>
              <w:t xml:space="preserve">be </w:t>
            </w:r>
            <w:r>
              <w:rPr>
                <w:rFonts w:ascii="Switzer" w:eastAsia="Switzer" w:hAnsi="Switzer" w:cs="Times New Roman"/>
              </w:rPr>
              <w:t>answered “No”</w:t>
            </w:r>
            <w:r w:rsidR="00BC7121">
              <w:rPr>
                <w:rFonts w:ascii="Switzer" w:eastAsia="Switzer" w:hAnsi="Switzer" w:cs="Times New Roman"/>
              </w:rPr>
              <w:t>.</w:t>
            </w:r>
            <w:r w:rsidR="00181030">
              <w:rPr>
                <w:rFonts w:ascii="Switzer" w:eastAsia="Switzer" w:hAnsi="Switzer" w:cs="Times New Roman"/>
              </w:rPr>
              <w:t xml:space="preserve"> </w:t>
            </w:r>
            <w:r w:rsidR="00FC52F3">
              <w:rPr>
                <w:rFonts w:ascii="Switzer" w:eastAsia="Switzer" w:hAnsi="Switzer" w:cs="Times New Roman"/>
              </w:rPr>
              <w:t xml:space="preserve"> Other examples include “Use of management expert”, “External confirmation” and </w:t>
            </w:r>
            <w:r w:rsidR="009C2161">
              <w:rPr>
                <w:rFonts w:ascii="Switzer" w:eastAsia="Switzer" w:hAnsi="Switzer" w:cs="Times New Roman"/>
              </w:rPr>
              <w:t>“</w:t>
            </w:r>
            <w:r w:rsidR="009C2161" w:rsidRPr="009C2161">
              <w:rPr>
                <w:rFonts w:ascii="Switzer" w:eastAsia="Switzer" w:hAnsi="Switzer" w:cs="Times New Roman"/>
              </w:rPr>
              <w:t xml:space="preserve">Nature and timing of substantive procedures, </w:t>
            </w:r>
            <w:proofErr w:type="spellStart"/>
            <w:r w:rsidR="009C2161" w:rsidRPr="009C2161">
              <w:rPr>
                <w:rFonts w:ascii="Switzer" w:eastAsia="Switzer" w:hAnsi="Switzer" w:cs="Times New Roman"/>
              </w:rPr>
              <w:t>incl</w:t>
            </w:r>
            <w:proofErr w:type="spellEnd"/>
            <w:r w:rsidR="009C2161" w:rsidRPr="009C2161">
              <w:rPr>
                <w:rFonts w:ascii="Switzer" w:eastAsia="Switzer" w:hAnsi="Switzer" w:cs="Times New Roman"/>
              </w:rPr>
              <w:t xml:space="preserve"> unpredictability.</w:t>
            </w:r>
            <w:r w:rsidR="009C2161">
              <w:rPr>
                <w:rFonts w:ascii="Switzer" w:eastAsia="Switzer" w:hAnsi="Switzer" w:cs="Times New Roman"/>
              </w:rPr>
              <w:t>”</w:t>
            </w:r>
          </w:p>
          <w:p w14:paraId="599377C4" w14:textId="77777777" w:rsidR="0032024A" w:rsidRDefault="0032024A">
            <w:pPr>
              <w:rPr>
                <w:rFonts w:ascii="Switzer" w:eastAsia="Switzer" w:hAnsi="Switzer" w:cs="Times New Roman"/>
              </w:rPr>
            </w:pPr>
          </w:p>
          <w:p w14:paraId="461F3714" w14:textId="44C54BFE" w:rsidR="00296AA9" w:rsidRDefault="004A6A05">
            <w:pPr>
              <w:rPr>
                <w:rFonts w:ascii="Switzer" w:eastAsia="Switzer" w:hAnsi="Switzer" w:cs="Times New Roman"/>
              </w:rPr>
            </w:pPr>
            <w:r>
              <w:rPr>
                <w:rFonts w:ascii="Switzer" w:eastAsia="Switzer" w:hAnsi="Switzer" w:cs="Times New Roman"/>
              </w:rPr>
              <w:t xml:space="preserve">When </w:t>
            </w:r>
            <w:r w:rsidR="00F81AE0">
              <w:rPr>
                <w:rFonts w:ascii="Switzer" w:eastAsia="Switzer" w:hAnsi="Switzer" w:cs="Times New Roman"/>
              </w:rPr>
              <w:t>group auditors determine that further audit work will only be performed at component level, i</w:t>
            </w:r>
            <w:r w:rsidR="00987D8A">
              <w:rPr>
                <w:rFonts w:ascii="Switzer" w:eastAsia="Switzer" w:hAnsi="Switzer" w:cs="Times New Roman"/>
              </w:rPr>
              <w:t>t</w:t>
            </w:r>
            <w:r w:rsidR="00296AA9">
              <w:rPr>
                <w:rFonts w:ascii="Switzer" w:eastAsia="Switzer" w:hAnsi="Switzer" w:cs="Times New Roman"/>
              </w:rPr>
              <w:t xml:space="preserve"> is expected that the group auditor will only evaluate the </w:t>
            </w:r>
            <w:r w:rsidR="00174910">
              <w:rPr>
                <w:rFonts w:ascii="Switzer" w:eastAsia="Switzer" w:hAnsi="Switzer" w:cs="Times New Roman"/>
              </w:rPr>
              <w:t xml:space="preserve">work performed by </w:t>
            </w:r>
            <w:r w:rsidR="00296AA9">
              <w:rPr>
                <w:rFonts w:ascii="Switzer" w:eastAsia="Switzer" w:hAnsi="Switzer" w:cs="Times New Roman"/>
              </w:rPr>
              <w:t xml:space="preserve">component auditors and </w:t>
            </w:r>
            <w:r w:rsidR="00F81AE0">
              <w:rPr>
                <w:rFonts w:ascii="Switzer" w:eastAsia="Switzer" w:hAnsi="Switzer" w:cs="Times New Roman"/>
              </w:rPr>
              <w:t xml:space="preserve">if relevant </w:t>
            </w:r>
            <w:r w:rsidR="00296AA9">
              <w:rPr>
                <w:rFonts w:ascii="Switzer" w:eastAsia="Switzer" w:hAnsi="Switzer" w:cs="Times New Roman"/>
              </w:rPr>
              <w:t>consolidation process procedures when an inherent risk related to the consolidation process for that COTABD has been raised.</w:t>
            </w:r>
          </w:p>
          <w:p w14:paraId="79DA4A4B" w14:textId="77777777" w:rsidR="008122F8" w:rsidRDefault="008122F8">
            <w:pPr>
              <w:rPr>
                <w:rFonts w:ascii="Switzer" w:eastAsia="Switzer" w:hAnsi="Switzer" w:cs="Times New Roman"/>
              </w:rPr>
            </w:pPr>
          </w:p>
          <w:p w14:paraId="3B6CE7AC" w14:textId="7CBC9949" w:rsidR="008122F8" w:rsidRDefault="00F822E4">
            <w:pPr>
              <w:rPr>
                <w:rFonts w:ascii="Switzer" w:eastAsia="Switzer" w:hAnsi="Switzer" w:cs="Times New Roman"/>
              </w:rPr>
            </w:pPr>
            <w:r>
              <w:rPr>
                <w:rFonts w:ascii="Switzer" w:eastAsia="Switzer" w:hAnsi="Switzer" w:cs="Times New Roman"/>
              </w:rPr>
              <w:t xml:space="preserve">The same applies </w:t>
            </w:r>
            <w:r w:rsidR="001B042B">
              <w:rPr>
                <w:rFonts w:ascii="Switzer" w:eastAsia="Switzer" w:hAnsi="Switzer" w:cs="Times New Roman"/>
              </w:rPr>
              <w:t xml:space="preserve">to </w:t>
            </w:r>
            <w:r>
              <w:rPr>
                <w:rFonts w:ascii="Switzer" w:eastAsia="Switzer" w:hAnsi="Switzer" w:cs="Times New Roman"/>
              </w:rPr>
              <w:t>the following items:</w:t>
            </w:r>
          </w:p>
          <w:p w14:paraId="34BE1347" w14:textId="4A84E89A" w:rsidR="00F822E4" w:rsidRDefault="00F822E4" w:rsidP="009A0F9A">
            <w:pPr>
              <w:pStyle w:val="ListParagraph"/>
              <w:numPr>
                <w:ilvl w:val="0"/>
                <w:numId w:val="33"/>
              </w:numPr>
              <w:rPr>
                <w:rFonts w:ascii="Switzer" w:eastAsia="Switzer" w:hAnsi="Switzer" w:cs="Times New Roman"/>
              </w:rPr>
            </w:pPr>
            <w:r w:rsidRPr="00F822E4">
              <w:rPr>
                <w:rFonts w:ascii="Switzer" w:eastAsia="Switzer" w:hAnsi="Switzer" w:cs="Times New Roman"/>
              </w:rPr>
              <w:t>Cash and cash equivalents: Perform a cash count</w:t>
            </w:r>
            <w:r w:rsidR="00CD10C7">
              <w:rPr>
                <w:rFonts w:ascii="Switzer" w:eastAsia="Switzer" w:hAnsi="Switzer" w:cs="Times New Roman"/>
              </w:rPr>
              <w:t>.</w:t>
            </w:r>
          </w:p>
          <w:p w14:paraId="37199CFA" w14:textId="304F4142" w:rsidR="00F822E4" w:rsidRDefault="00F822E4" w:rsidP="009A0F9A">
            <w:pPr>
              <w:pStyle w:val="ListParagraph"/>
              <w:numPr>
                <w:ilvl w:val="0"/>
                <w:numId w:val="33"/>
              </w:numPr>
              <w:rPr>
                <w:rFonts w:ascii="Switzer" w:eastAsia="Switzer" w:hAnsi="Switzer" w:cs="Times New Roman"/>
              </w:rPr>
            </w:pPr>
            <w:r w:rsidRPr="00F822E4">
              <w:rPr>
                <w:rFonts w:ascii="Switzer" w:eastAsia="Switzer" w:hAnsi="Switzer" w:cs="Times New Roman"/>
              </w:rPr>
              <w:t>Cash and cash equivalents &amp; Bank overdraft: Bank con</w:t>
            </w:r>
            <w:r>
              <w:rPr>
                <w:rFonts w:ascii="Switzer" w:eastAsia="Switzer" w:hAnsi="Switzer" w:cs="Times New Roman"/>
              </w:rPr>
              <w:t>f</w:t>
            </w:r>
            <w:r w:rsidRPr="00F822E4">
              <w:rPr>
                <w:rFonts w:ascii="Switzer" w:eastAsia="Switzer" w:hAnsi="Switzer" w:cs="Times New Roman"/>
              </w:rPr>
              <w:t>irmation needed</w:t>
            </w:r>
            <w:r w:rsidR="00CD10C7">
              <w:rPr>
                <w:rFonts w:ascii="Switzer" w:eastAsia="Switzer" w:hAnsi="Switzer" w:cs="Times New Roman"/>
              </w:rPr>
              <w:t>.</w:t>
            </w:r>
          </w:p>
          <w:p w14:paraId="608817D9" w14:textId="67DC3D0D" w:rsidR="00F822E4" w:rsidRDefault="00F822E4" w:rsidP="009A0F9A">
            <w:pPr>
              <w:pStyle w:val="ListParagraph"/>
              <w:numPr>
                <w:ilvl w:val="0"/>
                <w:numId w:val="33"/>
              </w:numPr>
              <w:rPr>
                <w:rFonts w:ascii="Switzer" w:eastAsia="Switzer" w:hAnsi="Switzer" w:cs="Times New Roman"/>
              </w:rPr>
            </w:pPr>
            <w:r w:rsidRPr="00F822E4">
              <w:rPr>
                <w:rFonts w:ascii="Switzer" w:eastAsia="Switzer" w:hAnsi="Switzer" w:cs="Times New Roman"/>
              </w:rPr>
              <w:t>Inventory: Attend the physical inventory count</w:t>
            </w:r>
            <w:r w:rsidR="00CD10C7">
              <w:rPr>
                <w:rFonts w:ascii="Switzer" w:eastAsia="Switzer" w:hAnsi="Switzer" w:cs="Times New Roman"/>
              </w:rPr>
              <w:t>.</w:t>
            </w:r>
          </w:p>
          <w:p w14:paraId="376E59ED" w14:textId="4C154C16" w:rsidR="00296AA9" w:rsidRDefault="00F822E4" w:rsidP="009A0F9A">
            <w:pPr>
              <w:pStyle w:val="ListParagraph"/>
              <w:numPr>
                <w:ilvl w:val="0"/>
                <w:numId w:val="33"/>
              </w:numPr>
              <w:rPr>
                <w:rFonts w:ascii="Switzer" w:eastAsia="Switzer" w:hAnsi="Switzer" w:cs="Times New Roman"/>
              </w:rPr>
            </w:pPr>
            <w:r w:rsidRPr="00F822E4">
              <w:rPr>
                <w:rFonts w:ascii="Switzer" w:eastAsia="Switzer" w:hAnsi="Switzer" w:cs="Times New Roman"/>
              </w:rPr>
              <w:t>Operating expenses: Attend a wage pay-out</w:t>
            </w:r>
            <w:r w:rsidR="00CD10C7">
              <w:rPr>
                <w:rFonts w:ascii="Switzer" w:eastAsia="Switzer" w:hAnsi="Switzer" w:cs="Times New Roman"/>
              </w:rPr>
              <w:t>.</w:t>
            </w:r>
          </w:p>
        </w:tc>
      </w:tr>
      <w:tr w:rsidR="00296AA9" w:rsidRPr="005862DB" w14:paraId="1A44AEFF" w14:textId="77777777">
        <w:trPr>
          <w:gridAfter w:val="1"/>
          <w:wAfter w:w="6" w:type="dxa"/>
        </w:trPr>
        <w:tc>
          <w:tcPr>
            <w:tcW w:w="3544" w:type="dxa"/>
            <w:tcBorders>
              <w:top w:val="single" w:sz="4" w:space="0" w:color="auto"/>
              <w:bottom w:val="single" w:sz="4" w:space="0" w:color="auto"/>
            </w:tcBorders>
          </w:tcPr>
          <w:p w14:paraId="0C8DA283" w14:textId="77777777" w:rsidR="00296AA9" w:rsidRDefault="00296AA9">
            <w:pPr>
              <w:rPr>
                <w:rFonts w:ascii="Switzer" w:eastAsia="Switzer" w:hAnsi="Switzer" w:cs="Times New Roman"/>
              </w:rPr>
            </w:pPr>
            <w:r>
              <w:rPr>
                <w:rFonts w:ascii="Switzer" w:eastAsia="Switzer" w:hAnsi="Switzer" w:cs="Times New Roman"/>
              </w:rPr>
              <w:t>Conclusion</w:t>
            </w:r>
          </w:p>
        </w:tc>
        <w:tc>
          <w:tcPr>
            <w:tcW w:w="1418" w:type="dxa"/>
          </w:tcPr>
          <w:p w14:paraId="30A02E8B" w14:textId="44A95809" w:rsidR="00296AA9" w:rsidRPr="00FC2360" w:rsidRDefault="00296AA9">
            <w:pPr>
              <w:rPr>
                <w:rFonts w:ascii="Switzer" w:eastAsia="Switzer" w:hAnsi="Switzer" w:cs="Times New Roman"/>
              </w:rPr>
            </w:pPr>
            <w:r>
              <w:rPr>
                <w:rFonts w:ascii="Switzer" w:eastAsia="Switzer" w:hAnsi="Switzer" w:cs="Times New Roman"/>
              </w:rPr>
              <w:t>ISA600.34</w:t>
            </w:r>
          </w:p>
        </w:tc>
        <w:tc>
          <w:tcPr>
            <w:tcW w:w="3969" w:type="dxa"/>
          </w:tcPr>
          <w:p w14:paraId="0C2651C2" w14:textId="211CFC6C" w:rsidR="00296AA9" w:rsidRDefault="00296AA9">
            <w:pPr>
              <w:rPr>
                <w:rFonts w:ascii="Switzer" w:eastAsia="Switzer" w:hAnsi="Switzer" w:cs="Times New Roman"/>
              </w:rPr>
            </w:pPr>
            <w:r>
              <w:rPr>
                <w:rFonts w:ascii="Switzer" w:eastAsia="Switzer" w:hAnsi="Switzer" w:cs="Times New Roman"/>
              </w:rPr>
              <w:t xml:space="preserve">For </w:t>
            </w:r>
            <w:r w:rsidR="00987D8A">
              <w:rPr>
                <w:rFonts w:ascii="Switzer" w:eastAsia="Switzer" w:hAnsi="Switzer" w:cs="Times New Roman"/>
              </w:rPr>
              <w:t>the group audit engagements</w:t>
            </w:r>
            <w:r>
              <w:rPr>
                <w:rFonts w:ascii="Switzer" w:eastAsia="Switzer" w:hAnsi="Switzer" w:cs="Times New Roman"/>
              </w:rPr>
              <w:t xml:space="preserve"> additional completion questions are added for the group auditor to consider whether</w:t>
            </w:r>
          </w:p>
          <w:p w14:paraId="35C5A22B" w14:textId="77777777" w:rsidR="001124C8" w:rsidRDefault="001124C8" w:rsidP="001124C8">
            <w:pPr>
              <w:pStyle w:val="ListParagraph"/>
              <w:ind w:left="360"/>
              <w:rPr>
                <w:rFonts w:ascii="Switzer" w:eastAsia="Switzer" w:hAnsi="Switzer" w:cs="Times New Roman"/>
              </w:rPr>
            </w:pPr>
          </w:p>
          <w:p w14:paraId="351B28FD" w14:textId="30187823" w:rsidR="00296AA9" w:rsidRDefault="00296AA9" w:rsidP="00C85373">
            <w:pPr>
              <w:pStyle w:val="ListParagraph"/>
              <w:numPr>
                <w:ilvl w:val="0"/>
                <w:numId w:val="7"/>
              </w:numPr>
              <w:rPr>
                <w:rFonts w:ascii="Switzer" w:eastAsia="Switzer" w:hAnsi="Switzer" w:cs="Times New Roman"/>
              </w:rPr>
            </w:pPr>
            <w:r>
              <w:rPr>
                <w:rFonts w:ascii="Switzer" w:eastAsia="Switzer" w:hAnsi="Switzer" w:cs="Times New Roman"/>
              </w:rPr>
              <w:t xml:space="preserve">They have obtained sufficient evidence from the RAP procedures performed by themselves and component auditors to provide an appropriate </w:t>
            </w:r>
            <w:r w:rsidRPr="00335CED">
              <w:rPr>
                <w:rFonts w:ascii="Switzer" w:eastAsia="Switzer" w:hAnsi="Switzer" w:cs="Times New Roman"/>
              </w:rPr>
              <w:t>basis for the identification and assessment of RoMM of the group financial statements</w:t>
            </w:r>
            <w:r>
              <w:rPr>
                <w:rFonts w:ascii="Switzer" w:eastAsia="Switzer" w:hAnsi="Switzer" w:cs="Times New Roman"/>
              </w:rPr>
              <w:t>.</w:t>
            </w:r>
          </w:p>
          <w:p w14:paraId="6E003D83" w14:textId="1561ECBA" w:rsidR="001124C8" w:rsidRPr="009C2161" w:rsidRDefault="00296AA9" w:rsidP="001124C8">
            <w:pPr>
              <w:pStyle w:val="ListParagraph"/>
              <w:numPr>
                <w:ilvl w:val="0"/>
                <w:numId w:val="7"/>
              </w:numPr>
              <w:rPr>
                <w:rFonts w:ascii="Switzer" w:eastAsia="Switzer" w:hAnsi="Switzer" w:cs="Times New Roman"/>
              </w:rPr>
            </w:pPr>
            <w:r>
              <w:rPr>
                <w:rFonts w:ascii="Switzer" w:eastAsia="Switzer" w:hAnsi="Switzer" w:cs="Times New Roman"/>
              </w:rPr>
              <w:t>The scope of work at the component are appropriate (only for Extended)</w:t>
            </w:r>
            <w:r w:rsidR="001124C8">
              <w:rPr>
                <w:rFonts w:ascii="Switzer" w:eastAsia="Switzer" w:hAnsi="Switzer" w:cs="Times New Roman"/>
              </w:rPr>
              <w:t>.</w:t>
            </w:r>
          </w:p>
        </w:tc>
      </w:tr>
      <w:tr w:rsidR="00296AA9" w:rsidRPr="00FC2360" w14:paraId="33F92FD3" w14:textId="77777777">
        <w:tc>
          <w:tcPr>
            <w:tcW w:w="8937" w:type="dxa"/>
            <w:gridSpan w:val="4"/>
            <w:tcBorders>
              <w:top w:val="single" w:sz="4" w:space="0" w:color="auto"/>
            </w:tcBorders>
          </w:tcPr>
          <w:p w14:paraId="57FA2F66" w14:textId="77777777" w:rsidR="00296AA9" w:rsidRPr="00FC2360" w:rsidRDefault="00296AA9">
            <w:pPr>
              <w:rPr>
                <w:rFonts w:ascii="Switzer" w:eastAsia="Switzer" w:hAnsi="Switzer" w:cs="Times New Roman"/>
              </w:rPr>
            </w:pPr>
            <w:r>
              <w:rPr>
                <w:rFonts w:ascii="Switzer" w:eastAsia="Switzer" w:hAnsi="Switzer" w:cs="Times New Roman"/>
                <w:i/>
                <w:iCs/>
                <w:color w:val="F56354"/>
              </w:rPr>
              <w:t>12.20G (New) Further audit work at component level</w:t>
            </w:r>
          </w:p>
        </w:tc>
      </w:tr>
      <w:tr w:rsidR="00296AA9" w14:paraId="2C180331" w14:textId="77777777">
        <w:trPr>
          <w:gridAfter w:val="1"/>
          <w:wAfter w:w="6" w:type="dxa"/>
        </w:trPr>
        <w:tc>
          <w:tcPr>
            <w:tcW w:w="3544" w:type="dxa"/>
            <w:tcBorders>
              <w:top w:val="single" w:sz="4" w:space="0" w:color="auto"/>
              <w:bottom w:val="single" w:sz="4" w:space="0" w:color="auto"/>
            </w:tcBorders>
          </w:tcPr>
          <w:p w14:paraId="79AC8E56" w14:textId="77777777" w:rsidR="00296AA9" w:rsidRDefault="00296AA9">
            <w:pPr>
              <w:rPr>
                <w:rFonts w:ascii="Switzer" w:eastAsia="Switzer" w:hAnsi="Switzer" w:cs="Times New Roman"/>
              </w:rPr>
            </w:pPr>
            <w:r>
              <w:rPr>
                <w:rFonts w:ascii="Switzer" w:eastAsia="Switzer" w:hAnsi="Switzer" w:cs="Times New Roman"/>
              </w:rPr>
              <w:lastRenderedPageBreak/>
              <w:t>Inclusion and objective of 12.20G (New)</w:t>
            </w:r>
          </w:p>
        </w:tc>
        <w:tc>
          <w:tcPr>
            <w:tcW w:w="1418" w:type="dxa"/>
          </w:tcPr>
          <w:p w14:paraId="6BDD6D87" w14:textId="77777777" w:rsidR="00296AA9" w:rsidRPr="00FC2360" w:rsidRDefault="00296AA9">
            <w:pPr>
              <w:rPr>
                <w:rFonts w:ascii="Switzer" w:eastAsia="Switzer" w:hAnsi="Switzer" w:cs="Times New Roman"/>
              </w:rPr>
            </w:pPr>
          </w:p>
        </w:tc>
        <w:tc>
          <w:tcPr>
            <w:tcW w:w="3969" w:type="dxa"/>
          </w:tcPr>
          <w:p w14:paraId="28BFD0A7" w14:textId="5BD2A2F9" w:rsidR="00296AA9" w:rsidRDefault="00296AA9">
            <w:pPr>
              <w:rPr>
                <w:rFonts w:ascii="Switzer" w:eastAsia="Switzer" w:hAnsi="Switzer" w:cs="Times New Roman"/>
              </w:rPr>
            </w:pPr>
            <w:r>
              <w:rPr>
                <w:rFonts w:ascii="Switzer" w:eastAsia="Switzer" w:hAnsi="Switzer" w:cs="Times New Roman"/>
              </w:rPr>
              <w:t xml:space="preserve">Only applies </w:t>
            </w:r>
            <w:r w:rsidR="00987D8A">
              <w:rPr>
                <w:rFonts w:ascii="Switzer" w:eastAsia="Switzer" w:hAnsi="Switzer" w:cs="Times New Roman"/>
              </w:rPr>
              <w:t>to the group audit engagements.</w:t>
            </w:r>
          </w:p>
          <w:p w14:paraId="61B44CD7" w14:textId="77777777" w:rsidR="00296AA9" w:rsidRDefault="00296AA9">
            <w:pPr>
              <w:rPr>
                <w:rFonts w:ascii="Switzer" w:eastAsia="Switzer" w:hAnsi="Switzer" w:cs="Times New Roman"/>
              </w:rPr>
            </w:pPr>
          </w:p>
          <w:p w14:paraId="5CF4BA75" w14:textId="77777777" w:rsidR="00296AA9" w:rsidRDefault="00296AA9">
            <w:pPr>
              <w:rPr>
                <w:rFonts w:ascii="Switzer" w:eastAsia="Switzer" w:hAnsi="Switzer" w:cs="Times New Roman"/>
              </w:rPr>
            </w:pPr>
            <w:r>
              <w:rPr>
                <w:rFonts w:ascii="Switzer" w:eastAsia="Switzer" w:hAnsi="Switzer" w:cs="Times New Roman"/>
              </w:rPr>
              <w:t xml:space="preserve">The objective of the document is to determine </w:t>
            </w:r>
            <w:r w:rsidRPr="00F01A4B">
              <w:rPr>
                <w:rFonts w:ascii="Switzer" w:eastAsia="Switzer" w:hAnsi="Switzer" w:cs="Times New Roman"/>
                <w:u w:val="single"/>
              </w:rPr>
              <w:t>for each</w:t>
            </w:r>
            <w:r>
              <w:rPr>
                <w:rFonts w:ascii="Switzer" w:eastAsia="Switzer" w:hAnsi="Switzer" w:cs="Times New Roman"/>
              </w:rPr>
              <w:t xml:space="preserve"> SCOTABD and material COTABD:</w:t>
            </w:r>
          </w:p>
          <w:p w14:paraId="33A1F8FD" w14:textId="3CE10F0A" w:rsidR="00296AA9" w:rsidRDefault="00296AA9" w:rsidP="009A0F9A">
            <w:pPr>
              <w:pStyle w:val="ListParagraph"/>
              <w:numPr>
                <w:ilvl w:val="0"/>
                <w:numId w:val="24"/>
              </w:numPr>
              <w:rPr>
                <w:rFonts w:ascii="Switzer" w:eastAsia="Switzer" w:hAnsi="Switzer" w:cs="Times New Roman"/>
              </w:rPr>
            </w:pPr>
            <w:r w:rsidRPr="001E297C">
              <w:rPr>
                <w:rFonts w:ascii="Switzer" w:eastAsia="Switzer" w:hAnsi="Switzer" w:cs="Times New Roman"/>
              </w:rPr>
              <w:t xml:space="preserve">Whether further audit work at </w:t>
            </w:r>
            <w:r w:rsidR="00303C18">
              <w:rPr>
                <w:rFonts w:ascii="Switzer" w:eastAsia="Switzer" w:hAnsi="Switzer" w:cs="Times New Roman"/>
              </w:rPr>
              <w:t>the</w:t>
            </w:r>
            <w:r w:rsidR="00CB07E7">
              <w:rPr>
                <w:rFonts w:ascii="Switzer" w:eastAsia="Switzer" w:hAnsi="Switzer" w:cs="Times New Roman"/>
              </w:rPr>
              <w:t xml:space="preserve"> identified </w:t>
            </w:r>
            <w:r w:rsidRPr="001E297C">
              <w:rPr>
                <w:rFonts w:ascii="Switzer" w:eastAsia="Switzer" w:hAnsi="Switzer" w:cs="Times New Roman"/>
              </w:rPr>
              <w:t>component</w:t>
            </w:r>
            <w:r w:rsidR="00303C18">
              <w:rPr>
                <w:rFonts w:ascii="Switzer" w:eastAsia="Switzer" w:hAnsi="Switzer" w:cs="Times New Roman"/>
              </w:rPr>
              <w:t xml:space="preserve">s </w:t>
            </w:r>
            <w:proofErr w:type="gramStart"/>
            <w:r w:rsidR="00303C18">
              <w:rPr>
                <w:rFonts w:ascii="Switzer" w:eastAsia="Switzer" w:hAnsi="Switzer" w:cs="Times New Roman"/>
              </w:rPr>
              <w:t>are</w:t>
            </w:r>
            <w:proofErr w:type="gramEnd"/>
            <w:r w:rsidRPr="001E297C">
              <w:rPr>
                <w:rFonts w:ascii="Switzer" w:eastAsia="Switzer" w:hAnsi="Switzer" w:cs="Times New Roman"/>
              </w:rPr>
              <w:t xml:space="preserve"> required</w:t>
            </w:r>
            <w:r w:rsidR="00E03CD4">
              <w:rPr>
                <w:rFonts w:ascii="Switzer" w:eastAsia="Switzer" w:hAnsi="Switzer" w:cs="Times New Roman"/>
              </w:rPr>
              <w:t>, and</w:t>
            </w:r>
          </w:p>
          <w:p w14:paraId="67D9DD9F" w14:textId="377B8560" w:rsidR="00A8019A" w:rsidRPr="00B1560F" w:rsidRDefault="00296AA9" w:rsidP="009A0F9A">
            <w:pPr>
              <w:pStyle w:val="ListParagraph"/>
              <w:numPr>
                <w:ilvl w:val="0"/>
                <w:numId w:val="24"/>
              </w:numPr>
              <w:rPr>
                <w:rFonts w:ascii="Switzer" w:eastAsia="Switzer" w:hAnsi="Switzer" w:cs="Times New Roman"/>
              </w:rPr>
            </w:pPr>
            <w:r w:rsidRPr="001E297C">
              <w:rPr>
                <w:rFonts w:ascii="Switzer" w:eastAsia="Switzer" w:hAnsi="Switzer" w:cs="Times New Roman"/>
              </w:rPr>
              <w:t>At which level the audit work is required</w:t>
            </w:r>
            <w:r w:rsidR="00CE71D0">
              <w:rPr>
                <w:rFonts w:ascii="Switzer" w:eastAsia="Switzer" w:hAnsi="Switzer" w:cs="Times New Roman"/>
              </w:rPr>
              <w:t xml:space="preserve">, </w:t>
            </w:r>
            <w:r w:rsidR="00CE71D0" w:rsidRPr="00F3106B">
              <w:rPr>
                <w:rFonts w:ascii="Switzer" w:eastAsia="Switzer" w:hAnsi="Switzer" w:cs="Times New Roman"/>
                <w:u w:val="single"/>
              </w:rPr>
              <w:t>and</w:t>
            </w:r>
            <w:r w:rsidR="00CE71D0">
              <w:rPr>
                <w:rFonts w:ascii="Switzer" w:eastAsia="Switzer" w:hAnsi="Switzer" w:cs="Times New Roman"/>
              </w:rPr>
              <w:t xml:space="preserve"> the resource</w:t>
            </w:r>
            <w:r w:rsidR="00F3106B">
              <w:rPr>
                <w:rFonts w:ascii="Switzer" w:eastAsia="Switzer" w:hAnsi="Switzer" w:cs="Times New Roman"/>
              </w:rPr>
              <w:t>s</w:t>
            </w:r>
            <w:r w:rsidR="00CE71D0">
              <w:rPr>
                <w:rFonts w:ascii="Switzer" w:eastAsia="Switzer" w:hAnsi="Switzer" w:cs="Times New Roman"/>
              </w:rPr>
              <w:t xml:space="preserve"> to be used</w:t>
            </w:r>
            <w:r w:rsidR="00B1560F">
              <w:rPr>
                <w:rFonts w:ascii="Switzer" w:eastAsia="Switzer" w:hAnsi="Switzer" w:cs="Times New Roman"/>
              </w:rPr>
              <w:t>.</w:t>
            </w:r>
          </w:p>
        </w:tc>
      </w:tr>
      <w:tr w:rsidR="00F42C55" w14:paraId="7D4CE8B0" w14:textId="77777777">
        <w:trPr>
          <w:gridAfter w:val="1"/>
          <w:wAfter w:w="6" w:type="dxa"/>
        </w:trPr>
        <w:tc>
          <w:tcPr>
            <w:tcW w:w="3544" w:type="dxa"/>
            <w:tcBorders>
              <w:top w:val="single" w:sz="4" w:space="0" w:color="auto"/>
              <w:bottom w:val="single" w:sz="4" w:space="0" w:color="auto"/>
            </w:tcBorders>
          </w:tcPr>
          <w:p w14:paraId="410CD2AC" w14:textId="6789279A" w:rsidR="00F42C55" w:rsidRDefault="00F42C55" w:rsidP="00F42C55">
            <w:pPr>
              <w:rPr>
                <w:rFonts w:ascii="Switzer" w:eastAsia="Switzer" w:hAnsi="Switzer" w:cs="Times New Roman"/>
              </w:rPr>
            </w:pPr>
            <w:r>
              <w:rPr>
                <w:rFonts w:ascii="Switzer" w:eastAsia="Switzer" w:hAnsi="Switzer" w:cs="Times New Roman"/>
              </w:rPr>
              <w:t>Material COTABDs</w:t>
            </w:r>
          </w:p>
        </w:tc>
        <w:tc>
          <w:tcPr>
            <w:tcW w:w="1418" w:type="dxa"/>
          </w:tcPr>
          <w:p w14:paraId="23FADB7D" w14:textId="77777777" w:rsidR="00F42C55" w:rsidRPr="00FC2360" w:rsidRDefault="00F42C55" w:rsidP="00F42C55">
            <w:pPr>
              <w:rPr>
                <w:rFonts w:ascii="Switzer" w:eastAsia="Switzer" w:hAnsi="Switzer" w:cs="Times New Roman"/>
              </w:rPr>
            </w:pPr>
          </w:p>
        </w:tc>
        <w:tc>
          <w:tcPr>
            <w:tcW w:w="3969" w:type="dxa"/>
          </w:tcPr>
          <w:p w14:paraId="13C12B98" w14:textId="77777777" w:rsidR="00F42C55" w:rsidRDefault="00F42C55" w:rsidP="00F42C55">
            <w:r>
              <w:t>To enable the content of a section at least one assertion for the material financial statement item must be selected in 12.20.</w:t>
            </w:r>
          </w:p>
          <w:p w14:paraId="74B2283A" w14:textId="77777777" w:rsidR="00F42C55" w:rsidRDefault="00F42C55" w:rsidP="00F42C55"/>
          <w:p w14:paraId="69C31D6E" w14:textId="779C9EE8" w:rsidR="00F42C55" w:rsidRDefault="00F42C55" w:rsidP="00F42C55">
            <w:pPr>
              <w:rPr>
                <w:rFonts w:ascii="Switzer" w:eastAsia="Switzer" w:hAnsi="Switzer" w:cs="Times New Roman"/>
              </w:rPr>
            </w:pPr>
            <w:r>
              <w:t>If not yet selected, a warning will appear “Select at least one assertion for the material financial statement item (ISA 330.18) in 12.20”</w:t>
            </w:r>
            <w:r w:rsidR="007D3663">
              <w:t>.</w:t>
            </w:r>
          </w:p>
        </w:tc>
      </w:tr>
      <w:tr w:rsidR="009B16BA" w14:paraId="03CC3B8E" w14:textId="77777777">
        <w:trPr>
          <w:gridAfter w:val="1"/>
          <w:wAfter w:w="6" w:type="dxa"/>
        </w:trPr>
        <w:tc>
          <w:tcPr>
            <w:tcW w:w="3544" w:type="dxa"/>
            <w:tcBorders>
              <w:top w:val="single" w:sz="4" w:space="0" w:color="auto"/>
              <w:bottom w:val="single" w:sz="4" w:space="0" w:color="auto"/>
            </w:tcBorders>
          </w:tcPr>
          <w:p w14:paraId="60E92E87" w14:textId="6DC98484" w:rsidR="009B16BA" w:rsidRDefault="009B16BA" w:rsidP="00F42C55">
            <w:pPr>
              <w:rPr>
                <w:rFonts w:ascii="Switzer" w:eastAsia="Switzer" w:hAnsi="Switzer" w:cs="Times New Roman"/>
              </w:rPr>
            </w:pPr>
            <w:r>
              <w:rPr>
                <w:rFonts w:ascii="Switzer" w:eastAsia="Switzer" w:hAnsi="Switzer" w:cs="Times New Roman"/>
              </w:rPr>
              <w:t>Assertions</w:t>
            </w:r>
          </w:p>
        </w:tc>
        <w:tc>
          <w:tcPr>
            <w:tcW w:w="1418" w:type="dxa"/>
          </w:tcPr>
          <w:p w14:paraId="6CAAE2B5" w14:textId="77777777" w:rsidR="009B16BA" w:rsidRPr="00FC2360" w:rsidRDefault="009B16BA" w:rsidP="00F42C55">
            <w:pPr>
              <w:rPr>
                <w:rFonts w:ascii="Switzer" w:eastAsia="Switzer" w:hAnsi="Switzer" w:cs="Times New Roman"/>
              </w:rPr>
            </w:pPr>
          </w:p>
        </w:tc>
        <w:tc>
          <w:tcPr>
            <w:tcW w:w="3969" w:type="dxa"/>
          </w:tcPr>
          <w:p w14:paraId="72C828A5" w14:textId="204F5696" w:rsidR="009B16BA" w:rsidRPr="009B16BA" w:rsidRDefault="009B16BA" w:rsidP="00F42C55">
            <w:pPr>
              <w:rPr>
                <w:rFonts w:eastAsia="Switzer" w:cs="Times New Roman"/>
              </w:rPr>
            </w:pPr>
            <w:r w:rsidRPr="00A86309">
              <w:rPr>
                <w:rFonts w:eastAsia="Switzer" w:cs="Times New Roman"/>
              </w:rPr>
              <w:t xml:space="preserve">User can distinguish between SCOTABD and (only) material COTABD through the description of the assertions pulling through from 12.20.  In case of a SCOTABD the term “Relevant Assertions” is included and for material COTABD the term “Selected Assertions” shows. </w:t>
            </w:r>
          </w:p>
        </w:tc>
      </w:tr>
      <w:tr w:rsidR="00F42C55" w14:paraId="2DE9EE6B" w14:textId="77777777">
        <w:trPr>
          <w:gridAfter w:val="1"/>
          <w:wAfter w:w="6" w:type="dxa"/>
        </w:trPr>
        <w:tc>
          <w:tcPr>
            <w:tcW w:w="3544" w:type="dxa"/>
            <w:tcBorders>
              <w:top w:val="single" w:sz="4" w:space="0" w:color="auto"/>
              <w:bottom w:val="single" w:sz="4" w:space="0" w:color="auto"/>
            </w:tcBorders>
          </w:tcPr>
          <w:p w14:paraId="303F2DE4" w14:textId="77777777" w:rsidR="00F42C55" w:rsidRDefault="00F42C55" w:rsidP="00F42C55">
            <w:pPr>
              <w:rPr>
                <w:rFonts w:ascii="Switzer" w:eastAsia="Switzer" w:hAnsi="Switzer" w:cs="Times New Roman"/>
              </w:rPr>
            </w:pPr>
            <w:r>
              <w:rPr>
                <w:rFonts w:ascii="Switzer" w:eastAsia="Switzer" w:hAnsi="Switzer" w:cs="Times New Roman"/>
              </w:rPr>
              <w:t>Inclusion of components</w:t>
            </w:r>
          </w:p>
        </w:tc>
        <w:tc>
          <w:tcPr>
            <w:tcW w:w="1418" w:type="dxa"/>
          </w:tcPr>
          <w:p w14:paraId="02D05B6C" w14:textId="77777777" w:rsidR="00F42C55" w:rsidRPr="00FC2360" w:rsidRDefault="00F42C55" w:rsidP="00F42C55">
            <w:pPr>
              <w:rPr>
                <w:rFonts w:ascii="Switzer" w:eastAsia="Switzer" w:hAnsi="Switzer" w:cs="Times New Roman"/>
              </w:rPr>
            </w:pPr>
          </w:p>
        </w:tc>
        <w:tc>
          <w:tcPr>
            <w:tcW w:w="3969" w:type="dxa"/>
          </w:tcPr>
          <w:p w14:paraId="0E4FFEAD" w14:textId="227496DF" w:rsidR="00F42C55" w:rsidRDefault="00F42C55" w:rsidP="00F42C55">
            <w:pPr>
              <w:rPr>
                <w:rFonts w:ascii="Switzer" w:eastAsia="Switzer" w:hAnsi="Switzer" w:cs="Times New Roman"/>
              </w:rPr>
            </w:pPr>
            <w:r>
              <w:rPr>
                <w:rFonts w:ascii="Switzer" w:eastAsia="Switzer" w:hAnsi="Switzer" w:cs="Times New Roman"/>
              </w:rPr>
              <w:t xml:space="preserve">The description of components added on 11.20G will pull through to 12.20G.   </w:t>
            </w:r>
            <w:r w:rsidR="00E94B7F">
              <w:rPr>
                <w:rFonts w:ascii="Switzer" w:eastAsia="Switzer" w:hAnsi="Switzer" w:cs="Times New Roman"/>
              </w:rPr>
              <w:t>Users can u</w:t>
            </w:r>
            <w:r w:rsidR="00691B7F">
              <w:rPr>
                <w:rFonts w:ascii="Switzer" w:eastAsia="Switzer" w:hAnsi="Switzer" w:cs="Times New Roman"/>
              </w:rPr>
              <w:t>se the hyperlink to 11.20G to add n</w:t>
            </w:r>
            <w:r>
              <w:rPr>
                <w:rFonts w:ascii="Switzer" w:eastAsia="Switzer" w:hAnsi="Switzer" w:cs="Times New Roman"/>
              </w:rPr>
              <w:t xml:space="preserve">ewly identified entities and business units, </w:t>
            </w:r>
            <w:r w:rsidR="00720E46">
              <w:rPr>
                <w:rFonts w:ascii="Switzer" w:eastAsia="Switzer" w:hAnsi="Switzer" w:cs="Times New Roman"/>
              </w:rPr>
              <w:t xml:space="preserve">or </w:t>
            </w:r>
            <w:r>
              <w:rPr>
                <w:rFonts w:ascii="Switzer" w:eastAsia="Switzer" w:hAnsi="Switzer" w:cs="Times New Roman"/>
              </w:rPr>
              <w:t xml:space="preserve">components. </w:t>
            </w:r>
          </w:p>
        </w:tc>
      </w:tr>
      <w:tr w:rsidR="00F42C55" w:rsidRPr="00FC2360" w14:paraId="06353E9E"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026C58DD" w14:textId="77777777" w:rsidR="00F42C55" w:rsidRPr="00E94B7F" w:rsidRDefault="00F42C55" w:rsidP="00F42C55">
            <w:pPr>
              <w:rPr>
                <w:rFonts w:ascii="Switzer" w:eastAsia="Switzer" w:hAnsi="Switzer" w:cs="Times New Roman"/>
                <w:b w:val="0"/>
                <w:bCs w:val="0"/>
              </w:rPr>
            </w:pPr>
            <w:r w:rsidRPr="00E94B7F">
              <w:rPr>
                <w:rFonts w:ascii="Switzer" w:eastAsia="Switzer" w:hAnsi="Switzer" w:cs="Times New Roman"/>
                <w:b w:val="0"/>
                <w:bCs w:val="0"/>
              </w:rPr>
              <w:t xml:space="preserve">Components at which further audit work is required </w:t>
            </w:r>
          </w:p>
        </w:tc>
        <w:tc>
          <w:tcPr>
            <w:tcW w:w="1418" w:type="dxa"/>
          </w:tcPr>
          <w:p w14:paraId="1199CF89" w14:textId="77777777" w:rsidR="00F42C55" w:rsidRPr="00FC2360"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ISA600.22(a)</w:t>
            </w:r>
          </w:p>
        </w:tc>
        <w:tc>
          <w:tcPr>
            <w:tcW w:w="3969" w:type="dxa"/>
          </w:tcPr>
          <w:p w14:paraId="54BB658E" w14:textId="04865589" w:rsidR="00F42C55" w:rsidRDefault="0097783F" w:rsidP="00F42C55">
            <w:pPr>
              <w:cnfStyle w:val="000000000000" w:firstRow="0" w:lastRow="0" w:firstColumn="0" w:lastColumn="0" w:oddVBand="0" w:evenVBand="0" w:oddHBand="0" w:evenHBand="0" w:firstRowFirstColumn="0" w:firstRowLastColumn="0" w:lastRowFirstColumn="0" w:lastRowLastColumn="0"/>
              <w:rPr>
                <w:rFonts w:eastAsia="Switzer" w:cs="Times New Roman"/>
              </w:rPr>
            </w:pPr>
            <w:r>
              <w:rPr>
                <w:rFonts w:eastAsia="Switzer" w:cs="Times New Roman"/>
              </w:rPr>
              <w:t>For each</w:t>
            </w:r>
            <w:r w:rsidR="00F42C55" w:rsidRPr="00A86309">
              <w:rPr>
                <w:rFonts w:eastAsia="Switzer" w:cs="Times New Roman"/>
              </w:rPr>
              <w:t xml:space="preserve"> SCOTABD and material COTABD </w:t>
            </w:r>
            <w:r w:rsidR="00532918">
              <w:rPr>
                <w:rFonts w:eastAsia="Switzer" w:cs="Times New Roman"/>
              </w:rPr>
              <w:t xml:space="preserve">the group auditor determines </w:t>
            </w:r>
            <w:r w:rsidR="00F42C55" w:rsidRPr="00A86309">
              <w:rPr>
                <w:rFonts w:eastAsia="Switzer" w:cs="Times New Roman"/>
              </w:rPr>
              <w:t xml:space="preserve">whether audit work </w:t>
            </w:r>
            <w:r w:rsidR="00201F1C">
              <w:rPr>
                <w:rFonts w:eastAsia="Switzer" w:cs="Times New Roman"/>
              </w:rPr>
              <w:t xml:space="preserve">at </w:t>
            </w:r>
            <w:r w:rsidR="00F42C55" w:rsidRPr="00A86309">
              <w:rPr>
                <w:rFonts w:eastAsia="Switzer" w:cs="Times New Roman"/>
              </w:rPr>
              <w:t>a component is necessary</w:t>
            </w:r>
            <w:r w:rsidR="00B63894">
              <w:rPr>
                <w:rFonts w:eastAsia="Switzer" w:cs="Times New Roman"/>
              </w:rPr>
              <w:t>, and at which level the work should be performed</w:t>
            </w:r>
            <w:r w:rsidR="00232767">
              <w:rPr>
                <w:rFonts w:eastAsia="Switzer" w:cs="Times New Roman"/>
              </w:rPr>
              <w:t>.</w:t>
            </w:r>
            <w:r w:rsidR="00F42C55" w:rsidRPr="00A86309">
              <w:rPr>
                <w:rFonts w:eastAsia="Switzer" w:cs="Times New Roman"/>
              </w:rPr>
              <w:t xml:space="preserve"> </w:t>
            </w:r>
            <w:r w:rsidR="007A56AA">
              <w:rPr>
                <w:rFonts w:eastAsia="Switzer" w:cs="Times New Roman"/>
              </w:rPr>
              <w:t xml:space="preserve">   They select from the following dropdown options:</w:t>
            </w:r>
          </w:p>
          <w:p w14:paraId="2D64CC83" w14:textId="015F745A" w:rsidR="007A56AA" w:rsidRPr="007A56AA" w:rsidRDefault="007A56AA" w:rsidP="009A0F9A">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7A56AA">
              <w:rPr>
                <w:rFonts w:ascii="Switzer" w:eastAsia="Switzer" w:hAnsi="Switzer" w:cs="Times New Roman"/>
              </w:rPr>
              <w:t>Consolidation - Group auditor</w:t>
            </w:r>
          </w:p>
          <w:p w14:paraId="0F0686A6" w14:textId="77777777" w:rsidR="007A56AA" w:rsidRDefault="007A56AA" w:rsidP="009A0F9A">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B2585A">
              <w:rPr>
                <w:rFonts w:ascii="Switzer" w:eastAsia="Switzer" w:hAnsi="Switzer" w:cs="Times New Roman"/>
              </w:rPr>
              <w:t xml:space="preserve">Centrally - </w:t>
            </w:r>
            <w:r>
              <w:rPr>
                <w:rFonts w:ascii="Switzer" w:eastAsia="Switzer" w:hAnsi="Switzer" w:cs="Times New Roman"/>
              </w:rPr>
              <w:t>G</w:t>
            </w:r>
            <w:r w:rsidRPr="00B2585A">
              <w:rPr>
                <w:rFonts w:ascii="Switzer" w:eastAsia="Switzer" w:hAnsi="Switzer" w:cs="Times New Roman"/>
              </w:rPr>
              <w:t>roup auditor</w:t>
            </w:r>
          </w:p>
          <w:p w14:paraId="0F6C0DC2" w14:textId="77777777" w:rsidR="007A56AA" w:rsidRDefault="007A56AA" w:rsidP="009A0F9A">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B2585A">
              <w:rPr>
                <w:rFonts w:ascii="Switzer" w:eastAsia="Switzer" w:hAnsi="Switzer" w:cs="Times New Roman"/>
              </w:rPr>
              <w:t xml:space="preserve">Centrally - </w:t>
            </w:r>
            <w:r>
              <w:rPr>
                <w:rFonts w:ascii="Switzer" w:eastAsia="Switzer" w:hAnsi="Switzer" w:cs="Times New Roman"/>
              </w:rPr>
              <w:t>C</w:t>
            </w:r>
            <w:r w:rsidRPr="00B2585A">
              <w:rPr>
                <w:rFonts w:ascii="Switzer" w:eastAsia="Switzer" w:hAnsi="Switzer" w:cs="Times New Roman"/>
              </w:rPr>
              <w:t>omponent auditor with group auditor</w:t>
            </w:r>
          </w:p>
          <w:p w14:paraId="45CA1C40" w14:textId="299D37A2" w:rsidR="007A56AA" w:rsidRPr="007A56AA" w:rsidRDefault="007A56AA" w:rsidP="009A0F9A">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7A56AA">
              <w:rPr>
                <w:rFonts w:ascii="Switzer" w:eastAsia="Switzer" w:hAnsi="Switzer" w:cs="Times New Roman"/>
              </w:rPr>
              <w:t>At component level -Component auditor.</w:t>
            </w:r>
          </w:p>
          <w:p w14:paraId="7DC13FBD" w14:textId="77777777" w:rsidR="00F42C55" w:rsidRPr="00A86309" w:rsidRDefault="00F42C55" w:rsidP="00F42C55">
            <w:pPr>
              <w:cnfStyle w:val="000000000000" w:firstRow="0" w:lastRow="0" w:firstColumn="0" w:lastColumn="0" w:oddVBand="0" w:evenVBand="0" w:oddHBand="0" w:evenHBand="0" w:firstRowFirstColumn="0" w:firstRowLastColumn="0" w:lastRowFirstColumn="0" w:lastRowLastColumn="0"/>
              <w:rPr>
                <w:rFonts w:eastAsia="Switzer" w:cs="Times New Roman"/>
              </w:rPr>
            </w:pPr>
          </w:p>
          <w:p w14:paraId="076A4814" w14:textId="4C6DB4CD" w:rsidR="00BF7706" w:rsidRDefault="00F42C55" w:rsidP="00BF7706">
            <w:pPr>
              <w:cnfStyle w:val="000000000000" w:firstRow="0" w:lastRow="0" w:firstColumn="0" w:lastColumn="0" w:oddVBand="0" w:evenVBand="0" w:oddHBand="0" w:evenHBand="0" w:firstRowFirstColumn="0" w:firstRowLastColumn="0" w:lastRowFirstColumn="0" w:lastRowLastColumn="0"/>
              <w:rPr>
                <w:rFonts w:eastAsia="Switzer" w:cs="Times New Roman"/>
              </w:rPr>
            </w:pPr>
            <w:r w:rsidRPr="00A86309">
              <w:rPr>
                <w:rFonts w:eastAsia="Switzer" w:cs="Times New Roman"/>
              </w:rPr>
              <w:t xml:space="preserve"> The matters that may influence the group auditor’s determination </w:t>
            </w:r>
            <w:r w:rsidR="00880C11">
              <w:rPr>
                <w:rFonts w:eastAsia="Switzer" w:cs="Times New Roman"/>
              </w:rPr>
              <w:t xml:space="preserve">at which </w:t>
            </w:r>
            <w:r w:rsidRPr="00A86309">
              <w:rPr>
                <w:rFonts w:eastAsia="Switzer" w:cs="Times New Roman"/>
              </w:rPr>
              <w:t>component</w:t>
            </w:r>
            <w:r w:rsidR="00BF7706">
              <w:rPr>
                <w:rFonts w:eastAsia="Switzer" w:cs="Times New Roman"/>
              </w:rPr>
              <w:t>(</w:t>
            </w:r>
            <w:r w:rsidRPr="00A86309">
              <w:rPr>
                <w:rFonts w:eastAsia="Switzer" w:cs="Times New Roman"/>
              </w:rPr>
              <w:t>s</w:t>
            </w:r>
            <w:r w:rsidR="00BF7706">
              <w:rPr>
                <w:rFonts w:eastAsia="Switzer" w:cs="Times New Roman"/>
              </w:rPr>
              <w:t>)</w:t>
            </w:r>
            <w:r w:rsidRPr="00A86309">
              <w:rPr>
                <w:rFonts w:eastAsia="Switzer" w:cs="Times New Roman"/>
              </w:rPr>
              <w:t xml:space="preserve"> further audit work</w:t>
            </w:r>
            <w:r w:rsidR="00880C11">
              <w:rPr>
                <w:rFonts w:eastAsia="Switzer" w:cs="Times New Roman"/>
              </w:rPr>
              <w:t xml:space="preserve"> may be required (</w:t>
            </w:r>
            <w:r w:rsidRPr="00A86309">
              <w:rPr>
                <w:rFonts w:eastAsia="Switzer" w:cs="Times New Roman"/>
              </w:rPr>
              <w:t>per ISA 600.A51</w:t>
            </w:r>
            <w:r w:rsidR="00880C11">
              <w:rPr>
                <w:rFonts w:eastAsia="Switzer" w:cs="Times New Roman"/>
              </w:rPr>
              <w:t>)</w:t>
            </w:r>
            <w:r w:rsidRPr="00A86309">
              <w:rPr>
                <w:rFonts w:eastAsia="Switzer" w:cs="Times New Roman"/>
              </w:rPr>
              <w:t xml:space="preserve"> are included for the Extended User</w:t>
            </w:r>
            <w:r w:rsidR="00880C11">
              <w:rPr>
                <w:rFonts w:eastAsia="Switzer" w:cs="Times New Roman"/>
              </w:rPr>
              <w:t xml:space="preserve">.  </w:t>
            </w:r>
          </w:p>
          <w:p w14:paraId="79B74093" w14:textId="465A6D82" w:rsidR="00F42C55" w:rsidRPr="00A86309" w:rsidRDefault="00BF7706" w:rsidP="00F42C55">
            <w:pPr>
              <w:cnfStyle w:val="000000000000" w:firstRow="0" w:lastRow="0" w:firstColumn="0" w:lastColumn="0" w:oddVBand="0" w:evenVBand="0" w:oddHBand="0" w:evenHBand="0" w:firstRowFirstColumn="0" w:firstRowLastColumn="0" w:lastRowFirstColumn="0" w:lastRowLastColumn="0"/>
              <w:rPr>
                <w:rFonts w:eastAsia="Switzer" w:cs="Times New Roman"/>
              </w:rPr>
            </w:pPr>
            <w:r>
              <w:rPr>
                <w:rFonts w:eastAsia="Switzer" w:cs="Times New Roman"/>
              </w:rPr>
              <w:br/>
              <w:t xml:space="preserve">Refer to par </w:t>
            </w:r>
            <w:r>
              <w:rPr>
                <w:rFonts w:eastAsia="Switzer" w:cs="Times New Roman"/>
              </w:rPr>
              <w:fldChar w:fldCharType="begin"/>
            </w:r>
            <w:r>
              <w:rPr>
                <w:rFonts w:eastAsia="Switzer" w:cs="Times New Roman"/>
              </w:rPr>
              <w:instrText xml:space="preserve"> REF _Ref168982182 \r \h </w:instrText>
            </w:r>
            <w:r>
              <w:rPr>
                <w:rFonts w:eastAsia="Switzer" w:cs="Times New Roman"/>
              </w:rPr>
            </w:r>
            <w:r>
              <w:rPr>
                <w:rFonts w:eastAsia="Switzer" w:cs="Times New Roman"/>
              </w:rPr>
              <w:fldChar w:fldCharType="separate"/>
            </w:r>
            <w:r w:rsidR="00B81D23">
              <w:rPr>
                <w:rFonts w:eastAsia="Switzer" w:cs="Times New Roman"/>
              </w:rPr>
              <w:t>3.3</w:t>
            </w:r>
            <w:r w:rsidR="00B11B96">
              <w:rPr>
                <w:rFonts w:eastAsia="Switzer" w:cs="Times New Roman"/>
              </w:rPr>
              <w:t>.17</w:t>
            </w:r>
            <w:r>
              <w:rPr>
                <w:rFonts w:eastAsia="Switzer" w:cs="Times New Roman"/>
              </w:rPr>
              <w:fldChar w:fldCharType="end"/>
            </w:r>
            <w:r>
              <w:rPr>
                <w:rFonts w:eastAsia="Switzer" w:cs="Times New Roman"/>
              </w:rPr>
              <w:t xml:space="preserve"> for further detail.</w:t>
            </w:r>
          </w:p>
        </w:tc>
      </w:tr>
      <w:tr w:rsidR="00F42C55" w14:paraId="526A7D2A"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43AFE693" w14:textId="77777777" w:rsidR="00F42C55" w:rsidRPr="007A56AA" w:rsidRDefault="00F42C55" w:rsidP="00F42C55">
            <w:pPr>
              <w:rPr>
                <w:rFonts w:ascii="Switzer" w:eastAsia="Switzer" w:hAnsi="Switzer" w:cs="Times New Roman"/>
                <w:b w:val="0"/>
                <w:bCs w:val="0"/>
              </w:rPr>
            </w:pPr>
            <w:r w:rsidRPr="007A56AA">
              <w:rPr>
                <w:rFonts w:ascii="Switzer" w:eastAsia="Switzer" w:hAnsi="Switzer" w:cs="Times New Roman"/>
                <w:b w:val="0"/>
                <w:bCs w:val="0"/>
              </w:rPr>
              <w:lastRenderedPageBreak/>
              <w:t>Scope of audit work and resources</w:t>
            </w:r>
          </w:p>
        </w:tc>
        <w:tc>
          <w:tcPr>
            <w:tcW w:w="1418" w:type="dxa"/>
          </w:tcPr>
          <w:p w14:paraId="4E2D7190" w14:textId="7D05FFF2" w:rsidR="00F42C55" w:rsidRDefault="002A0FAC"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ISA600.37</w:t>
            </w:r>
          </w:p>
        </w:tc>
        <w:tc>
          <w:tcPr>
            <w:tcW w:w="3969" w:type="dxa"/>
          </w:tcPr>
          <w:p w14:paraId="13319321" w14:textId="260DD8F8"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3E654D">
              <w:rPr>
                <w:rFonts w:ascii="Switzer" w:eastAsia="Switzer" w:hAnsi="Switzer" w:cs="Times New Roman"/>
              </w:rPr>
              <w:t>The components where further audit work is required to be performed by component auditor</w:t>
            </w:r>
            <w:r>
              <w:rPr>
                <w:rFonts w:ascii="Switzer" w:eastAsia="Switzer" w:hAnsi="Switzer" w:cs="Times New Roman"/>
              </w:rPr>
              <w:t>s</w:t>
            </w:r>
            <w:r w:rsidRPr="003E654D">
              <w:rPr>
                <w:rFonts w:ascii="Switzer" w:eastAsia="Switzer" w:hAnsi="Switzer" w:cs="Times New Roman"/>
              </w:rPr>
              <w:t xml:space="preserve">, with or without the group auditor, will pull through to “Scope of work at components and resources”.  </w:t>
            </w:r>
          </w:p>
          <w:p w14:paraId="358850D8" w14:textId="77777777" w:rsidR="00B16915" w:rsidRDefault="00B1691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406A8B30" w14:textId="50D92231"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3E654D">
              <w:rPr>
                <w:rFonts w:ascii="Switzer" w:eastAsia="Switzer" w:hAnsi="Switzer" w:cs="Times New Roman"/>
              </w:rPr>
              <w:t xml:space="preserve">For each of these components, </w:t>
            </w:r>
            <w:r w:rsidR="00FF6ACE">
              <w:rPr>
                <w:rFonts w:ascii="Switzer" w:eastAsia="Switzer" w:hAnsi="Switzer" w:cs="Times New Roman"/>
              </w:rPr>
              <w:t xml:space="preserve">the group auditor describes </w:t>
            </w:r>
            <w:r w:rsidRPr="003E654D">
              <w:rPr>
                <w:rFonts w:ascii="Switzer" w:eastAsia="Switzer" w:hAnsi="Switzer" w:cs="Times New Roman"/>
              </w:rPr>
              <w:t xml:space="preserve">the nature, timing and extent of audit work </w:t>
            </w:r>
            <w:r w:rsidR="00FF6ACE">
              <w:rPr>
                <w:rFonts w:ascii="Switzer" w:eastAsia="Switzer" w:hAnsi="Switzer" w:cs="Times New Roman"/>
              </w:rPr>
              <w:t xml:space="preserve">component auditors should </w:t>
            </w:r>
            <w:r w:rsidRPr="003E654D">
              <w:rPr>
                <w:rFonts w:ascii="Switzer" w:eastAsia="Switzer" w:hAnsi="Switzer" w:cs="Times New Roman"/>
              </w:rPr>
              <w:t>performed.</w:t>
            </w:r>
          </w:p>
        </w:tc>
      </w:tr>
      <w:tr w:rsidR="00937306" w14:paraId="184985B1"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795F7E6B" w14:textId="12EBC5A5" w:rsidR="00937306" w:rsidRPr="007A56AA" w:rsidRDefault="00937306" w:rsidP="00F42C55">
            <w:pPr>
              <w:rPr>
                <w:rFonts w:ascii="Switzer" w:eastAsia="Switzer" w:hAnsi="Switzer" w:cs="Times New Roman"/>
                <w:b w:val="0"/>
                <w:bCs w:val="0"/>
              </w:rPr>
            </w:pPr>
            <w:r w:rsidRPr="007A56AA">
              <w:rPr>
                <w:rFonts w:ascii="Switzer" w:eastAsia="Switzer" w:hAnsi="Switzer" w:cs="Times New Roman"/>
                <w:b w:val="0"/>
                <w:bCs w:val="0"/>
              </w:rPr>
              <w:t>Scope of audit work and resources</w:t>
            </w:r>
            <w:r>
              <w:rPr>
                <w:rFonts w:ascii="Switzer" w:eastAsia="Switzer" w:hAnsi="Switzer" w:cs="Times New Roman"/>
                <w:b w:val="0"/>
                <w:bCs w:val="0"/>
              </w:rPr>
              <w:t xml:space="preserve"> – Extended users</w:t>
            </w:r>
          </w:p>
        </w:tc>
        <w:tc>
          <w:tcPr>
            <w:tcW w:w="1418" w:type="dxa"/>
          </w:tcPr>
          <w:p w14:paraId="5F81D8BD" w14:textId="087D2962" w:rsidR="00937306" w:rsidRDefault="00FF6ACE" w:rsidP="00FF6ACE">
            <w:p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3E654D">
              <w:rPr>
                <w:rFonts w:ascii="Switzer" w:eastAsia="Switzer" w:hAnsi="Switzer" w:cs="Times New Roman"/>
              </w:rPr>
              <w:t>ISA</w:t>
            </w:r>
            <w:r w:rsidR="000D06ED">
              <w:rPr>
                <w:rFonts w:ascii="Switzer" w:eastAsia="Switzer" w:hAnsi="Switzer" w:cs="Times New Roman"/>
              </w:rPr>
              <w:t>600</w:t>
            </w:r>
            <w:r w:rsidRPr="003E654D">
              <w:rPr>
                <w:rFonts w:ascii="Switzer" w:eastAsia="Switzer" w:hAnsi="Switzer" w:cs="Times New Roman"/>
              </w:rPr>
              <w:t>.A133</w:t>
            </w:r>
          </w:p>
        </w:tc>
        <w:tc>
          <w:tcPr>
            <w:tcW w:w="3969" w:type="dxa"/>
          </w:tcPr>
          <w:p w14:paraId="1F6D21D7" w14:textId="3B6BC8F0" w:rsidR="000B535F" w:rsidRDefault="000B535F" w:rsidP="00197171">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3E654D">
              <w:rPr>
                <w:rFonts w:ascii="Switzer" w:eastAsia="Switzer" w:hAnsi="Switzer" w:cs="Times New Roman"/>
              </w:rPr>
              <w:t>The extended users are provided with a summary of the level of audit work per COTABD that is required to be performed per component.</w:t>
            </w:r>
          </w:p>
          <w:p w14:paraId="289C87EE" w14:textId="77777777" w:rsidR="000B535F" w:rsidRDefault="000B535F" w:rsidP="00197171">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6033B8B8" w14:textId="310885EA" w:rsidR="00197171" w:rsidRPr="003E654D" w:rsidRDefault="000B535F" w:rsidP="00197171">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Extended users</w:t>
            </w:r>
            <w:r w:rsidR="00197171" w:rsidRPr="003E654D">
              <w:rPr>
                <w:rFonts w:ascii="Switzer" w:eastAsia="Switzer" w:hAnsi="Switzer" w:cs="Times New Roman"/>
              </w:rPr>
              <w:t xml:space="preserve"> will be prompted to</w:t>
            </w:r>
            <w:r>
              <w:rPr>
                <w:rFonts w:ascii="Switzer" w:eastAsia="Switzer" w:hAnsi="Switzer" w:cs="Times New Roman"/>
              </w:rPr>
              <w:t>:</w:t>
            </w:r>
            <w:r w:rsidR="00197171" w:rsidRPr="003E654D">
              <w:rPr>
                <w:rFonts w:ascii="Switzer" w:eastAsia="Switzer" w:hAnsi="Switzer" w:cs="Times New Roman"/>
              </w:rPr>
              <w:t xml:space="preserve"> </w:t>
            </w:r>
          </w:p>
          <w:p w14:paraId="3B425B50" w14:textId="77777777" w:rsidR="00197171" w:rsidRPr="003E654D" w:rsidRDefault="00197171" w:rsidP="009A0F9A">
            <w:pPr>
              <w:numPr>
                <w:ilvl w:val="0"/>
                <w:numId w:val="16"/>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3E654D">
              <w:rPr>
                <w:rFonts w:ascii="Switzer" w:eastAsia="Switzer" w:hAnsi="Switzer" w:cs="Times New Roman"/>
              </w:rPr>
              <w:t xml:space="preserve">Consider the factors whether it is appropriate to perform further audit procedures on the entire financial information of the component (ISA 600 (Revised).A133).    </w:t>
            </w:r>
          </w:p>
          <w:p w14:paraId="7BB5D830" w14:textId="77777777" w:rsidR="00197171" w:rsidRPr="003E654D" w:rsidRDefault="00197171" w:rsidP="009A0F9A">
            <w:pPr>
              <w:numPr>
                <w:ilvl w:val="0"/>
                <w:numId w:val="16"/>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3E654D">
              <w:rPr>
                <w:rFonts w:ascii="Switzer" w:eastAsia="Switzer" w:hAnsi="Switzer" w:cs="Times New Roman"/>
              </w:rPr>
              <w:t xml:space="preserve">Determine at which level the audit work should be performed at the component. Users will select form entire financial information, one or more COTABD, and specific audit procedures.  </w:t>
            </w:r>
          </w:p>
          <w:p w14:paraId="1364ACE5" w14:textId="04DB08F0" w:rsidR="00937306" w:rsidRPr="000B535F" w:rsidRDefault="00197171" w:rsidP="009A0F9A">
            <w:pPr>
              <w:numPr>
                <w:ilvl w:val="0"/>
                <w:numId w:val="16"/>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3E654D">
              <w:rPr>
                <w:rFonts w:ascii="Switzer" w:eastAsia="Switzer" w:hAnsi="Switzer" w:cs="Times New Roman"/>
              </w:rPr>
              <w:t>Document detail of the component auditors.</w:t>
            </w:r>
          </w:p>
        </w:tc>
      </w:tr>
      <w:tr w:rsidR="00F42C55" w:rsidRPr="00FC2360" w14:paraId="5F6826C1" w14:textId="77777777">
        <w:tblPrEx>
          <w:tblLook w:val="04A0" w:firstRow="1" w:lastRow="0" w:firstColumn="1" w:lastColumn="0" w:noHBand="0" w:noVBand="1"/>
        </w:tblPrEx>
        <w:trPr>
          <w:gridAfter w:val="3"/>
          <w:wAfter w:w="5393" w:type="dxa"/>
        </w:trPr>
        <w:tc>
          <w:tcPr>
            <w:cnfStyle w:val="001000000000" w:firstRow="0" w:lastRow="0" w:firstColumn="1" w:lastColumn="0" w:oddVBand="0" w:evenVBand="0" w:oddHBand="0" w:evenHBand="0" w:firstRowFirstColumn="0" w:firstRowLastColumn="0" w:lastRowFirstColumn="0" w:lastRowLastColumn="0"/>
            <w:tcW w:w="3544" w:type="dxa"/>
          </w:tcPr>
          <w:p w14:paraId="5A508E18" w14:textId="77777777" w:rsidR="00F42C55" w:rsidRPr="00FC2360" w:rsidRDefault="00F42C55" w:rsidP="00F42C55">
            <w:pPr>
              <w:rPr>
                <w:rFonts w:ascii="Switzer" w:eastAsia="Switzer" w:hAnsi="Switzer" w:cs="Times New Roman"/>
              </w:rPr>
            </w:pPr>
            <w:r>
              <w:rPr>
                <w:rFonts w:ascii="Switzer" w:eastAsia="Switzer" w:hAnsi="Switzer" w:cs="Times New Roman"/>
                <w:i/>
                <w:iCs/>
                <w:color w:val="F56354"/>
              </w:rPr>
              <w:t>12.22 Use of resources</w:t>
            </w:r>
          </w:p>
        </w:tc>
      </w:tr>
      <w:tr w:rsidR="00F42C55" w:rsidRPr="00FC2360" w14:paraId="302238D7"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39A39381" w14:textId="77777777" w:rsidR="00F42C55" w:rsidRPr="007A56AA" w:rsidRDefault="00F42C55" w:rsidP="00F42C55">
            <w:pPr>
              <w:rPr>
                <w:rFonts w:ascii="Switzer" w:eastAsia="Switzer" w:hAnsi="Switzer" w:cs="Times New Roman"/>
                <w:b w:val="0"/>
                <w:bCs w:val="0"/>
              </w:rPr>
            </w:pPr>
            <w:r w:rsidRPr="007A56AA">
              <w:rPr>
                <w:rFonts w:ascii="Switzer" w:eastAsia="Switzer" w:hAnsi="Switzer" w:cs="Times New Roman"/>
                <w:b w:val="0"/>
                <w:bCs w:val="0"/>
              </w:rPr>
              <w:t>Consideration of use of component auditors</w:t>
            </w:r>
          </w:p>
        </w:tc>
        <w:tc>
          <w:tcPr>
            <w:tcW w:w="1418" w:type="dxa"/>
          </w:tcPr>
          <w:p w14:paraId="535E8A16" w14:textId="77777777" w:rsidR="00F42C55" w:rsidRPr="00FC2360"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c>
          <w:tcPr>
            <w:tcW w:w="3969" w:type="dxa"/>
          </w:tcPr>
          <w:p w14:paraId="6CE4601B"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 xml:space="preserve">The user will be required to complete 12.22G (New) and answer the following question upon completion: </w:t>
            </w:r>
          </w:p>
          <w:p w14:paraId="1047DE27" w14:textId="54BD8455" w:rsidR="009A0CDE" w:rsidRPr="00FC2360"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Roboto" w:hAnsi="Roboto"/>
                <w:color w:val="1F1F1F"/>
                <w:sz w:val="18"/>
                <w:szCs w:val="18"/>
                <w:shd w:val="clear" w:color="auto" w:fill="FFFFFF"/>
              </w:rPr>
              <w:t>Did we complete 12.22G Use of component auditors?</w:t>
            </w:r>
            <w:r>
              <w:rPr>
                <w:rFonts w:ascii="Switzer" w:eastAsia="Switzer" w:hAnsi="Switzer" w:cs="Times New Roman"/>
              </w:rPr>
              <w:t xml:space="preserve"> </w:t>
            </w:r>
          </w:p>
        </w:tc>
      </w:tr>
      <w:tr w:rsidR="00F42C55" w:rsidRPr="00FC2360" w14:paraId="7CD70DED"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8937" w:type="dxa"/>
            <w:gridSpan w:val="4"/>
          </w:tcPr>
          <w:p w14:paraId="2BEB4C33" w14:textId="77777777" w:rsidR="00F42C55" w:rsidRDefault="00F42C55" w:rsidP="00F42C55">
            <w:pPr>
              <w:rPr>
                <w:rFonts w:ascii="Switzer" w:eastAsia="Switzer" w:hAnsi="Switzer" w:cs="Times New Roman"/>
              </w:rPr>
            </w:pPr>
            <w:r w:rsidRPr="00DD1754">
              <w:rPr>
                <w:rFonts w:ascii="Switzer" w:eastAsia="Switzer" w:hAnsi="Switzer" w:cs="Times New Roman"/>
                <w:i/>
                <w:iCs/>
                <w:color w:val="F56354"/>
              </w:rPr>
              <w:t>12.22G (New) Use of component auditors</w:t>
            </w:r>
          </w:p>
        </w:tc>
      </w:tr>
      <w:tr w:rsidR="00F42C55" w:rsidRPr="00FC2360" w14:paraId="4319CC7D"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613E2F49" w14:textId="77777777" w:rsidR="00F42C55" w:rsidRPr="007A56AA" w:rsidRDefault="00F42C55" w:rsidP="00F42C55">
            <w:pPr>
              <w:rPr>
                <w:rFonts w:ascii="Switzer" w:eastAsia="Switzer" w:hAnsi="Switzer" w:cs="Times New Roman"/>
                <w:b w:val="0"/>
                <w:bCs w:val="0"/>
              </w:rPr>
            </w:pPr>
            <w:r w:rsidRPr="007A56AA">
              <w:rPr>
                <w:rFonts w:ascii="Switzer" w:eastAsia="Switzer" w:hAnsi="Switzer" w:cs="Times New Roman"/>
                <w:b w:val="0"/>
                <w:bCs w:val="0"/>
              </w:rPr>
              <w:lastRenderedPageBreak/>
              <w:t>Inclusion and objective of 12.20G in engagement file</w:t>
            </w:r>
          </w:p>
        </w:tc>
        <w:tc>
          <w:tcPr>
            <w:tcW w:w="1418" w:type="dxa"/>
          </w:tcPr>
          <w:p w14:paraId="29A8FCD5"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52F82DC7"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16010031"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3F71038F"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719BFF6D"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6FE799F1"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420DB69F"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6DA261C8"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098E37E3"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ISA600.22(a)</w:t>
            </w:r>
          </w:p>
          <w:p w14:paraId="3002A741"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ISA600.37</w:t>
            </w:r>
          </w:p>
          <w:p w14:paraId="70D72D65"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09F57228"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282922C1" w14:textId="77777777" w:rsidR="00F42C55" w:rsidRDefault="00F42C55" w:rsidP="00F42C55">
            <w:p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 600.25(a) read with ISA220.17</w:t>
            </w:r>
          </w:p>
          <w:p w14:paraId="4D26FEC2"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6C083E9A" w14:textId="77777777" w:rsidR="00F42C55" w:rsidRDefault="00F42C55" w:rsidP="00F42C55">
            <w:p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 600.16(a) read with ISA220.14</w:t>
            </w:r>
          </w:p>
          <w:p w14:paraId="135689E4"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ISA600.29</w:t>
            </w:r>
          </w:p>
          <w:p w14:paraId="79F4B1B0"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ISA600.31(a)</w:t>
            </w:r>
          </w:p>
          <w:p w14:paraId="3B51A02E"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457AC646"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121542CD"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ISA600.26(a) &amp;(b)</w:t>
            </w:r>
          </w:p>
          <w:p w14:paraId="54B05E01"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0D133AA9"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35BE2742"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ISA600.43</w:t>
            </w:r>
          </w:p>
          <w:p w14:paraId="5AF4DBDA"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ISA600.49</w:t>
            </w:r>
          </w:p>
          <w:p w14:paraId="7EA321F8"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535B16E3"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6889DC9A"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0BE0ED7E"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ISA600.53(a) &amp;(b)</w:t>
            </w:r>
          </w:p>
          <w:p w14:paraId="4F03C3AE" w14:textId="77777777" w:rsidR="00F42C55" w:rsidRPr="00FC2360"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c>
          <w:tcPr>
            <w:tcW w:w="3969" w:type="dxa"/>
          </w:tcPr>
          <w:p w14:paraId="35C34575"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Only applies to the group audit engagements.</w:t>
            </w:r>
          </w:p>
          <w:p w14:paraId="0BC7E9DB" w14:textId="77777777" w:rsidR="00F42C55" w:rsidRDefault="00F42C55" w:rsidP="00F42C55">
            <w:p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0F633CD8" w14:textId="77777777" w:rsidR="00F42C55" w:rsidRDefault="00F42C55" w:rsidP="00F42C55">
            <w:p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The objective of the document is to provide the group auditor with a checklist to check whether they have met their responsibility as group auditor in accordance with ISA 600 (Revised), including whether they have:</w:t>
            </w:r>
          </w:p>
          <w:p w14:paraId="6D21EC7A" w14:textId="77777777" w:rsidR="00F42C55" w:rsidRDefault="00F42C55" w:rsidP="00C85373">
            <w:pPr>
              <w:pStyle w:val="ListParagraph"/>
              <w:numPr>
                <w:ilvl w:val="0"/>
                <w:numId w:val="10"/>
              </w:num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Determined the components at which audit work, including RAP and further audit work, will be performed, and as the resources needed.</w:t>
            </w:r>
          </w:p>
          <w:p w14:paraId="497A057F" w14:textId="77777777" w:rsidR="00F42C55" w:rsidRDefault="00F42C55" w:rsidP="00C85373">
            <w:pPr>
              <w:pStyle w:val="ListParagraph"/>
              <w:numPr>
                <w:ilvl w:val="0"/>
                <w:numId w:val="10"/>
              </w:num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Made component auditors aware of relevant ethical requirements and confirmed that they understand and will comply with those requirements.</w:t>
            </w:r>
          </w:p>
          <w:p w14:paraId="6931B8AB" w14:textId="77777777" w:rsidR="00F42C55" w:rsidRDefault="00F42C55" w:rsidP="00C85373">
            <w:pPr>
              <w:pStyle w:val="ListParagraph"/>
              <w:numPr>
                <w:ilvl w:val="0"/>
                <w:numId w:val="10"/>
              </w:num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 xml:space="preserve">Communicated to the component auditors </w:t>
            </w:r>
          </w:p>
          <w:p w14:paraId="338668AA" w14:textId="77777777" w:rsidR="00F42C55" w:rsidRDefault="00F42C55" w:rsidP="00C85373">
            <w:pPr>
              <w:pStyle w:val="ListParagraph"/>
              <w:numPr>
                <w:ilvl w:val="1"/>
                <w:numId w:val="10"/>
              </w:num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Their expected behaviour.</w:t>
            </w:r>
          </w:p>
          <w:p w14:paraId="466A14DA" w14:textId="77777777" w:rsidR="00F42C55" w:rsidRPr="003C1027" w:rsidRDefault="00F42C55" w:rsidP="00C85373">
            <w:pPr>
              <w:pStyle w:val="ListParagraph"/>
              <w:numPr>
                <w:ilvl w:val="1"/>
                <w:numId w:val="10"/>
              </w:num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T</w:t>
            </w:r>
            <w:r w:rsidRPr="003C1027">
              <w:rPr>
                <w:rFonts w:ascii="Switzer" w:eastAsia="Switzer" w:hAnsi="Switzer" w:cs="Times New Roman"/>
              </w:rPr>
              <w:t>heir respective responsibilities and the group auditor’s expectations.</w:t>
            </w:r>
          </w:p>
          <w:p w14:paraId="6EAED9E4" w14:textId="77777777" w:rsidR="00F42C55" w:rsidRDefault="00F42C55" w:rsidP="00C85373">
            <w:pPr>
              <w:pStyle w:val="ListParagraph"/>
              <w:numPr>
                <w:ilvl w:val="1"/>
                <w:numId w:val="10"/>
              </w:num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The matters as required by ISA 600 (Revised)</w:t>
            </w:r>
          </w:p>
          <w:p w14:paraId="44E9F2D8" w14:textId="77777777" w:rsidR="00F42C55" w:rsidRDefault="00F42C55" w:rsidP="00C85373">
            <w:pPr>
              <w:pStyle w:val="ListParagraph"/>
              <w:numPr>
                <w:ilvl w:val="0"/>
                <w:numId w:val="10"/>
              </w:num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E</w:t>
            </w:r>
            <w:r w:rsidRPr="00E91492">
              <w:rPr>
                <w:rFonts w:ascii="Switzer" w:eastAsia="Switzer" w:hAnsi="Switzer" w:cs="Times New Roman"/>
              </w:rPr>
              <w:t>valuate whether the component auditors have the appropriate competence and capabilities, including sufficient time, to perform the audit work assigned to them</w:t>
            </w:r>
            <w:r>
              <w:rPr>
                <w:rFonts w:ascii="Switzer" w:eastAsia="Switzer" w:hAnsi="Switzer" w:cs="Times New Roman"/>
              </w:rPr>
              <w:t>.</w:t>
            </w:r>
          </w:p>
          <w:p w14:paraId="5E161B6A" w14:textId="77777777" w:rsidR="00F42C55" w:rsidRDefault="00F42C55" w:rsidP="00C85373">
            <w:pPr>
              <w:pStyle w:val="ListParagraph"/>
              <w:numPr>
                <w:ilvl w:val="0"/>
                <w:numId w:val="10"/>
              </w:num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 xml:space="preserve">Determined whether component auditors will be used for subsequent events procedures and procedures on the consolidation process. </w:t>
            </w:r>
          </w:p>
          <w:p w14:paraId="0F2CC1F7" w14:textId="05B92888" w:rsidR="00F42C55" w:rsidRPr="00AF6A7E" w:rsidRDefault="00F42C55" w:rsidP="00C85373">
            <w:pPr>
              <w:pStyle w:val="ListParagraph"/>
              <w:numPr>
                <w:ilvl w:val="0"/>
                <w:numId w:val="10"/>
              </w:numPr>
              <w:jc w:val="left"/>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Determined and communicated component performance materiality and t</w:t>
            </w:r>
            <w:r w:rsidRPr="005561BF">
              <w:rPr>
                <w:rFonts w:ascii="Switzer" w:eastAsia="Switzer" w:hAnsi="Switzer" w:cs="Times New Roman"/>
              </w:rPr>
              <w:t>hresholds above which misstatements identified in the component financial information are to be communicated</w:t>
            </w:r>
          </w:p>
        </w:tc>
      </w:tr>
      <w:tr w:rsidR="00F42C55" w:rsidRPr="00FC2360" w14:paraId="2BF38184"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4FC6B43F" w14:textId="77777777" w:rsidR="00F42C55" w:rsidRPr="00DC52DE" w:rsidRDefault="00F42C55" w:rsidP="00F42C55">
            <w:pPr>
              <w:rPr>
                <w:rFonts w:ascii="Switzer" w:eastAsia="Switzer" w:hAnsi="Switzer" w:cs="Times New Roman"/>
                <w:b w:val="0"/>
                <w:bCs w:val="0"/>
              </w:rPr>
            </w:pPr>
            <w:r w:rsidRPr="00DC52DE">
              <w:rPr>
                <w:rFonts w:ascii="Switzer" w:eastAsia="Switzer" w:hAnsi="Switzer" w:cs="Times New Roman"/>
                <w:b w:val="0"/>
                <w:bCs w:val="0"/>
              </w:rPr>
              <w:t>Determination per component</w:t>
            </w:r>
          </w:p>
        </w:tc>
        <w:tc>
          <w:tcPr>
            <w:tcW w:w="1418" w:type="dxa"/>
          </w:tcPr>
          <w:p w14:paraId="14FDB0C0"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c>
          <w:tcPr>
            <w:tcW w:w="3969" w:type="dxa"/>
          </w:tcPr>
          <w:p w14:paraId="72FBAD9C" w14:textId="77777777" w:rsidR="00A447CD"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 xml:space="preserve">The design of the document recognises that there may be more than one component and that the group auditor needs to determine whether they have executed their responsibilities as group auditor related to each component and component auditor.  </w:t>
            </w:r>
          </w:p>
          <w:p w14:paraId="44D12F70" w14:textId="7AAED89F" w:rsidR="00233172"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 xml:space="preserve">Therefore, </w:t>
            </w:r>
            <w:r w:rsidR="00233172">
              <w:rPr>
                <w:rFonts w:ascii="Switzer" w:eastAsia="Switzer" w:hAnsi="Switzer" w:cs="Times New Roman"/>
              </w:rPr>
              <w:t>users are required to complete</w:t>
            </w:r>
            <w:r w:rsidR="00A447CD">
              <w:rPr>
                <w:rFonts w:ascii="Switzer" w:eastAsia="Switzer" w:hAnsi="Switzer" w:cs="Times New Roman"/>
              </w:rPr>
              <w:t xml:space="preserve"> a question </w:t>
            </w:r>
            <w:r w:rsidR="00151692">
              <w:rPr>
                <w:rFonts w:ascii="Switzer" w:eastAsia="Switzer" w:hAnsi="Switzer" w:cs="Times New Roman"/>
              </w:rPr>
              <w:t>under “Pre-planning and risk assessment procedures” and after “Conclusion”, whether all the questions have been completed considering each of the identified components.</w:t>
            </w:r>
          </w:p>
          <w:p w14:paraId="36FAEA48" w14:textId="77777777" w:rsidR="00A447CD" w:rsidRDefault="00A447CD" w:rsidP="00A447CD">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03FD6AB6" w14:textId="5B0AF7FF" w:rsidR="00F42C55" w:rsidRDefault="00A447CD"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T</w:t>
            </w:r>
            <w:r w:rsidR="00454FB1">
              <w:rPr>
                <w:rFonts w:ascii="Switzer" w:eastAsia="Switzer" w:hAnsi="Switzer" w:cs="Times New Roman"/>
              </w:rPr>
              <w:t>he</w:t>
            </w:r>
            <w:r w:rsidR="00F42C55">
              <w:rPr>
                <w:rFonts w:ascii="Switzer" w:eastAsia="Switzer" w:hAnsi="Switzer" w:cs="Times New Roman"/>
              </w:rPr>
              <w:t xml:space="preserve"> description of components </w:t>
            </w:r>
            <w:r>
              <w:rPr>
                <w:rFonts w:ascii="Switzer" w:eastAsia="Switzer" w:hAnsi="Switzer" w:cs="Times New Roman"/>
              </w:rPr>
              <w:t xml:space="preserve">will pull from </w:t>
            </w:r>
            <w:r w:rsidR="00F42C55">
              <w:rPr>
                <w:rFonts w:ascii="Switzer" w:eastAsia="Switzer" w:hAnsi="Switzer" w:cs="Times New Roman"/>
              </w:rPr>
              <w:t>11.20G</w:t>
            </w:r>
            <w:r>
              <w:rPr>
                <w:rFonts w:ascii="Switzer" w:eastAsia="Switzer" w:hAnsi="Switzer" w:cs="Times New Roman"/>
              </w:rPr>
              <w:t>.</w:t>
            </w:r>
          </w:p>
        </w:tc>
      </w:tr>
      <w:tr w:rsidR="00F42C55" w:rsidRPr="00FC2360" w14:paraId="50627C94"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8937" w:type="dxa"/>
            <w:gridSpan w:val="4"/>
          </w:tcPr>
          <w:p w14:paraId="37BC5DAD" w14:textId="57E2BC78" w:rsidR="00F42C55" w:rsidRDefault="003C7520" w:rsidP="00F42C55">
            <w:pPr>
              <w:rPr>
                <w:rFonts w:ascii="Switzer" w:eastAsia="Switzer" w:hAnsi="Switzer" w:cs="Times New Roman"/>
              </w:rPr>
            </w:pPr>
            <w:r>
              <w:rPr>
                <w:rFonts w:ascii="Switzer" w:eastAsia="Switzer" w:hAnsi="Switzer" w:cs="Times New Roman"/>
                <w:i/>
                <w:color w:val="F56354" w:themeColor="accent1"/>
              </w:rPr>
              <w:lastRenderedPageBreak/>
              <w:t>12.23G</w:t>
            </w:r>
            <w:r w:rsidR="2BBFA89B" w:rsidRPr="73EA5772">
              <w:rPr>
                <w:rFonts w:ascii="Switzer" w:eastAsia="Switzer" w:hAnsi="Switzer" w:cs="Times New Roman"/>
                <w:i/>
                <w:iCs/>
                <w:color w:val="F56354" w:themeColor="accent1"/>
              </w:rPr>
              <w:t>G</w:t>
            </w:r>
            <w:r w:rsidR="00F42C55" w:rsidRPr="73EA5772">
              <w:rPr>
                <w:rFonts w:ascii="Switzer" w:eastAsia="Switzer" w:hAnsi="Switzer" w:cs="Times New Roman"/>
                <w:i/>
                <w:color w:val="F56354" w:themeColor="accent1"/>
              </w:rPr>
              <w:t xml:space="preserve"> (New) Component performance materiality</w:t>
            </w:r>
          </w:p>
        </w:tc>
      </w:tr>
      <w:tr w:rsidR="00F42C55" w:rsidRPr="00FC2360" w14:paraId="011B03B0"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6D522596" w14:textId="77777777" w:rsidR="00F42C55" w:rsidRPr="00DC52DE" w:rsidRDefault="00F42C55" w:rsidP="00F42C55">
            <w:pPr>
              <w:rPr>
                <w:rFonts w:ascii="Switzer" w:eastAsia="Switzer" w:hAnsi="Switzer" w:cs="Times New Roman"/>
                <w:b w:val="0"/>
                <w:bCs w:val="0"/>
                <w:i/>
                <w:color w:val="F56354"/>
              </w:rPr>
            </w:pPr>
            <w:r w:rsidRPr="00DC52DE">
              <w:rPr>
                <w:rFonts w:ascii="Switzer" w:eastAsia="Switzer" w:hAnsi="Switzer" w:cs="Times New Roman"/>
                <w:b w:val="0"/>
                <w:bCs w:val="0"/>
              </w:rPr>
              <w:t>Inclusion and objective of 12.20G in engagement file</w:t>
            </w:r>
          </w:p>
        </w:tc>
        <w:tc>
          <w:tcPr>
            <w:tcW w:w="1418" w:type="dxa"/>
          </w:tcPr>
          <w:p w14:paraId="0378D3F2"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ISA600.53(a)&amp;(b)</w:t>
            </w:r>
          </w:p>
          <w:p w14:paraId="4D67A67B"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c>
          <w:tcPr>
            <w:tcW w:w="3969" w:type="dxa"/>
          </w:tcPr>
          <w:p w14:paraId="13B57779"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Only applies to the group audit engagements.</w:t>
            </w:r>
          </w:p>
          <w:p w14:paraId="42706995"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6D8F4973"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The objective of the document is to determine:</w:t>
            </w:r>
          </w:p>
          <w:p w14:paraId="2D01B631" w14:textId="77777777" w:rsidR="00F42C55" w:rsidRPr="009C0B48" w:rsidRDefault="00F42C55" w:rsidP="00C8537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9C0B48">
              <w:rPr>
                <w:rFonts w:ascii="Switzer" w:eastAsia="Switzer" w:hAnsi="Switzer" w:cs="Times New Roman"/>
              </w:rPr>
              <w:t>Component performance materiality</w:t>
            </w:r>
            <w:r>
              <w:rPr>
                <w:rFonts w:ascii="Switzer" w:eastAsia="Switzer" w:hAnsi="Switzer" w:cs="Times New Roman"/>
              </w:rPr>
              <w:t>.</w:t>
            </w:r>
            <w:r w:rsidRPr="009C0B48">
              <w:rPr>
                <w:rFonts w:ascii="Switzer" w:eastAsia="Switzer" w:hAnsi="Switzer" w:cs="Times New Roman"/>
              </w:rPr>
              <w:t xml:space="preserve"> </w:t>
            </w:r>
          </w:p>
          <w:p w14:paraId="35B7418E" w14:textId="2070F8CD" w:rsidR="00F42C55" w:rsidRPr="009C0B48" w:rsidRDefault="00F42C55" w:rsidP="00C8537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9C0B48">
              <w:rPr>
                <w:rFonts w:ascii="Switzer" w:eastAsia="Switzer" w:hAnsi="Switzer" w:cs="Times New Roman"/>
              </w:rPr>
              <w:t>Threshold above which misstatements in components</w:t>
            </w:r>
            <w:r w:rsidR="009F206B">
              <w:rPr>
                <w:rFonts w:ascii="Switzer" w:eastAsia="Switzer" w:hAnsi="Switzer" w:cs="Times New Roman"/>
              </w:rPr>
              <w:t>’</w:t>
            </w:r>
            <w:r w:rsidRPr="009C0B48">
              <w:rPr>
                <w:rFonts w:ascii="Switzer" w:eastAsia="Switzer" w:hAnsi="Switzer" w:cs="Times New Roman"/>
              </w:rPr>
              <w:t xml:space="preserve"> financial information should be communicated</w:t>
            </w:r>
            <w:r>
              <w:rPr>
                <w:rFonts w:ascii="Switzer" w:eastAsia="Switzer" w:hAnsi="Switzer" w:cs="Times New Roman"/>
              </w:rPr>
              <w:t>.</w:t>
            </w:r>
          </w:p>
          <w:p w14:paraId="525AB090" w14:textId="41949711" w:rsidR="00F42C55" w:rsidRPr="009C0B48" w:rsidRDefault="00F42C55" w:rsidP="00C8537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9C0B48">
              <w:rPr>
                <w:rFonts w:ascii="Switzer" w:eastAsia="Switzer" w:hAnsi="Switzer" w:cs="Times New Roman"/>
              </w:rPr>
              <w:t>Specific component performance materiality for a COTABD</w:t>
            </w:r>
            <w:r w:rsidR="00920FBF">
              <w:rPr>
                <w:rFonts w:ascii="Switzer" w:eastAsia="Switzer" w:hAnsi="Switzer" w:cs="Times New Roman"/>
              </w:rPr>
              <w:t xml:space="preserve">, if deemed </w:t>
            </w:r>
            <w:r w:rsidR="00F32554">
              <w:rPr>
                <w:rFonts w:ascii="Switzer" w:eastAsia="Switzer" w:hAnsi="Switzer" w:cs="Times New Roman"/>
              </w:rPr>
              <w:t>appropriate</w:t>
            </w:r>
            <w:r>
              <w:rPr>
                <w:rFonts w:ascii="Switzer" w:eastAsia="Switzer" w:hAnsi="Switzer" w:cs="Times New Roman"/>
              </w:rPr>
              <w:t>.</w:t>
            </w:r>
          </w:p>
          <w:p w14:paraId="6CF2DF0C"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7C346531" w14:textId="7C1432FA"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sidRPr="009C0B48">
              <w:rPr>
                <w:rFonts w:ascii="Switzer" w:eastAsia="Switzer" w:hAnsi="Switzer" w:cs="Times New Roman"/>
              </w:rPr>
              <w:t xml:space="preserve">The </w:t>
            </w:r>
            <w:r w:rsidR="00F32554">
              <w:rPr>
                <w:rFonts w:ascii="Switzer" w:eastAsia="Switzer" w:hAnsi="Switzer" w:cs="Times New Roman"/>
              </w:rPr>
              <w:t>reason(s)</w:t>
            </w:r>
            <w:r w:rsidRPr="009C0B48">
              <w:rPr>
                <w:rFonts w:ascii="Switzer" w:eastAsia="Switzer" w:hAnsi="Switzer" w:cs="Times New Roman"/>
              </w:rPr>
              <w:t xml:space="preserve"> of above determination</w:t>
            </w:r>
            <w:r>
              <w:rPr>
                <w:rFonts w:ascii="Switzer" w:eastAsia="Switzer" w:hAnsi="Switzer" w:cs="Times New Roman"/>
              </w:rPr>
              <w:t xml:space="preserve"> should be documented</w:t>
            </w:r>
            <w:r w:rsidRPr="009C0B48">
              <w:rPr>
                <w:rFonts w:ascii="Switzer" w:eastAsia="Switzer" w:hAnsi="Switzer" w:cs="Times New Roman"/>
              </w:rPr>
              <w:t>.</w:t>
            </w:r>
          </w:p>
        </w:tc>
      </w:tr>
      <w:tr w:rsidR="00F42C55" w:rsidRPr="00FC2360" w14:paraId="732532B0"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04692639" w14:textId="259E866D" w:rsidR="00F42C55" w:rsidRPr="00DC52DE" w:rsidRDefault="007F0F5B" w:rsidP="00F42C55">
            <w:pPr>
              <w:rPr>
                <w:rFonts w:ascii="Switzer" w:eastAsia="Switzer" w:hAnsi="Switzer" w:cs="Times New Roman"/>
                <w:b w:val="0"/>
                <w:bCs w:val="0"/>
              </w:rPr>
            </w:pPr>
            <w:r>
              <w:rPr>
                <w:rFonts w:ascii="Switzer" w:eastAsia="Switzer" w:hAnsi="Switzer" w:cs="Times New Roman"/>
                <w:b w:val="0"/>
                <w:bCs w:val="0"/>
              </w:rPr>
              <w:t>P</w:t>
            </w:r>
            <w:r w:rsidRPr="0000189F">
              <w:rPr>
                <w:rFonts w:ascii="Switzer" w:eastAsia="Switzer" w:hAnsi="Switzer" w:cs="Times New Roman"/>
                <w:b w:val="0"/>
                <w:bCs w:val="0"/>
              </w:rPr>
              <w:t>erformance materiality</w:t>
            </w:r>
            <w:r w:rsidRPr="00DC52DE">
              <w:rPr>
                <w:rFonts w:ascii="Switzer" w:eastAsia="Switzer" w:hAnsi="Switzer" w:cs="Times New Roman"/>
                <w:b w:val="0"/>
                <w:bCs w:val="0"/>
              </w:rPr>
              <w:t xml:space="preserve"> </w:t>
            </w:r>
            <w:r>
              <w:rPr>
                <w:rFonts w:ascii="Switzer" w:eastAsia="Switzer" w:hAnsi="Switzer" w:cs="Times New Roman"/>
                <w:b w:val="0"/>
                <w:bCs w:val="0"/>
              </w:rPr>
              <w:t xml:space="preserve">- </w:t>
            </w:r>
            <w:r w:rsidR="00F42C55" w:rsidRPr="00DC52DE">
              <w:rPr>
                <w:rFonts w:ascii="Switzer" w:eastAsia="Switzer" w:hAnsi="Switzer" w:cs="Times New Roman"/>
                <w:b w:val="0"/>
                <w:bCs w:val="0"/>
              </w:rPr>
              <w:t>Components where further audit work will be performed</w:t>
            </w:r>
          </w:p>
        </w:tc>
        <w:tc>
          <w:tcPr>
            <w:tcW w:w="1418" w:type="dxa"/>
          </w:tcPr>
          <w:p w14:paraId="50EBFD6C"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ISA600.53(a)</w:t>
            </w:r>
          </w:p>
          <w:p w14:paraId="0865FDB9"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c>
          <w:tcPr>
            <w:tcW w:w="3969" w:type="dxa"/>
          </w:tcPr>
          <w:p w14:paraId="4BC3627F" w14:textId="5E4E6DE6"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F</w:t>
            </w:r>
            <w:r w:rsidRPr="001F64B6">
              <w:rPr>
                <w:rFonts w:ascii="Switzer" w:eastAsia="Switzer" w:hAnsi="Switzer" w:cs="Times New Roman"/>
              </w:rPr>
              <w:t>or each of the components where audit procedures are performed on financial information that is disaggregated</w:t>
            </w:r>
            <w:r>
              <w:rPr>
                <w:rFonts w:ascii="Switzer" w:eastAsia="Switzer" w:hAnsi="Switzer" w:cs="Times New Roman"/>
              </w:rPr>
              <w:t>, the group auditor should determine and document component performance materiality</w:t>
            </w:r>
            <w:r w:rsidRPr="001F64B6">
              <w:rPr>
                <w:rFonts w:ascii="Switzer" w:eastAsia="Switzer" w:hAnsi="Switzer" w:cs="Times New Roman"/>
              </w:rPr>
              <w:t>.</w:t>
            </w:r>
          </w:p>
          <w:p w14:paraId="21A67622"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0A0EC195"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 xml:space="preserve">The components where further audit work will be performed will pull through from 12.20G.   </w:t>
            </w:r>
          </w:p>
        </w:tc>
      </w:tr>
      <w:tr w:rsidR="00F42C55" w:rsidRPr="00FC2360" w14:paraId="348BB102"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751687AA" w14:textId="4485CD36" w:rsidR="00F42C55" w:rsidRPr="0000189F" w:rsidRDefault="00EC2570" w:rsidP="00F42C55">
            <w:pPr>
              <w:rPr>
                <w:rFonts w:ascii="Switzer" w:eastAsia="Switzer" w:hAnsi="Switzer" w:cs="Times New Roman"/>
                <w:b w:val="0"/>
                <w:bCs w:val="0"/>
              </w:rPr>
            </w:pPr>
            <w:r>
              <w:rPr>
                <w:rFonts w:ascii="Switzer" w:eastAsia="Switzer" w:hAnsi="Switzer" w:cs="Times New Roman"/>
                <w:b w:val="0"/>
                <w:bCs w:val="0"/>
              </w:rPr>
              <w:t>P</w:t>
            </w:r>
            <w:r w:rsidR="00F42C55" w:rsidRPr="0000189F">
              <w:rPr>
                <w:rFonts w:ascii="Switzer" w:eastAsia="Switzer" w:hAnsi="Switzer" w:cs="Times New Roman"/>
                <w:b w:val="0"/>
                <w:bCs w:val="0"/>
              </w:rPr>
              <w:t>erformance materiality</w:t>
            </w:r>
            <w:r w:rsidR="007F0F5B">
              <w:rPr>
                <w:rFonts w:ascii="Switzer" w:eastAsia="Switzer" w:hAnsi="Switzer" w:cs="Times New Roman"/>
                <w:b w:val="0"/>
                <w:bCs w:val="0"/>
              </w:rPr>
              <w:t xml:space="preserve"> </w:t>
            </w:r>
            <w:r w:rsidR="000C756D">
              <w:rPr>
                <w:rFonts w:ascii="Switzer" w:eastAsia="Switzer" w:hAnsi="Switzer" w:cs="Times New Roman"/>
                <w:b w:val="0"/>
                <w:bCs w:val="0"/>
              </w:rPr>
              <w:t>–</w:t>
            </w:r>
            <w:r w:rsidR="007F0F5B">
              <w:rPr>
                <w:rFonts w:ascii="Switzer" w:eastAsia="Switzer" w:hAnsi="Switzer" w:cs="Times New Roman"/>
                <w:b w:val="0"/>
                <w:bCs w:val="0"/>
              </w:rPr>
              <w:t xml:space="preserve"> Determination</w:t>
            </w:r>
          </w:p>
        </w:tc>
        <w:tc>
          <w:tcPr>
            <w:tcW w:w="1418" w:type="dxa"/>
          </w:tcPr>
          <w:p w14:paraId="7C5F7D2A"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ISA600.53(a)</w:t>
            </w:r>
          </w:p>
          <w:p w14:paraId="1CCB2657"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38736801"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7A4C4EE8"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1DA9B479"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69F9FE85"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1D207332"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1244D031"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4164E6C9"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492AC868"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6CED0389"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2C3A64EA"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0A17BB58" w14:textId="77777777" w:rsidR="00BB152E"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4207CFAA" w14:textId="678ED924" w:rsidR="00BB152E" w:rsidRDefault="00831359"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ISA600.A118</w:t>
            </w:r>
          </w:p>
          <w:p w14:paraId="7651B090"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c>
          <w:tcPr>
            <w:tcW w:w="3969" w:type="dxa"/>
          </w:tcPr>
          <w:p w14:paraId="36EF6B57"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pPr>
            <w:r>
              <w:rPr>
                <w:rFonts w:ascii="Switzer" w:eastAsia="Switzer" w:hAnsi="Switzer" w:cs="Times New Roman"/>
              </w:rPr>
              <w:t>ISA 600.A118 states “</w:t>
            </w:r>
            <w:r>
              <w:t>The determination of component performance materiality is not a simple mechanical calculation and involves the exercise of professional judgment.”</w:t>
            </w:r>
          </w:p>
          <w:p w14:paraId="19F5B928"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pPr>
          </w:p>
          <w:p w14:paraId="02CCF120"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pPr>
            <w:r>
              <w:t xml:space="preserve">Therefore, the “Component performance materiality” is an input field.  </w:t>
            </w:r>
          </w:p>
          <w:p w14:paraId="0B4B17F1"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pPr>
          </w:p>
          <w:p w14:paraId="60787DA5" w14:textId="77777777" w:rsidR="00F42C55" w:rsidRDefault="00F42C55" w:rsidP="00F42C55">
            <w:pPr>
              <w:cnfStyle w:val="000000000000" w:firstRow="0" w:lastRow="0" w:firstColumn="0" w:lastColumn="0" w:oddVBand="0" w:evenVBand="0" w:oddHBand="0" w:evenHBand="0" w:firstRowFirstColumn="0" w:firstRowLastColumn="0" w:lastRowFirstColumn="0" w:lastRowLastColumn="0"/>
            </w:pPr>
            <w:r>
              <w:t>A warning will appear when the component performance materiality for an individual component exceeds group performance materiality.</w:t>
            </w:r>
          </w:p>
          <w:p w14:paraId="6309143E" w14:textId="77777777" w:rsidR="001112AC" w:rsidRDefault="001112AC" w:rsidP="00F42C55">
            <w:pPr>
              <w:cnfStyle w:val="000000000000" w:firstRow="0" w:lastRow="0" w:firstColumn="0" w:lastColumn="0" w:oddVBand="0" w:evenVBand="0" w:oddHBand="0" w:evenHBand="0" w:firstRowFirstColumn="0" w:firstRowLastColumn="0" w:lastRowFirstColumn="0" w:lastRowLastColumn="0"/>
            </w:pPr>
          </w:p>
          <w:p w14:paraId="5AE23EAF" w14:textId="05B6AC78" w:rsidR="008211D3" w:rsidRDefault="00BB152E" w:rsidP="00F42C55">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The factors that the group auditor may consider when setting component performance materiality, in accordance with ISA 600.A118, are included for the Extended User.</w:t>
            </w:r>
          </w:p>
        </w:tc>
      </w:tr>
      <w:tr w:rsidR="00831359" w:rsidRPr="00FC2360" w14:paraId="7F04CAF9"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4FEA78A1" w14:textId="0DC9B0BD" w:rsidR="00831359" w:rsidRPr="0000189F" w:rsidRDefault="00831359" w:rsidP="00831359">
            <w:pPr>
              <w:rPr>
                <w:rFonts w:ascii="Switzer" w:eastAsia="Switzer" w:hAnsi="Switzer" w:cs="Times New Roman"/>
                <w:b w:val="0"/>
                <w:bCs w:val="0"/>
              </w:rPr>
            </w:pPr>
            <w:r w:rsidRPr="0000189F">
              <w:rPr>
                <w:rFonts w:ascii="Switzer" w:eastAsia="Switzer" w:hAnsi="Switzer" w:cs="Times New Roman"/>
                <w:b w:val="0"/>
                <w:bCs w:val="0"/>
              </w:rPr>
              <w:lastRenderedPageBreak/>
              <w:t>Specific performance materiality</w:t>
            </w:r>
          </w:p>
        </w:tc>
        <w:tc>
          <w:tcPr>
            <w:tcW w:w="1418" w:type="dxa"/>
          </w:tcPr>
          <w:p w14:paraId="712285E3" w14:textId="7C57388D" w:rsidR="00831359" w:rsidRDefault="00831359"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ISA600.A117</w:t>
            </w:r>
          </w:p>
        </w:tc>
        <w:tc>
          <w:tcPr>
            <w:tcW w:w="3969" w:type="dxa"/>
          </w:tcPr>
          <w:p w14:paraId="3921724F" w14:textId="77777777" w:rsidR="00831359" w:rsidRDefault="00831359"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 xml:space="preserve">Users can record the COTABD for which they deem it relevant to determine specific performance materiality using the “Add specific materiality item” feature. </w:t>
            </w:r>
          </w:p>
          <w:p w14:paraId="5876F6A4" w14:textId="77777777" w:rsidR="00657156" w:rsidRDefault="00657156"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712FACD4" w14:textId="46142830" w:rsidR="009F2E05" w:rsidRDefault="009F2E05"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Users capture the description of the COTABD, and the specific materiality determined for that COTABD on 11.60</w:t>
            </w:r>
          </w:p>
          <w:p w14:paraId="02DBA049" w14:textId="77777777" w:rsidR="009F2E05" w:rsidRDefault="009F2E05"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p w14:paraId="618BE384" w14:textId="77777777" w:rsidR="00831359" w:rsidRDefault="00657156" w:rsidP="00831359">
            <w:pPr>
              <w:cnfStyle w:val="000000000000" w:firstRow="0" w:lastRow="0" w:firstColumn="0" w:lastColumn="0" w:oddVBand="0" w:evenVBand="0" w:oddHBand="0" w:evenHBand="0" w:firstRowFirstColumn="0" w:firstRowLastColumn="0" w:lastRowFirstColumn="0" w:lastRowLastColumn="0"/>
            </w:pPr>
            <w:r>
              <w:t xml:space="preserve">A warning will appear when the specific component performance materiality determined for the COTABD exceeds the specific </w:t>
            </w:r>
            <w:r w:rsidR="00D0459B">
              <w:t>group materiality for the COTABD</w:t>
            </w:r>
            <w:r>
              <w:t>.</w:t>
            </w:r>
          </w:p>
          <w:p w14:paraId="0B68B21E" w14:textId="77777777" w:rsidR="00961C9F" w:rsidRDefault="00961C9F" w:rsidP="00831359">
            <w:pPr>
              <w:cnfStyle w:val="000000000000" w:firstRow="0" w:lastRow="0" w:firstColumn="0" w:lastColumn="0" w:oddVBand="0" w:evenVBand="0" w:oddHBand="0" w:evenHBand="0" w:firstRowFirstColumn="0" w:firstRowLastColumn="0" w:lastRowFirstColumn="0" w:lastRowLastColumn="0"/>
            </w:pPr>
          </w:p>
          <w:p w14:paraId="547747A8" w14:textId="069EAAC4" w:rsidR="00961C9F" w:rsidRDefault="00961C9F" w:rsidP="00831359">
            <w:pPr>
              <w:cnfStyle w:val="000000000000" w:firstRow="0" w:lastRow="0" w:firstColumn="0" w:lastColumn="0" w:oddVBand="0" w:evenVBand="0" w:oddHBand="0" w:evenHBand="0" w:firstRowFirstColumn="0" w:firstRowLastColumn="0" w:lastRowFirstColumn="0" w:lastRowLastColumn="0"/>
            </w:pPr>
            <w:r>
              <w:rPr>
                <w:rFonts w:ascii="Switzer" w:eastAsia="Switzer" w:hAnsi="Switzer" w:cs="Times New Roman"/>
              </w:rPr>
              <w:t>The components where further audit work will be performed will pull through from 12.20G.  Users can select these components from a dropdown list.</w:t>
            </w:r>
          </w:p>
        </w:tc>
      </w:tr>
      <w:tr w:rsidR="00831359" w:rsidRPr="00FC2360" w14:paraId="019A0EB2"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6E12646D" w14:textId="3E2D0B91" w:rsidR="00831359" w:rsidRPr="0000189F" w:rsidRDefault="00634A03" w:rsidP="00831359">
            <w:pPr>
              <w:rPr>
                <w:rFonts w:ascii="Switzer" w:eastAsia="Switzer" w:hAnsi="Switzer" w:cs="Times New Roman"/>
                <w:b w:val="0"/>
                <w:bCs w:val="0"/>
              </w:rPr>
            </w:pPr>
            <w:r>
              <w:rPr>
                <w:rFonts w:ascii="Switzer" w:eastAsia="Switzer" w:hAnsi="Switzer" w:cs="Times New Roman"/>
                <w:b w:val="0"/>
                <w:bCs w:val="0"/>
              </w:rPr>
              <w:t>T</w:t>
            </w:r>
            <w:r w:rsidR="00831359" w:rsidRPr="0000189F">
              <w:rPr>
                <w:rFonts w:ascii="Switzer" w:eastAsia="Switzer" w:hAnsi="Switzer" w:cs="Times New Roman"/>
                <w:b w:val="0"/>
                <w:bCs w:val="0"/>
              </w:rPr>
              <w:t xml:space="preserve">hreshold </w:t>
            </w:r>
            <w:r>
              <w:rPr>
                <w:rFonts w:ascii="Switzer" w:eastAsia="Switzer" w:hAnsi="Switzer" w:cs="Times New Roman"/>
                <w:b w:val="0"/>
                <w:bCs w:val="0"/>
              </w:rPr>
              <w:t>to be communicated</w:t>
            </w:r>
          </w:p>
        </w:tc>
        <w:tc>
          <w:tcPr>
            <w:tcW w:w="1418" w:type="dxa"/>
          </w:tcPr>
          <w:p w14:paraId="52A3AD78" w14:textId="77777777" w:rsidR="00831359" w:rsidRDefault="00831359"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ISA600.53 (b)</w:t>
            </w:r>
          </w:p>
          <w:p w14:paraId="6C42C8CE" w14:textId="77777777" w:rsidR="00831359" w:rsidRDefault="00831359"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c>
          <w:tcPr>
            <w:tcW w:w="3969" w:type="dxa"/>
          </w:tcPr>
          <w:p w14:paraId="591E7C79" w14:textId="6F753A8F" w:rsidR="00831359" w:rsidRDefault="00831359"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t>A warning will appear when the threshold exceeds group clearly trivial.</w:t>
            </w:r>
          </w:p>
        </w:tc>
      </w:tr>
      <w:tr w:rsidR="00831359" w:rsidRPr="00FC2360" w14:paraId="44619C72"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67DD87D2" w14:textId="009930AF" w:rsidR="00831359" w:rsidRPr="0000189F" w:rsidRDefault="00831359" w:rsidP="00831359">
            <w:pPr>
              <w:rPr>
                <w:rFonts w:ascii="Switzer" w:eastAsia="Switzer" w:hAnsi="Switzer" w:cs="Times New Roman"/>
                <w:b w:val="0"/>
                <w:bCs w:val="0"/>
              </w:rPr>
            </w:pPr>
            <w:r w:rsidRPr="0000189F">
              <w:rPr>
                <w:rFonts w:ascii="Switzer" w:eastAsia="Switzer" w:hAnsi="Switzer" w:cs="Times New Roman"/>
                <w:b w:val="0"/>
                <w:bCs w:val="0"/>
              </w:rPr>
              <w:t>Conclusion</w:t>
            </w:r>
          </w:p>
        </w:tc>
        <w:tc>
          <w:tcPr>
            <w:tcW w:w="1418" w:type="dxa"/>
          </w:tcPr>
          <w:p w14:paraId="38B0825E" w14:textId="77777777" w:rsidR="00831359" w:rsidRDefault="00831359"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c>
          <w:tcPr>
            <w:tcW w:w="3969" w:type="dxa"/>
          </w:tcPr>
          <w:p w14:paraId="66862C62" w14:textId="3758F206" w:rsidR="00831359" w:rsidRPr="009D5CDC" w:rsidRDefault="00831359" w:rsidP="00831359">
            <w:pPr>
              <w:cnfStyle w:val="000000000000" w:firstRow="0" w:lastRow="0" w:firstColumn="0" w:lastColumn="0" w:oddVBand="0" w:evenVBand="0" w:oddHBand="0" w:evenHBand="0" w:firstRowFirstColumn="0" w:firstRowLastColumn="0" w:lastRowFirstColumn="0" w:lastRowLastColumn="0"/>
              <w:rPr>
                <w:rFonts w:eastAsia="Switzer" w:cs="Times New Roman"/>
              </w:rPr>
            </w:pPr>
            <w:r w:rsidRPr="009D5CDC">
              <w:rPr>
                <w:rFonts w:eastAsia="Switzer" w:cs="Times New Roman"/>
              </w:rPr>
              <w:t xml:space="preserve">Users conclude whether </w:t>
            </w:r>
            <w:r w:rsidRPr="009D5CDC">
              <w:rPr>
                <w:color w:val="242424"/>
                <w:shd w:val="clear" w:color="auto" w:fill="FFFFFF"/>
              </w:rPr>
              <w:t xml:space="preserve">they sufficiently </w:t>
            </w:r>
            <w:r>
              <w:rPr>
                <w:color w:val="242424"/>
                <w:shd w:val="clear" w:color="auto" w:fill="FFFFFF"/>
              </w:rPr>
              <w:t>considered</w:t>
            </w:r>
            <w:r w:rsidRPr="009D5CDC">
              <w:rPr>
                <w:color w:val="242424"/>
                <w:shd w:val="clear" w:color="auto" w:fill="FFFFFF"/>
              </w:rPr>
              <w:t xml:space="preserve"> the aggregation risk when setting component performance materiality.</w:t>
            </w:r>
          </w:p>
        </w:tc>
      </w:tr>
      <w:tr w:rsidR="00831359" w:rsidRPr="00FC2360" w14:paraId="589B6DB9"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4A26EDC4" w14:textId="77777777" w:rsidR="00831359" w:rsidRPr="00760C38" w:rsidRDefault="00831359" w:rsidP="00831359">
            <w:pPr>
              <w:rPr>
                <w:rFonts w:ascii="Switzer" w:eastAsia="Switzer" w:hAnsi="Switzer" w:cs="Times New Roman"/>
              </w:rPr>
            </w:pPr>
            <w:r w:rsidRPr="00870CFA">
              <w:rPr>
                <w:rFonts w:ascii="Switzer" w:eastAsia="Switzer" w:hAnsi="Switzer" w:cs="Times New Roman"/>
                <w:i/>
                <w:color w:val="F56354"/>
              </w:rPr>
              <w:t>12.</w:t>
            </w:r>
            <w:r>
              <w:rPr>
                <w:rFonts w:ascii="Switzer" w:eastAsia="Switzer" w:hAnsi="Switzer" w:cs="Times New Roman"/>
                <w:i/>
                <w:color w:val="F56354"/>
              </w:rPr>
              <w:t>30</w:t>
            </w:r>
            <w:r w:rsidRPr="00870CFA">
              <w:rPr>
                <w:rFonts w:ascii="Switzer" w:eastAsia="Switzer" w:hAnsi="Switzer" w:cs="Times New Roman"/>
                <w:i/>
                <w:color w:val="F56354"/>
              </w:rPr>
              <w:t xml:space="preserve"> </w:t>
            </w:r>
            <w:r>
              <w:rPr>
                <w:rFonts w:ascii="Switzer" w:eastAsia="Switzer" w:hAnsi="Switzer" w:cs="Times New Roman"/>
                <w:i/>
                <w:color w:val="F56354"/>
              </w:rPr>
              <w:t>Planning memorandum</w:t>
            </w:r>
          </w:p>
        </w:tc>
        <w:tc>
          <w:tcPr>
            <w:tcW w:w="1418" w:type="dxa"/>
          </w:tcPr>
          <w:p w14:paraId="527C6466" w14:textId="77777777" w:rsidR="00831359" w:rsidRDefault="00831359"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c>
          <w:tcPr>
            <w:tcW w:w="3969" w:type="dxa"/>
          </w:tcPr>
          <w:p w14:paraId="092481FD" w14:textId="77777777" w:rsidR="00831359" w:rsidRDefault="00831359"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p>
        </w:tc>
      </w:tr>
      <w:tr w:rsidR="00831359" w:rsidRPr="00FC2360" w14:paraId="6B32E129" w14:textId="77777777">
        <w:tblPrEx>
          <w:tblLook w:val="04A0" w:firstRow="1" w:lastRow="0" w:firstColumn="1" w:lastColumn="0" w:noHBand="0" w:noVBand="1"/>
        </w:tblPrEx>
        <w:trPr>
          <w:gridAfter w:val="1"/>
          <w:wAfter w:w="6" w:type="dxa"/>
        </w:trPr>
        <w:tc>
          <w:tcPr>
            <w:cnfStyle w:val="001000000000" w:firstRow="0" w:lastRow="0" w:firstColumn="1" w:lastColumn="0" w:oddVBand="0" w:evenVBand="0" w:oddHBand="0" w:evenHBand="0" w:firstRowFirstColumn="0" w:firstRowLastColumn="0" w:lastRowFirstColumn="0" w:lastRowLastColumn="0"/>
            <w:tcW w:w="3544" w:type="dxa"/>
          </w:tcPr>
          <w:p w14:paraId="5DCD2F7E" w14:textId="77777777" w:rsidR="00831359" w:rsidRPr="0000189F" w:rsidRDefault="00831359" w:rsidP="00831359">
            <w:pPr>
              <w:rPr>
                <w:rFonts w:ascii="Switzer" w:eastAsia="Switzer" w:hAnsi="Switzer" w:cs="Times New Roman"/>
                <w:b w:val="0"/>
                <w:bCs w:val="0"/>
                <w:i/>
                <w:color w:val="F56354"/>
              </w:rPr>
            </w:pPr>
            <w:r w:rsidRPr="0000189F">
              <w:rPr>
                <w:b w:val="0"/>
                <w:bCs w:val="0"/>
                <w:color w:val="auto"/>
                <w:lang w:val="en-US"/>
              </w:rPr>
              <w:t>Leadership responsibilities for managing and achieving quality on a group audit</w:t>
            </w:r>
          </w:p>
        </w:tc>
        <w:tc>
          <w:tcPr>
            <w:tcW w:w="1418" w:type="dxa"/>
          </w:tcPr>
          <w:p w14:paraId="23A3D416" w14:textId="77777777" w:rsidR="00831359" w:rsidRDefault="00831359" w:rsidP="00831359">
            <w:pPr>
              <w:cnfStyle w:val="000000000000" w:firstRow="0" w:lastRow="0" w:firstColumn="0" w:lastColumn="0" w:oddVBand="0" w:evenVBand="0" w:oddHBand="0" w:evenHBand="0" w:firstRowFirstColumn="0" w:firstRowLastColumn="0" w:lastRowFirstColumn="0" w:lastRowLastColumn="0"/>
              <w:rPr>
                <w:rFonts w:ascii="Switzer" w:eastAsia="Switzer" w:hAnsi="Switzer" w:cs="Times New Roman"/>
              </w:rPr>
            </w:pPr>
            <w:r>
              <w:rPr>
                <w:rFonts w:ascii="Switzer" w:eastAsia="Switzer" w:hAnsi="Switzer" w:cs="Times New Roman"/>
              </w:rPr>
              <w:t>ISA600.23</w:t>
            </w:r>
          </w:p>
        </w:tc>
        <w:tc>
          <w:tcPr>
            <w:tcW w:w="3969" w:type="dxa"/>
          </w:tcPr>
          <w:p w14:paraId="6B664964" w14:textId="6702E879" w:rsidR="00C82C4D" w:rsidRDefault="00831359" w:rsidP="0083135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6522D2">
              <w:rPr>
                <w:lang w:val="en-US"/>
              </w:rPr>
              <w:t>The partner declaration, which is where the engagement partner illustrates taking overall responsibility for managing and achieving the quality on the audit, has been updated with further declarations based on the “engagement partner shall” paragraphs in ISA 600 (Revised)</w:t>
            </w:r>
            <w:r w:rsidR="00C82C4D">
              <w:rPr>
                <w:lang w:val="en-US"/>
              </w:rPr>
              <w:t xml:space="preserve">, </w:t>
            </w:r>
            <w:r w:rsidRPr="006522D2">
              <w:rPr>
                <w:lang w:val="en-US"/>
              </w:rPr>
              <w:t>that applies to the audit plan and strategy</w:t>
            </w:r>
            <w:r w:rsidR="00C82C4D">
              <w:rPr>
                <w:lang w:val="en-US"/>
              </w:rPr>
              <w:t>.</w:t>
            </w:r>
          </w:p>
          <w:p w14:paraId="5F0C0544" w14:textId="0560E676" w:rsidR="00831359" w:rsidRPr="006522D2" w:rsidRDefault="00C82C4D" w:rsidP="00831359">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For</w:t>
            </w:r>
            <w:r w:rsidR="00831359" w:rsidRPr="006522D2">
              <w:rPr>
                <w:lang w:val="en-US"/>
              </w:rPr>
              <w:t xml:space="preserve"> example</w:t>
            </w:r>
            <w:r>
              <w:rPr>
                <w:lang w:val="en-US"/>
              </w:rPr>
              <w:t>,</w:t>
            </w:r>
            <w:r w:rsidR="00831359" w:rsidRPr="006522D2">
              <w:rPr>
                <w:lang w:val="en-US"/>
              </w:rPr>
              <w:t xml:space="preserve"> that the engagement partner evaluated whether the group </w:t>
            </w:r>
            <w:r w:rsidRPr="006522D2">
              <w:rPr>
                <w:lang w:val="en-US"/>
              </w:rPr>
              <w:t>auditor will</w:t>
            </w:r>
            <w:r w:rsidR="00831359" w:rsidRPr="006522D2">
              <w:rPr>
                <w:lang w:val="en-US"/>
              </w:rPr>
              <w:t xml:space="preserve"> be able to be sufficiently and appropriately involved in the work of the component auditor. </w:t>
            </w:r>
          </w:p>
        </w:tc>
      </w:tr>
    </w:tbl>
    <w:p w14:paraId="255A00F3" w14:textId="77777777" w:rsidR="00296AA9" w:rsidRDefault="00296AA9" w:rsidP="00296AA9">
      <w:pPr>
        <w:pStyle w:val="Heading3"/>
      </w:pPr>
      <w:bookmarkStart w:id="58" w:name="_Toc168978239"/>
      <w:r>
        <w:t>Execution</w:t>
      </w:r>
      <w:bookmarkEnd w:id="58"/>
    </w:p>
    <w:tbl>
      <w:tblPr>
        <w:tblStyle w:val="CWA20221"/>
        <w:tblW w:w="8938" w:type="dxa"/>
        <w:tblLayout w:type="fixed"/>
        <w:tblLook w:val="0420" w:firstRow="1" w:lastRow="0" w:firstColumn="0" w:lastColumn="0" w:noHBand="0" w:noVBand="1"/>
      </w:tblPr>
      <w:tblGrid>
        <w:gridCol w:w="3544"/>
        <w:gridCol w:w="1418"/>
        <w:gridCol w:w="3969"/>
        <w:gridCol w:w="7"/>
      </w:tblGrid>
      <w:tr w:rsidR="00296AA9" w:rsidRPr="00FC2360" w14:paraId="77D28EB5" w14:textId="77777777">
        <w:trPr>
          <w:gridAfter w:val="1"/>
          <w:cnfStyle w:val="100000000000" w:firstRow="1" w:lastRow="0" w:firstColumn="0" w:lastColumn="0" w:oddVBand="0" w:evenVBand="0" w:oddHBand="0" w:evenHBand="0" w:firstRowFirstColumn="0" w:firstRowLastColumn="0" w:lastRowFirstColumn="0" w:lastRowLastColumn="0"/>
          <w:wAfter w:w="7" w:type="dxa"/>
          <w:tblHeader/>
        </w:trPr>
        <w:tc>
          <w:tcPr>
            <w:tcW w:w="3544" w:type="dxa"/>
            <w:tcBorders>
              <w:right w:val="nil"/>
            </w:tcBorders>
            <w:hideMark/>
          </w:tcPr>
          <w:p w14:paraId="08E331D6" w14:textId="77777777" w:rsidR="00296AA9" w:rsidRPr="00FC2360" w:rsidRDefault="00296AA9">
            <w:pPr>
              <w:rPr>
                <w:rFonts w:ascii="Switzer" w:eastAsia="Switzer" w:hAnsi="Switzer" w:cs="Times New Roman"/>
              </w:rPr>
            </w:pPr>
            <w:r w:rsidRPr="00FC2360">
              <w:rPr>
                <w:rFonts w:ascii="Switzer" w:eastAsia="Switzer" w:hAnsi="Switzer" w:cs="Times New Roman"/>
              </w:rPr>
              <w:t>Matter identified </w:t>
            </w:r>
          </w:p>
        </w:tc>
        <w:tc>
          <w:tcPr>
            <w:tcW w:w="1418" w:type="dxa"/>
            <w:tcBorders>
              <w:left w:val="nil"/>
              <w:right w:val="nil"/>
            </w:tcBorders>
            <w:hideMark/>
          </w:tcPr>
          <w:p w14:paraId="0EFBA421" w14:textId="77777777" w:rsidR="00296AA9" w:rsidRPr="00FC2360" w:rsidRDefault="00296AA9">
            <w:pPr>
              <w:rPr>
                <w:rFonts w:ascii="Switzer" w:eastAsia="Switzer" w:hAnsi="Switzer" w:cs="Times New Roman"/>
              </w:rPr>
            </w:pPr>
            <w:r w:rsidRPr="00FC2360">
              <w:rPr>
                <w:rFonts w:ascii="Switzer" w:eastAsia="Switzer" w:hAnsi="Switzer" w:cs="Times New Roman"/>
              </w:rPr>
              <w:t>ISA ref</w:t>
            </w:r>
          </w:p>
        </w:tc>
        <w:tc>
          <w:tcPr>
            <w:tcW w:w="3969" w:type="dxa"/>
            <w:tcBorders>
              <w:left w:val="nil"/>
            </w:tcBorders>
            <w:hideMark/>
          </w:tcPr>
          <w:p w14:paraId="66D4411B" w14:textId="77777777" w:rsidR="00296AA9" w:rsidRPr="00FC2360" w:rsidRDefault="00296AA9">
            <w:pPr>
              <w:rPr>
                <w:rFonts w:ascii="Switzer" w:eastAsia="Switzer" w:hAnsi="Switzer" w:cs="Times New Roman"/>
              </w:rPr>
            </w:pPr>
            <w:r w:rsidRPr="00FC2360">
              <w:rPr>
                <w:rFonts w:ascii="Switzer" w:eastAsia="Switzer" w:hAnsi="Switzer" w:cs="Times New Roman"/>
              </w:rPr>
              <w:t>Comment </w:t>
            </w:r>
          </w:p>
        </w:tc>
      </w:tr>
      <w:tr w:rsidR="00296AA9" w:rsidRPr="00FC2360" w14:paraId="66B447AE" w14:textId="77777777">
        <w:tc>
          <w:tcPr>
            <w:tcW w:w="8938" w:type="dxa"/>
            <w:gridSpan w:val="4"/>
            <w:tcBorders>
              <w:top w:val="single" w:sz="4" w:space="0" w:color="auto"/>
            </w:tcBorders>
          </w:tcPr>
          <w:p w14:paraId="63B9B727" w14:textId="77777777" w:rsidR="00296AA9" w:rsidRPr="00FC2360" w:rsidRDefault="00296AA9">
            <w:pPr>
              <w:keepNext/>
              <w:rPr>
                <w:rFonts w:ascii="Switzer" w:eastAsia="Switzer" w:hAnsi="Switzer" w:cs="Times New Roman"/>
              </w:rPr>
            </w:pPr>
            <w:r>
              <w:rPr>
                <w:rFonts w:ascii="Switzer" w:eastAsia="Switzer" w:hAnsi="Switzer" w:cs="Times New Roman"/>
                <w:i/>
                <w:iCs/>
                <w:color w:val="F56354"/>
              </w:rPr>
              <w:t>Work programs of COTABD</w:t>
            </w:r>
          </w:p>
        </w:tc>
      </w:tr>
      <w:tr w:rsidR="001D63B8" w:rsidRPr="00FC2360" w14:paraId="33A6E013" w14:textId="77777777" w:rsidTr="006812AD">
        <w:tc>
          <w:tcPr>
            <w:tcW w:w="3544" w:type="dxa"/>
            <w:tcBorders>
              <w:top w:val="single" w:sz="4" w:space="0" w:color="auto"/>
              <w:bottom w:val="single" w:sz="4" w:space="0" w:color="auto"/>
            </w:tcBorders>
          </w:tcPr>
          <w:p w14:paraId="17FD66B0" w14:textId="77777777" w:rsidR="001D63B8" w:rsidRDefault="001D63B8">
            <w:pPr>
              <w:rPr>
                <w:rFonts w:ascii="Switzer" w:eastAsia="Switzer" w:hAnsi="Switzer" w:cs="Times New Roman"/>
              </w:rPr>
            </w:pPr>
          </w:p>
        </w:tc>
        <w:tc>
          <w:tcPr>
            <w:tcW w:w="1418" w:type="dxa"/>
          </w:tcPr>
          <w:p w14:paraId="6F592FDF" w14:textId="77777777" w:rsidR="001D63B8" w:rsidRDefault="001D63B8">
            <w:pPr>
              <w:rPr>
                <w:rFonts w:ascii="Switzer" w:eastAsia="Switzer" w:hAnsi="Switzer" w:cs="Times New Roman"/>
              </w:rPr>
            </w:pPr>
          </w:p>
        </w:tc>
        <w:tc>
          <w:tcPr>
            <w:tcW w:w="3976" w:type="dxa"/>
            <w:gridSpan w:val="2"/>
          </w:tcPr>
          <w:p w14:paraId="4B8E7838" w14:textId="0CB30EB5" w:rsidR="001D63B8" w:rsidRPr="004A5CAA" w:rsidRDefault="004A5CAA" w:rsidP="004A5CAA">
            <w:pPr>
              <w:pStyle w:val="NoSpacing"/>
            </w:pPr>
            <w:r>
              <w:t xml:space="preserve">Work programs will be included in the group audit file for all SCOTABD and material COTABD, </w:t>
            </w:r>
            <w:proofErr w:type="gramStart"/>
            <w:r>
              <w:t>similar to</w:t>
            </w:r>
            <w:proofErr w:type="gramEnd"/>
            <w:r>
              <w:t xml:space="preserve"> the previous version</w:t>
            </w:r>
            <w:r w:rsidR="00FD30E9">
              <w:t>s</w:t>
            </w:r>
            <w:r>
              <w:t xml:space="preserve">. </w:t>
            </w:r>
          </w:p>
        </w:tc>
      </w:tr>
      <w:tr w:rsidR="00296AA9" w:rsidRPr="00FC2360" w14:paraId="3AE2446E" w14:textId="77777777">
        <w:trPr>
          <w:gridAfter w:val="1"/>
          <w:wAfter w:w="7" w:type="dxa"/>
        </w:trPr>
        <w:tc>
          <w:tcPr>
            <w:tcW w:w="3544" w:type="dxa"/>
            <w:tcBorders>
              <w:top w:val="single" w:sz="4" w:space="0" w:color="auto"/>
              <w:bottom w:val="single" w:sz="4" w:space="0" w:color="auto"/>
            </w:tcBorders>
          </w:tcPr>
          <w:p w14:paraId="2D2EC95C" w14:textId="77777777" w:rsidR="00296AA9" w:rsidRPr="00FC2360" w:rsidRDefault="00296AA9">
            <w:pPr>
              <w:rPr>
                <w:rFonts w:ascii="Switzer" w:eastAsia="Switzer" w:hAnsi="Switzer" w:cs="Times New Roman"/>
              </w:rPr>
            </w:pPr>
            <w:r>
              <w:rPr>
                <w:rFonts w:ascii="Switzer" w:eastAsia="Switzer" w:hAnsi="Switzer" w:cs="Times New Roman"/>
              </w:rPr>
              <w:lastRenderedPageBreak/>
              <w:t xml:space="preserve">Use of component auditors </w:t>
            </w:r>
          </w:p>
        </w:tc>
        <w:tc>
          <w:tcPr>
            <w:tcW w:w="1418" w:type="dxa"/>
          </w:tcPr>
          <w:p w14:paraId="76EF9E84" w14:textId="77777777" w:rsidR="00296AA9" w:rsidRPr="00FC2360" w:rsidRDefault="00296AA9">
            <w:pPr>
              <w:rPr>
                <w:rFonts w:ascii="Switzer" w:eastAsia="Switzer" w:hAnsi="Switzer" w:cs="Times New Roman"/>
              </w:rPr>
            </w:pPr>
            <w:r>
              <w:rPr>
                <w:rFonts w:ascii="Switzer" w:eastAsia="Switzer" w:hAnsi="Switzer" w:cs="Times New Roman"/>
              </w:rPr>
              <w:t>ISA600.42</w:t>
            </w:r>
          </w:p>
        </w:tc>
        <w:tc>
          <w:tcPr>
            <w:tcW w:w="3969" w:type="dxa"/>
          </w:tcPr>
          <w:p w14:paraId="00745AB3" w14:textId="7A1A4938" w:rsidR="00296AA9" w:rsidRDefault="00296AA9" w:rsidP="0052027A">
            <w:pPr>
              <w:jc w:val="left"/>
              <w:rPr>
                <w:rFonts w:ascii="Switzer" w:eastAsia="Switzer" w:hAnsi="Switzer" w:cs="Times New Roman"/>
              </w:rPr>
            </w:pPr>
            <w:r>
              <w:rPr>
                <w:rFonts w:ascii="Switzer" w:eastAsia="Switzer" w:hAnsi="Switzer" w:cs="Times New Roman"/>
              </w:rPr>
              <w:t>New audit procedures related to u</w:t>
            </w:r>
            <w:r w:rsidRPr="00153828">
              <w:rPr>
                <w:rFonts w:ascii="Switzer" w:eastAsia="Switzer" w:hAnsi="Switzer" w:cs="Times New Roman"/>
              </w:rPr>
              <w:t xml:space="preserve">se of component auditors </w:t>
            </w:r>
            <w:r>
              <w:rPr>
                <w:rFonts w:ascii="Switzer" w:eastAsia="Switzer" w:hAnsi="Switzer" w:cs="Times New Roman"/>
              </w:rPr>
              <w:t xml:space="preserve">will be included in the work program when the “Use of Component Auditors’ are </w:t>
            </w:r>
            <w:proofErr w:type="gramStart"/>
            <w:r>
              <w:rPr>
                <w:rFonts w:ascii="Switzer" w:eastAsia="Switzer" w:hAnsi="Switzer" w:cs="Times New Roman"/>
              </w:rPr>
              <w:t>auto-</w:t>
            </w:r>
            <w:r w:rsidRPr="00153828">
              <w:rPr>
                <w:rFonts w:ascii="Switzer" w:eastAsia="Switzer" w:hAnsi="Switzer" w:cs="Times New Roman"/>
              </w:rPr>
              <w:t>ticked</w:t>
            </w:r>
            <w:proofErr w:type="gramEnd"/>
            <w:r>
              <w:rPr>
                <w:rFonts w:ascii="Switzer" w:eastAsia="Switzer" w:hAnsi="Switzer" w:cs="Times New Roman"/>
              </w:rPr>
              <w:t xml:space="preserve"> on 12.20.  </w:t>
            </w:r>
            <w:r w:rsidR="0052027A">
              <w:rPr>
                <w:rFonts w:ascii="Switzer" w:eastAsia="Switzer" w:hAnsi="Switzer" w:cs="Times New Roman"/>
              </w:rPr>
              <w:t xml:space="preserve"> </w:t>
            </w:r>
            <w:r>
              <w:rPr>
                <w:rFonts w:ascii="Switzer" w:eastAsia="Switzer" w:hAnsi="Switzer" w:cs="Times New Roman"/>
              </w:rPr>
              <w:t xml:space="preserve">Refer to changes to 12.20 above for when “Use of Component Auditors’ will be </w:t>
            </w:r>
            <w:proofErr w:type="gramStart"/>
            <w:r>
              <w:rPr>
                <w:rFonts w:ascii="Switzer" w:eastAsia="Switzer" w:hAnsi="Switzer" w:cs="Times New Roman"/>
              </w:rPr>
              <w:t>auto-</w:t>
            </w:r>
            <w:r w:rsidRPr="00153828">
              <w:rPr>
                <w:rFonts w:ascii="Switzer" w:eastAsia="Switzer" w:hAnsi="Switzer" w:cs="Times New Roman"/>
              </w:rPr>
              <w:t>ticked</w:t>
            </w:r>
            <w:proofErr w:type="gramEnd"/>
            <w:r>
              <w:rPr>
                <w:rFonts w:ascii="Switzer" w:eastAsia="Switzer" w:hAnsi="Switzer" w:cs="Times New Roman"/>
              </w:rPr>
              <w:t>.</w:t>
            </w:r>
          </w:p>
          <w:p w14:paraId="5AF160EB" w14:textId="77777777" w:rsidR="0052027A" w:rsidRDefault="0052027A">
            <w:pPr>
              <w:rPr>
                <w:rFonts w:ascii="Switzer" w:eastAsia="Switzer" w:hAnsi="Switzer" w:cs="Times New Roman"/>
              </w:rPr>
            </w:pPr>
          </w:p>
          <w:p w14:paraId="0AC8228D" w14:textId="5D77E0A1" w:rsidR="00296AA9" w:rsidRPr="00FC2360" w:rsidRDefault="00296AA9">
            <w:pPr>
              <w:rPr>
                <w:rFonts w:ascii="Switzer" w:eastAsia="Switzer" w:hAnsi="Switzer" w:cs="Times New Roman"/>
              </w:rPr>
            </w:pPr>
            <w:r>
              <w:rPr>
                <w:rFonts w:ascii="Switzer" w:eastAsia="Switzer" w:hAnsi="Switzer" w:cs="Times New Roman"/>
              </w:rPr>
              <w:t>The user will be required to complete “Assurance obtained” for “Use of component auditors”.</w:t>
            </w:r>
          </w:p>
        </w:tc>
      </w:tr>
      <w:tr w:rsidR="00296AA9" w:rsidRPr="00FC2360" w14:paraId="6C5C66F8" w14:textId="77777777">
        <w:trPr>
          <w:gridAfter w:val="1"/>
          <w:wAfter w:w="7" w:type="dxa"/>
        </w:trPr>
        <w:tc>
          <w:tcPr>
            <w:tcW w:w="3544" w:type="dxa"/>
            <w:tcBorders>
              <w:top w:val="single" w:sz="4" w:space="0" w:color="auto"/>
              <w:bottom w:val="single" w:sz="4" w:space="0" w:color="auto"/>
            </w:tcBorders>
          </w:tcPr>
          <w:p w14:paraId="156800B3" w14:textId="77777777" w:rsidR="00296AA9" w:rsidRPr="00FC2360" w:rsidRDefault="00296AA9">
            <w:pPr>
              <w:rPr>
                <w:rFonts w:ascii="Switzer" w:eastAsia="Switzer" w:hAnsi="Switzer" w:cs="Times New Roman"/>
              </w:rPr>
            </w:pPr>
            <w:bookmarkStart w:id="59" w:name="_Hlk168587611"/>
            <w:r>
              <w:rPr>
                <w:rFonts w:ascii="Switzer" w:eastAsia="Switzer" w:hAnsi="Switzer" w:cs="Times New Roman"/>
              </w:rPr>
              <w:t xml:space="preserve">Consolidation process </w:t>
            </w:r>
          </w:p>
        </w:tc>
        <w:tc>
          <w:tcPr>
            <w:tcW w:w="1418" w:type="dxa"/>
          </w:tcPr>
          <w:p w14:paraId="51EF8ED2" w14:textId="77777777" w:rsidR="00296AA9" w:rsidRPr="00FC2360" w:rsidRDefault="00296AA9">
            <w:pPr>
              <w:rPr>
                <w:rFonts w:ascii="Switzer" w:eastAsia="Switzer" w:hAnsi="Switzer" w:cs="Times New Roman"/>
              </w:rPr>
            </w:pPr>
          </w:p>
        </w:tc>
        <w:tc>
          <w:tcPr>
            <w:tcW w:w="3969" w:type="dxa"/>
          </w:tcPr>
          <w:p w14:paraId="30F94F06" w14:textId="526EF095" w:rsidR="00296AA9" w:rsidRDefault="00296AA9" w:rsidP="001341B6">
            <w:pPr>
              <w:jc w:val="left"/>
              <w:rPr>
                <w:rFonts w:ascii="Switzer" w:eastAsia="Switzer" w:hAnsi="Switzer" w:cs="Times New Roman"/>
              </w:rPr>
            </w:pPr>
            <w:r>
              <w:rPr>
                <w:rFonts w:ascii="Switzer" w:eastAsia="Switzer" w:hAnsi="Switzer" w:cs="Times New Roman"/>
              </w:rPr>
              <w:t xml:space="preserve">When “Consolidation process” is </w:t>
            </w:r>
            <w:proofErr w:type="gramStart"/>
            <w:r>
              <w:rPr>
                <w:rFonts w:ascii="Switzer" w:eastAsia="Switzer" w:hAnsi="Switzer" w:cs="Times New Roman"/>
              </w:rPr>
              <w:t>auto-</w:t>
            </w:r>
            <w:r w:rsidRPr="00153828">
              <w:rPr>
                <w:rFonts w:ascii="Switzer" w:eastAsia="Switzer" w:hAnsi="Switzer" w:cs="Times New Roman"/>
              </w:rPr>
              <w:t>ticked</w:t>
            </w:r>
            <w:proofErr w:type="gramEnd"/>
            <w:r>
              <w:rPr>
                <w:rFonts w:ascii="Switzer" w:eastAsia="Switzer" w:hAnsi="Switzer" w:cs="Times New Roman"/>
              </w:rPr>
              <w:t xml:space="preserve"> on 12.20, the relevant work program will include a prompt to add audit procedures to obtain sufficient and appropriate audit evidence to address the ROMM at assertion level that relates to the consolidated process.  </w:t>
            </w:r>
          </w:p>
          <w:p w14:paraId="7372E333" w14:textId="77777777" w:rsidR="00D73FF3" w:rsidRDefault="00D73FF3">
            <w:pPr>
              <w:rPr>
                <w:rFonts w:ascii="Switzer" w:eastAsia="Switzer" w:hAnsi="Switzer" w:cs="Times New Roman"/>
              </w:rPr>
            </w:pPr>
          </w:p>
          <w:p w14:paraId="67596AA0" w14:textId="07877A7E" w:rsidR="00296AA9" w:rsidRPr="00FC2360" w:rsidRDefault="00296AA9">
            <w:pPr>
              <w:rPr>
                <w:rFonts w:ascii="Switzer" w:eastAsia="Switzer" w:hAnsi="Switzer" w:cs="Times New Roman"/>
              </w:rPr>
            </w:pPr>
            <w:r>
              <w:rPr>
                <w:rFonts w:ascii="Switzer" w:eastAsia="Switzer" w:hAnsi="Switzer" w:cs="Times New Roman"/>
              </w:rPr>
              <w:t>The user will be required to complete “Assurance obtained” for “Consolidation process”.</w:t>
            </w:r>
          </w:p>
        </w:tc>
      </w:tr>
      <w:bookmarkEnd w:id="59"/>
      <w:tr w:rsidR="00296AA9" w:rsidRPr="00FC2360" w14:paraId="4748A136" w14:textId="77777777">
        <w:trPr>
          <w:gridAfter w:val="1"/>
          <w:wAfter w:w="7" w:type="dxa"/>
        </w:trPr>
        <w:tc>
          <w:tcPr>
            <w:tcW w:w="3544" w:type="dxa"/>
            <w:tcBorders>
              <w:top w:val="single" w:sz="4" w:space="0" w:color="auto"/>
              <w:bottom w:val="single" w:sz="4" w:space="0" w:color="auto"/>
            </w:tcBorders>
          </w:tcPr>
          <w:p w14:paraId="2FE7390C" w14:textId="77777777" w:rsidR="00296AA9" w:rsidRDefault="00296AA9">
            <w:pPr>
              <w:rPr>
                <w:rFonts w:ascii="Switzer" w:eastAsia="Switzer" w:hAnsi="Switzer" w:cs="Times New Roman"/>
              </w:rPr>
            </w:pPr>
            <w:r>
              <w:rPr>
                <w:rFonts w:ascii="Switzer" w:eastAsia="Switzer" w:hAnsi="Switzer" w:cs="Times New Roman"/>
              </w:rPr>
              <w:t>Conclusion questions</w:t>
            </w:r>
          </w:p>
        </w:tc>
        <w:tc>
          <w:tcPr>
            <w:tcW w:w="1418" w:type="dxa"/>
          </w:tcPr>
          <w:p w14:paraId="54844C10" w14:textId="77777777" w:rsidR="00296AA9" w:rsidRPr="001F137A" w:rsidRDefault="00296AA9">
            <w:pPr>
              <w:rPr>
                <w:rFonts w:ascii="Switzer" w:eastAsia="Switzer" w:hAnsi="Switzer" w:cs="Times New Roman"/>
                <w:lang w:val="de-DE"/>
              </w:rPr>
            </w:pPr>
          </w:p>
          <w:p w14:paraId="7266DF52" w14:textId="77777777" w:rsidR="00296AA9" w:rsidRPr="001F137A" w:rsidRDefault="00296AA9">
            <w:pPr>
              <w:rPr>
                <w:rFonts w:ascii="Switzer" w:eastAsia="Switzer" w:hAnsi="Switzer" w:cs="Times New Roman"/>
                <w:lang w:val="de-DE"/>
              </w:rPr>
            </w:pPr>
          </w:p>
          <w:p w14:paraId="6F924100" w14:textId="77777777" w:rsidR="00296AA9" w:rsidRPr="001F137A" w:rsidRDefault="00296AA9">
            <w:pPr>
              <w:rPr>
                <w:rFonts w:ascii="Switzer" w:eastAsia="Switzer" w:hAnsi="Switzer" w:cs="Times New Roman"/>
                <w:lang w:val="de-DE"/>
              </w:rPr>
            </w:pPr>
            <w:r w:rsidRPr="001F137A">
              <w:rPr>
                <w:rFonts w:ascii="Switzer" w:eastAsia="Switzer" w:hAnsi="Switzer" w:cs="Times New Roman"/>
                <w:lang w:val="de-DE"/>
              </w:rPr>
              <w:t>ISA600.18</w:t>
            </w:r>
          </w:p>
          <w:p w14:paraId="58D492B6" w14:textId="77777777" w:rsidR="00296AA9" w:rsidRPr="001F137A" w:rsidRDefault="00296AA9">
            <w:pPr>
              <w:rPr>
                <w:rFonts w:ascii="Switzer" w:eastAsia="Switzer" w:hAnsi="Switzer" w:cs="Times New Roman"/>
                <w:lang w:val="de-DE"/>
              </w:rPr>
            </w:pPr>
          </w:p>
          <w:p w14:paraId="6E0D37BE" w14:textId="77777777" w:rsidR="00296AA9" w:rsidRPr="001F137A" w:rsidRDefault="00296AA9">
            <w:pPr>
              <w:rPr>
                <w:rFonts w:ascii="Switzer" w:eastAsia="Switzer" w:hAnsi="Switzer" w:cs="Times New Roman"/>
                <w:lang w:val="de-DE"/>
              </w:rPr>
            </w:pPr>
          </w:p>
          <w:p w14:paraId="0C2055E2" w14:textId="77777777" w:rsidR="00296AA9" w:rsidRPr="001F137A" w:rsidRDefault="00296AA9">
            <w:pPr>
              <w:rPr>
                <w:rFonts w:ascii="Switzer" w:eastAsia="Switzer" w:hAnsi="Switzer" w:cs="Times New Roman"/>
                <w:lang w:val="de-DE"/>
              </w:rPr>
            </w:pPr>
            <w:r w:rsidRPr="001F137A">
              <w:rPr>
                <w:rFonts w:ascii="Switzer" w:eastAsia="Switzer" w:hAnsi="Switzer" w:cs="Times New Roman"/>
                <w:lang w:val="de-DE"/>
              </w:rPr>
              <w:t>ISA600.57(b)</w:t>
            </w:r>
          </w:p>
          <w:p w14:paraId="4F8B7B45" w14:textId="77777777" w:rsidR="00296AA9" w:rsidRPr="001F137A" w:rsidRDefault="00296AA9">
            <w:pPr>
              <w:rPr>
                <w:rFonts w:ascii="Switzer" w:eastAsia="Switzer" w:hAnsi="Switzer" w:cs="Times New Roman"/>
                <w:lang w:val="de-DE"/>
              </w:rPr>
            </w:pPr>
          </w:p>
          <w:p w14:paraId="3504DA70" w14:textId="77777777" w:rsidR="00296AA9" w:rsidRPr="001F137A" w:rsidRDefault="00296AA9">
            <w:pPr>
              <w:rPr>
                <w:rFonts w:ascii="Switzer" w:eastAsia="Switzer" w:hAnsi="Switzer" w:cs="Times New Roman"/>
                <w:lang w:val="de-DE"/>
              </w:rPr>
            </w:pPr>
            <w:r w:rsidRPr="001F137A">
              <w:rPr>
                <w:rFonts w:ascii="Switzer" w:eastAsia="Switzer" w:hAnsi="Switzer" w:cs="Times New Roman"/>
                <w:lang w:val="de-DE"/>
              </w:rPr>
              <w:t>ISA600.56</w:t>
            </w:r>
          </w:p>
          <w:p w14:paraId="163CC266" w14:textId="77777777" w:rsidR="00296AA9" w:rsidRPr="001F137A" w:rsidRDefault="00296AA9">
            <w:pPr>
              <w:rPr>
                <w:rFonts w:ascii="Switzer" w:eastAsia="Switzer" w:hAnsi="Switzer" w:cs="Times New Roman"/>
                <w:lang w:val="de-DE"/>
              </w:rPr>
            </w:pPr>
          </w:p>
          <w:p w14:paraId="33FA7003" w14:textId="77777777" w:rsidR="00296AA9" w:rsidRPr="001F137A" w:rsidRDefault="00296AA9">
            <w:pPr>
              <w:rPr>
                <w:rFonts w:ascii="Switzer" w:eastAsia="Switzer" w:hAnsi="Switzer" w:cs="Times New Roman"/>
                <w:lang w:val="de-DE"/>
              </w:rPr>
            </w:pPr>
          </w:p>
          <w:p w14:paraId="29A7FC55" w14:textId="77777777" w:rsidR="00296AA9" w:rsidRPr="001F137A" w:rsidRDefault="00296AA9">
            <w:pPr>
              <w:rPr>
                <w:rFonts w:ascii="Switzer" w:eastAsia="Switzer" w:hAnsi="Switzer" w:cs="Times New Roman"/>
                <w:lang w:val="de-DE"/>
              </w:rPr>
            </w:pPr>
          </w:p>
          <w:p w14:paraId="3E406C06" w14:textId="77777777" w:rsidR="00D73FF3" w:rsidRDefault="00D73FF3">
            <w:pPr>
              <w:rPr>
                <w:rFonts w:ascii="Switzer" w:eastAsia="Switzer" w:hAnsi="Switzer" w:cs="Times New Roman"/>
                <w:lang w:val="de-DE"/>
              </w:rPr>
            </w:pPr>
          </w:p>
          <w:p w14:paraId="79D48A9D" w14:textId="43BCD4E7" w:rsidR="00296AA9" w:rsidRPr="001F137A" w:rsidRDefault="00296AA9">
            <w:pPr>
              <w:rPr>
                <w:rFonts w:ascii="Switzer" w:eastAsia="Switzer" w:hAnsi="Switzer" w:cs="Times New Roman"/>
                <w:lang w:val="de-DE"/>
              </w:rPr>
            </w:pPr>
            <w:r w:rsidRPr="001F137A">
              <w:rPr>
                <w:rFonts w:ascii="Switzer" w:eastAsia="Switzer" w:hAnsi="Switzer" w:cs="Times New Roman"/>
                <w:lang w:val="de-DE"/>
              </w:rPr>
              <w:t>ISA600.48</w:t>
            </w:r>
          </w:p>
        </w:tc>
        <w:tc>
          <w:tcPr>
            <w:tcW w:w="3969" w:type="dxa"/>
          </w:tcPr>
          <w:p w14:paraId="69D69AA0" w14:textId="541A494A" w:rsidR="00296AA9" w:rsidRDefault="00296AA9">
            <w:pPr>
              <w:rPr>
                <w:rFonts w:ascii="Switzer" w:eastAsia="Switzer" w:hAnsi="Switzer" w:cs="Times New Roman"/>
              </w:rPr>
            </w:pPr>
            <w:r>
              <w:rPr>
                <w:rFonts w:ascii="Switzer" w:eastAsia="Switzer" w:hAnsi="Switzer" w:cs="Times New Roman"/>
              </w:rPr>
              <w:t xml:space="preserve">For </w:t>
            </w:r>
            <w:r w:rsidR="006E47DF">
              <w:rPr>
                <w:rFonts w:ascii="Switzer" w:eastAsia="Switzer" w:hAnsi="Switzer" w:cs="Times New Roman"/>
              </w:rPr>
              <w:t>group audit engagement</w:t>
            </w:r>
            <w:r w:rsidR="002557A8">
              <w:rPr>
                <w:rFonts w:ascii="Switzer" w:eastAsia="Switzer" w:hAnsi="Switzer" w:cs="Times New Roman"/>
              </w:rPr>
              <w:t>s</w:t>
            </w:r>
            <w:r>
              <w:rPr>
                <w:rFonts w:ascii="Switzer" w:eastAsia="Switzer" w:hAnsi="Switzer" w:cs="Times New Roman"/>
              </w:rPr>
              <w:t xml:space="preserve"> questions related to the following are added:</w:t>
            </w:r>
          </w:p>
          <w:p w14:paraId="68F6D40C" w14:textId="77777777" w:rsidR="00296AA9" w:rsidRDefault="00296AA9" w:rsidP="009A0F9A">
            <w:pPr>
              <w:pStyle w:val="ListParagraph"/>
              <w:numPr>
                <w:ilvl w:val="0"/>
                <w:numId w:val="25"/>
              </w:numPr>
              <w:rPr>
                <w:rFonts w:ascii="Switzer" w:eastAsia="Switzer" w:hAnsi="Switzer" w:cs="Times New Roman"/>
              </w:rPr>
            </w:pPr>
            <w:r w:rsidRPr="00C40870">
              <w:rPr>
                <w:rFonts w:ascii="Switzer" w:eastAsia="Switzer" w:hAnsi="Switzer" w:cs="Times New Roman"/>
              </w:rPr>
              <w:t>Restrictions imposed on component auditors that affect our ability to obtain sufficient appropriate audit evidence</w:t>
            </w:r>
            <w:r>
              <w:rPr>
                <w:rFonts w:ascii="Switzer" w:eastAsia="Switzer" w:hAnsi="Switzer" w:cs="Times New Roman"/>
              </w:rPr>
              <w:t>.</w:t>
            </w:r>
          </w:p>
          <w:p w14:paraId="6031CE16" w14:textId="77777777" w:rsidR="00296AA9" w:rsidRDefault="00296AA9" w:rsidP="009A0F9A">
            <w:pPr>
              <w:pStyle w:val="ListParagraph"/>
              <w:numPr>
                <w:ilvl w:val="0"/>
                <w:numId w:val="25"/>
              </w:numPr>
              <w:rPr>
                <w:rFonts w:ascii="Switzer" w:eastAsia="Switzer" w:hAnsi="Switzer" w:cs="Times New Roman"/>
              </w:rPr>
            </w:pPr>
            <w:r>
              <w:rPr>
                <w:rFonts w:ascii="Switzer" w:eastAsia="Switzer" w:hAnsi="Switzer" w:cs="Times New Roman"/>
              </w:rPr>
              <w:t>C</w:t>
            </w:r>
            <w:r w:rsidRPr="0026082A">
              <w:rPr>
                <w:rFonts w:ascii="Switzer" w:eastAsia="Switzer" w:hAnsi="Switzer" w:cs="Times New Roman"/>
              </w:rPr>
              <w:t>oncern</w:t>
            </w:r>
            <w:r>
              <w:rPr>
                <w:rFonts w:ascii="Switzer" w:eastAsia="Switzer" w:hAnsi="Switzer" w:cs="Times New Roman"/>
              </w:rPr>
              <w:t>s</w:t>
            </w:r>
            <w:r w:rsidRPr="0026082A">
              <w:rPr>
                <w:rFonts w:ascii="Switzer" w:eastAsia="Switzer" w:hAnsi="Switzer" w:cs="Times New Roman"/>
              </w:rPr>
              <w:t xml:space="preserve"> about the quality of component auditors' work</w:t>
            </w:r>
            <w:r>
              <w:rPr>
                <w:rFonts w:ascii="Switzer" w:eastAsia="Switzer" w:hAnsi="Switzer" w:cs="Times New Roman"/>
              </w:rPr>
              <w:t>.</w:t>
            </w:r>
          </w:p>
          <w:p w14:paraId="71BC1A40" w14:textId="77777777" w:rsidR="00296AA9" w:rsidRDefault="00296AA9" w:rsidP="009A0F9A">
            <w:pPr>
              <w:pStyle w:val="ListParagraph"/>
              <w:numPr>
                <w:ilvl w:val="0"/>
                <w:numId w:val="25"/>
              </w:numPr>
              <w:rPr>
                <w:rFonts w:ascii="Switzer" w:eastAsia="Switzer" w:hAnsi="Switzer" w:cs="Times New Roman"/>
              </w:rPr>
            </w:pPr>
            <w:r w:rsidRPr="00A5446C">
              <w:rPr>
                <w:rFonts w:ascii="Switzer" w:eastAsia="Switzer" w:hAnsi="Switzer" w:cs="Times New Roman"/>
              </w:rPr>
              <w:t>Any matter that may be significant to the financial statements of entities or business units within the group that may be required to be audited by statute, regulation or other reason</w:t>
            </w:r>
          </w:p>
          <w:p w14:paraId="5847F78B" w14:textId="77777777" w:rsidR="00296AA9" w:rsidRPr="004F2905" w:rsidRDefault="00296AA9">
            <w:pPr>
              <w:rPr>
                <w:rFonts w:ascii="Switzer" w:eastAsia="Switzer" w:hAnsi="Switzer" w:cs="Times New Roman"/>
              </w:rPr>
            </w:pPr>
          </w:p>
          <w:p w14:paraId="5BF077B8" w14:textId="5DE3A3A2" w:rsidR="00296AA9" w:rsidRDefault="00296AA9">
            <w:pPr>
              <w:rPr>
                <w:rFonts w:ascii="Switzer" w:eastAsia="Switzer" w:hAnsi="Switzer" w:cs="Times New Roman"/>
              </w:rPr>
            </w:pPr>
            <w:r>
              <w:rPr>
                <w:rFonts w:ascii="Switzer" w:eastAsia="Switzer" w:hAnsi="Switzer" w:cs="Times New Roman"/>
              </w:rPr>
              <w:t>The group auditor will determine w</w:t>
            </w:r>
            <w:r w:rsidRPr="00F716F0">
              <w:rPr>
                <w:rFonts w:ascii="Switzer" w:eastAsia="Switzer" w:hAnsi="Switzer" w:cs="Times New Roman"/>
              </w:rPr>
              <w:t>hether</w:t>
            </w:r>
            <w:r>
              <w:rPr>
                <w:rFonts w:ascii="Switzer" w:eastAsia="Switzer" w:hAnsi="Switzer" w:cs="Times New Roman"/>
              </w:rPr>
              <w:t xml:space="preserve"> the</w:t>
            </w:r>
            <w:r w:rsidRPr="00AA4756">
              <w:rPr>
                <w:rFonts w:ascii="Switzer" w:eastAsia="Switzer" w:hAnsi="Switzer" w:cs="Times New Roman"/>
              </w:rPr>
              <w:t xml:space="preserve"> work performed by component auditors is adequate for purposes of the group audit.</w:t>
            </w:r>
            <w:r>
              <w:rPr>
                <w:rFonts w:ascii="Switzer" w:eastAsia="Switzer" w:hAnsi="Switzer" w:cs="Times New Roman"/>
              </w:rPr>
              <w:t xml:space="preserve">   If inadequate, the group auditor should d</w:t>
            </w:r>
            <w:r w:rsidRPr="007E766E">
              <w:rPr>
                <w:rFonts w:ascii="Switzer" w:eastAsia="Switzer" w:hAnsi="Switzer" w:cs="Times New Roman"/>
              </w:rPr>
              <w:t>etermine additional audit procedures and whether they are to be performed by the component auditors or by us</w:t>
            </w:r>
            <w:r>
              <w:rPr>
                <w:rFonts w:ascii="Switzer" w:eastAsia="Switzer" w:hAnsi="Switzer" w:cs="Times New Roman"/>
              </w:rPr>
              <w:t>.</w:t>
            </w:r>
          </w:p>
          <w:p w14:paraId="332DC116" w14:textId="77777777" w:rsidR="00296AA9" w:rsidRDefault="00296AA9">
            <w:pPr>
              <w:rPr>
                <w:rFonts w:ascii="Switzer" w:eastAsia="Switzer" w:hAnsi="Switzer" w:cs="Times New Roman"/>
              </w:rPr>
            </w:pPr>
          </w:p>
          <w:p w14:paraId="7D552A67" w14:textId="573FDF1A" w:rsidR="00296AA9" w:rsidRPr="00153828" w:rsidRDefault="00296AA9">
            <w:pPr>
              <w:rPr>
                <w:rFonts w:ascii="Switzer" w:eastAsia="Switzer" w:hAnsi="Switzer" w:cs="Times New Roman"/>
              </w:rPr>
            </w:pPr>
            <w:r>
              <w:rPr>
                <w:rFonts w:ascii="Switzer" w:eastAsia="Switzer" w:hAnsi="Switzer" w:cs="Times New Roman"/>
              </w:rPr>
              <w:t xml:space="preserve">Refer </w:t>
            </w:r>
            <w:r w:rsidR="00324AA7">
              <w:rPr>
                <w:rFonts w:ascii="Switzer" w:eastAsia="Switzer" w:hAnsi="Switzer" w:cs="Times New Roman"/>
              </w:rPr>
              <w:t>item below</w:t>
            </w:r>
            <w:r>
              <w:rPr>
                <w:rFonts w:ascii="Switzer" w:eastAsia="Switzer" w:hAnsi="Switzer" w:cs="Times New Roman"/>
              </w:rPr>
              <w:t xml:space="preserve"> that provides information about how additional procedures can be added to the work program.</w:t>
            </w:r>
          </w:p>
        </w:tc>
      </w:tr>
      <w:tr w:rsidR="00296AA9" w:rsidRPr="00FC2360" w14:paraId="31CDE24A" w14:textId="77777777">
        <w:trPr>
          <w:gridAfter w:val="1"/>
          <w:wAfter w:w="7" w:type="dxa"/>
        </w:trPr>
        <w:tc>
          <w:tcPr>
            <w:tcW w:w="3544" w:type="dxa"/>
            <w:tcBorders>
              <w:top w:val="single" w:sz="4" w:space="0" w:color="auto"/>
              <w:bottom w:val="single" w:sz="4" w:space="0" w:color="auto"/>
            </w:tcBorders>
          </w:tcPr>
          <w:p w14:paraId="485D6EC1" w14:textId="77777777" w:rsidR="00296AA9" w:rsidRDefault="00296AA9">
            <w:pPr>
              <w:rPr>
                <w:rFonts w:ascii="Switzer" w:eastAsia="Switzer" w:hAnsi="Switzer" w:cs="Times New Roman"/>
              </w:rPr>
            </w:pPr>
            <w:r>
              <w:rPr>
                <w:rFonts w:ascii="Switzer" w:eastAsia="Switzer" w:hAnsi="Switzer" w:cs="Times New Roman"/>
              </w:rPr>
              <w:lastRenderedPageBreak/>
              <w:t>Conclusion – revise audit plan and additional procedures</w:t>
            </w:r>
          </w:p>
        </w:tc>
        <w:tc>
          <w:tcPr>
            <w:tcW w:w="1418" w:type="dxa"/>
          </w:tcPr>
          <w:p w14:paraId="436ECFA9" w14:textId="77777777" w:rsidR="00296AA9" w:rsidRDefault="00296AA9">
            <w:pPr>
              <w:rPr>
                <w:rFonts w:ascii="Switzer" w:eastAsia="Switzer" w:hAnsi="Switzer" w:cs="Times New Roman"/>
              </w:rPr>
            </w:pPr>
          </w:p>
        </w:tc>
        <w:tc>
          <w:tcPr>
            <w:tcW w:w="3969" w:type="dxa"/>
          </w:tcPr>
          <w:p w14:paraId="61AE819B" w14:textId="6DF6444A" w:rsidR="002E4A60" w:rsidRPr="00297AC2" w:rsidRDefault="002E4A60" w:rsidP="002E4A60">
            <w:pPr>
              <w:pStyle w:val="NoSpacing"/>
            </w:pPr>
            <w:r>
              <w:rPr>
                <w:lang w:val="en-US"/>
              </w:rPr>
              <w:t>When users conclude t</w:t>
            </w:r>
            <w:r w:rsidRPr="00432B38">
              <w:rPr>
                <w:lang w:val="en-US"/>
              </w:rPr>
              <w:t xml:space="preserve">hat </w:t>
            </w:r>
            <w:r w:rsidR="00A6724A">
              <w:rPr>
                <w:lang w:val="en-US"/>
              </w:rPr>
              <w:t>assurance obtained from work performed by component a</w:t>
            </w:r>
            <w:r w:rsidRPr="00432B38">
              <w:rPr>
                <w:lang w:val="en-US"/>
              </w:rPr>
              <w:t>uditors is inadequate for purposes of the group audit</w:t>
            </w:r>
            <w:r>
              <w:rPr>
                <w:lang w:val="en-US"/>
              </w:rPr>
              <w:t>, the users should elect revision of the audit plan in the “Conclusion” section. A new procedure namely “Additional procedures” can be selected, and users can add audit procedures based on the circumstances.</w:t>
            </w:r>
          </w:p>
          <w:p w14:paraId="783D45DF" w14:textId="77777777" w:rsidR="002E4A60" w:rsidRDefault="002E4A60">
            <w:pPr>
              <w:rPr>
                <w:rFonts w:ascii="Switzer" w:eastAsia="Switzer" w:hAnsi="Switzer" w:cs="Times New Roman"/>
              </w:rPr>
            </w:pPr>
          </w:p>
          <w:p w14:paraId="63182EF2" w14:textId="70671CCE" w:rsidR="00296AA9" w:rsidRDefault="00296AA9">
            <w:pPr>
              <w:rPr>
                <w:rFonts w:ascii="Switzer" w:eastAsia="Switzer" w:hAnsi="Switzer" w:cs="Times New Roman"/>
              </w:rPr>
            </w:pPr>
            <w:r>
              <w:rPr>
                <w:rFonts w:ascii="Switzer" w:eastAsia="Switzer" w:hAnsi="Switzer" w:cs="Times New Roman"/>
              </w:rPr>
              <w:t xml:space="preserve">After completion of the additional procedure(s), the group auditor will determine the assurance obtained from the additional procedures and that </w:t>
            </w:r>
            <w:r w:rsidR="00C16EA4">
              <w:rPr>
                <w:rFonts w:ascii="Switzer" w:eastAsia="Switzer" w:hAnsi="Switzer" w:cs="Times New Roman"/>
              </w:rPr>
              <w:t xml:space="preserve">result will be used </w:t>
            </w:r>
            <w:r>
              <w:rPr>
                <w:rFonts w:ascii="Switzer" w:eastAsia="Switzer" w:hAnsi="Switzer" w:cs="Times New Roman"/>
              </w:rPr>
              <w:t xml:space="preserve">when determining the estimated audit risk remaining.    </w:t>
            </w:r>
          </w:p>
        </w:tc>
      </w:tr>
      <w:tr w:rsidR="00296AA9" w:rsidRPr="00FC2360" w14:paraId="39208B33" w14:textId="77777777">
        <w:tc>
          <w:tcPr>
            <w:tcW w:w="8938" w:type="dxa"/>
            <w:gridSpan w:val="4"/>
            <w:tcBorders>
              <w:top w:val="single" w:sz="4" w:space="0" w:color="auto"/>
              <w:bottom w:val="single" w:sz="4" w:space="0" w:color="auto"/>
            </w:tcBorders>
          </w:tcPr>
          <w:p w14:paraId="426F0BB2" w14:textId="77777777" w:rsidR="00296AA9" w:rsidRPr="00FC2360" w:rsidRDefault="00296AA9">
            <w:pPr>
              <w:rPr>
                <w:rFonts w:ascii="Switzer" w:eastAsia="Switzer" w:hAnsi="Switzer" w:cs="Times New Roman"/>
              </w:rPr>
            </w:pPr>
            <w:r>
              <w:rPr>
                <w:rFonts w:ascii="Switzer" w:eastAsia="Switzer" w:hAnsi="Switzer" w:cs="Times New Roman"/>
                <w:i/>
                <w:iCs/>
                <w:color w:val="F56354"/>
              </w:rPr>
              <w:t>18.10 Financial statement preparation work program</w:t>
            </w:r>
          </w:p>
        </w:tc>
      </w:tr>
      <w:tr w:rsidR="00296AA9" w:rsidRPr="00FC2360" w14:paraId="59F8240F" w14:textId="77777777">
        <w:trPr>
          <w:gridAfter w:val="1"/>
          <w:wAfter w:w="7" w:type="dxa"/>
        </w:trPr>
        <w:tc>
          <w:tcPr>
            <w:tcW w:w="3544" w:type="dxa"/>
            <w:tcBorders>
              <w:top w:val="single" w:sz="4" w:space="0" w:color="auto"/>
              <w:bottom w:val="single" w:sz="4" w:space="0" w:color="auto"/>
            </w:tcBorders>
          </w:tcPr>
          <w:p w14:paraId="3088EDB5" w14:textId="77777777" w:rsidR="00296AA9" w:rsidRPr="00FC2360" w:rsidRDefault="00296AA9">
            <w:pPr>
              <w:rPr>
                <w:rFonts w:ascii="Switzer" w:eastAsia="Switzer" w:hAnsi="Switzer" w:cs="Times New Roman"/>
              </w:rPr>
            </w:pPr>
            <w:r>
              <w:rPr>
                <w:rFonts w:ascii="Switzer" w:eastAsia="Switzer" w:hAnsi="Switzer" w:cs="Times New Roman"/>
              </w:rPr>
              <w:t>Consolidation process</w:t>
            </w:r>
          </w:p>
        </w:tc>
        <w:tc>
          <w:tcPr>
            <w:tcW w:w="1418" w:type="dxa"/>
          </w:tcPr>
          <w:p w14:paraId="10140BDA" w14:textId="77777777" w:rsidR="00296AA9" w:rsidRPr="00FC2360" w:rsidRDefault="00296AA9">
            <w:pPr>
              <w:rPr>
                <w:rFonts w:ascii="Switzer" w:eastAsia="Switzer" w:hAnsi="Switzer" w:cs="Times New Roman"/>
              </w:rPr>
            </w:pPr>
            <w:r>
              <w:rPr>
                <w:rFonts w:ascii="Switzer" w:eastAsia="Switzer" w:hAnsi="Switzer" w:cs="Times New Roman"/>
              </w:rPr>
              <w:t>ISA600.38(a) &amp; (b)</w:t>
            </w:r>
          </w:p>
        </w:tc>
        <w:tc>
          <w:tcPr>
            <w:tcW w:w="3969" w:type="dxa"/>
          </w:tcPr>
          <w:p w14:paraId="6C176E87" w14:textId="0733CACD" w:rsidR="00296AA9" w:rsidRPr="00FC2360" w:rsidRDefault="00296AA9">
            <w:pPr>
              <w:rPr>
                <w:rFonts w:ascii="Switzer" w:eastAsia="Switzer" w:hAnsi="Switzer" w:cs="Times New Roman"/>
              </w:rPr>
            </w:pPr>
            <w:r>
              <w:rPr>
                <w:rFonts w:ascii="Switzer" w:eastAsia="Switzer" w:hAnsi="Switzer" w:cs="Times New Roman"/>
              </w:rPr>
              <w:t xml:space="preserve">The user will be </w:t>
            </w:r>
            <w:r w:rsidR="00A47BA8">
              <w:rPr>
                <w:rFonts w:ascii="Switzer" w:eastAsia="Switzer" w:hAnsi="Switzer" w:cs="Times New Roman"/>
              </w:rPr>
              <w:t xml:space="preserve">required </w:t>
            </w:r>
            <w:r>
              <w:rPr>
                <w:rFonts w:ascii="Switzer" w:eastAsia="Switzer" w:hAnsi="Switzer" w:cs="Times New Roman"/>
              </w:rPr>
              <w:t xml:space="preserve">to perform the procedures related to the consolidation process on </w:t>
            </w:r>
            <w:r w:rsidR="003C7520">
              <w:rPr>
                <w:rFonts w:ascii="Switzer" w:eastAsia="Switzer" w:hAnsi="Switzer" w:cs="Times New Roman"/>
              </w:rPr>
              <w:t>25.10G</w:t>
            </w:r>
            <w:r>
              <w:rPr>
                <w:rFonts w:ascii="Switzer" w:eastAsia="Switzer" w:hAnsi="Switzer" w:cs="Times New Roman"/>
              </w:rPr>
              <w:t xml:space="preserve"> (New)</w:t>
            </w:r>
            <w:r w:rsidR="00A47BA8">
              <w:rPr>
                <w:rFonts w:ascii="Switzer" w:eastAsia="Switzer" w:hAnsi="Switzer" w:cs="Times New Roman"/>
              </w:rPr>
              <w:t xml:space="preserve"> Consolidation process work program.</w:t>
            </w:r>
          </w:p>
        </w:tc>
      </w:tr>
      <w:tr w:rsidR="006812AD" w:rsidRPr="00FC2360" w14:paraId="13DD1B65" w14:textId="77777777" w:rsidTr="00FF6745">
        <w:trPr>
          <w:gridAfter w:val="1"/>
          <w:wAfter w:w="7" w:type="dxa"/>
        </w:trPr>
        <w:tc>
          <w:tcPr>
            <w:tcW w:w="8931" w:type="dxa"/>
            <w:gridSpan w:val="3"/>
            <w:tcBorders>
              <w:top w:val="single" w:sz="4" w:space="0" w:color="auto"/>
              <w:bottom w:val="single" w:sz="4" w:space="0" w:color="auto"/>
            </w:tcBorders>
          </w:tcPr>
          <w:p w14:paraId="333BB009" w14:textId="17DDA324" w:rsidR="006812AD" w:rsidRPr="00FC2360" w:rsidRDefault="003C7520">
            <w:pPr>
              <w:rPr>
                <w:rFonts w:ascii="Switzer" w:eastAsia="Switzer" w:hAnsi="Switzer" w:cs="Times New Roman"/>
              </w:rPr>
            </w:pPr>
            <w:r>
              <w:rPr>
                <w:rFonts w:ascii="Switzer" w:eastAsia="Switzer" w:hAnsi="Switzer" w:cs="Times New Roman"/>
                <w:i/>
                <w:color w:val="F56354" w:themeColor="accent1"/>
              </w:rPr>
              <w:t>25.10</w:t>
            </w:r>
            <w:r w:rsidR="782AA777" w:rsidRPr="4E4703B1">
              <w:rPr>
                <w:rFonts w:ascii="Switzer" w:eastAsia="Switzer" w:hAnsi="Switzer" w:cs="Times New Roman"/>
                <w:i/>
                <w:iCs/>
                <w:color w:val="F56354" w:themeColor="accent1"/>
              </w:rPr>
              <w:t>G</w:t>
            </w:r>
            <w:r w:rsidR="006812AD" w:rsidRPr="4E4703B1">
              <w:rPr>
                <w:rFonts w:ascii="Switzer" w:eastAsia="Switzer" w:hAnsi="Switzer" w:cs="Times New Roman"/>
                <w:i/>
                <w:color w:val="F56354" w:themeColor="accent1"/>
              </w:rPr>
              <w:t xml:space="preserve"> (New) Consolidation process work program</w:t>
            </w:r>
          </w:p>
        </w:tc>
      </w:tr>
      <w:tr w:rsidR="00296AA9" w:rsidRPr="00FC2360" w14:paraId="5124E612" w14:textId="77777777">
        <w:trPr>
          <w:gridAfter w:val="1"/>
          <w:wAfter w:w="7" w:type="dxa"/>
        </w:trPr>
        <w:tc>
          <w:tcPr>
            <w:tcW w:w="3544" w:type="dxa"/>
            <w:tcBorders>
              <w:top w:val="single" w:sz="4" w:space="0" w:color="auto"/>
              <w:bottom w:val="single" w:sz="4" w:space="0" w:color="auto"/>
            </w:tcBorders>
          </w:tcPr>
          <w:p w14:paraId="2470A82B" w14:textId="29B841DD" w:rsidR="00296AA9" w:rsidRPr="00FC2360" w:rsidRDefault="00296AA9">
            <w:pPr>
              <w:rPr>
                <w:rFonts w:ascii="Switzer" w:eastAsia="Switzer" w:hAnsi="Switzer" w:cs="Times New Roman"/>
              </w:rPr>
            </w:pPr>
            <w:r>
              <w:rPr>
                <w:rFonts w:ascii="Switzer" w:eastAsia="Switzer" w:hAnsi="Switzer" w:cs="Times New Roman"/>
              </w:rPr>
              <w:t xml:space="preserve">Inclusion and objective of </w:t>
            </w:r>
            <w:r w:rsidR="003C7520">
              <w:rPr>
                <w:rFonts w:ascii="Switzer" w:eastAsia="Switzer" w:hAnsi="Switzer" w:cs="Times New Roman"/>
              </w:rPr>
              <w:t>25.10G</w:t>
            </w:r>
            <w:r>
              <w:rPr>
                <w:rFonts w:ascii="Switzer" w:eastAsia="Switzer" w:hAnsi="Switzer" w:cs="Times New Roman"/>
              </w:rPr>
              <w:t xml:space="preserve"> (New)</w:t>
            </w:r>
          </w:p>
        </w:tc>
        <w:tc>
          <w:tcPr>
            <w:tcW w:w="1418" w:type="dxa"/>
          </w:tcPr>
          <w:p w14:paraId="60D86C3D" w14:textId="14EA4765" w:rsidR="00296AA9" w:rsidRDefault="006812AD">
            <w:pPr>
              <w:rPr>
                <w:rFonts w:ascii="Switzer" w:eastAsia="Switzer" w:hAnsi="Switzer" w:cs="Times New Roman"/>
              </w:rPr>
            </w:pPr>
            <w:r>
              <w:rPr>
                <w:rFonts w:ascii="Switzer" w:eastAsia="Switzer" w:hAnsi="Switzer" w:cs="Times New Roman"/>
              </w:rPr>
              <w:t>ISA600.38-40, 43 &amp; 44</w:t>
            </w:r>
          </w:p>
          <w:p w14:paraId="1D133068" w14:textId="77777777" w:rsidR="006812AD" w:rsidRDefault="006812AD">
            <w:pPr>
              <w:rPr>
                <w:rFonts w:ascii="Switzer" w:eastAsia="Switzer" w:hAnsi="Switzer" w:cs="Times New Roman"/>
              </w:rPr>
            </w:pPr>
          </w:p>
          <w:p w14:paraId="10F02F20" w14:textId="77777777" w:rsidR="006812AD" w:rsidRPr="00FC2360" w:rsidRDefault="006812AD">
            <w:pPr>
              <w:rPr>
                <w:rFonts w:ascii="Switzer" w:eastAsia="Switzer" w:hAnsi="Switzer" w:cs="Times New Roman"/>
              </w:rPr>
            </w:pPr>
          </w:p>
        </w:tc>
        <w:tc>
          <w:tcPr>
            <w:tcW w:w="3969" w:type="dxa"/>
          </w:tcPr>
          <w:p w14:paraId="694C8643" w14:textId="698642ED" w:rsidR="00296AA9" w:rsidRDefault="00296AA9">
            <w:pPr>
              <w:jc w:val="left"/>
              <w:rPr>
                <w:rFonts w:ascii="Switzer" w:eastAsia="Switzer" w:hAnsi="Switzer" w:cs="Times New Roman"/>
              </w:rPr>
            </w:pPr>
            <w:r>
              <w:rPr>
                <w:rFonts w:ascii="Switzer" w:eastAsia="Switzer" w:hAnsi="Switzer" w:cs="Times New Roman"/>
              </w:rPr>
              <w:t xml:space="preserve">Only applies to </w:t>
            </w:r>
            <w:r w:rsidR="009661D2">
              <w:rPr>
                <w:rFonts w:ascii="Switzer" w:eastAsia="Switzer" w:hAnsi="Switzer" w:cs="Times New Roman"/>
              </w:rPr>
              <w:t>group audit engagements.</w:t>
            </w:r>
          </w:p>
          <w:p w14:paraId="37C7958D" w14:textId="77777777" w:rsidR="00296AA9" w:rsidRDefault="00296AA9">
            <w:pPr>
              <w:rPr>
                <w:rFonts w:ascii="Switzer" w:eastAsia="Switzer" w:hAnsi="Switzer" w:cs="Times New Roman"/>
              </w:rPr>
            </w:pPr>
            <w:r>
              <w:rPr>
                <w:rFonts w:ascii="Switzer" w:eastAsia="Switzer" w:hAnsi="Switzer" w:cs="Times New Roman"/>
              </w:rPr>
              <w:t>The objective of the document is to perform the audit procedures to meet the requirements of ISA 600 (Revised) par 38-40, 43 and 44.</w:t>
            </w:r>
          </w:p>
          <w:p w14:paraId="7EC11A8F" w14:textId="23E46E1D" w:rsidR="00296AA9" w:rsidRPr="0029047B" w:rsidRDefault="003C7520" w:rsidP="0029047B">
            <w:pPr>
              <w:spacing w:after="160" w:line="278" w:lineRule="auto"/>
              <w:rPr>
                <w:lang w:val="en-US"/>
              </w:rPr>
            </w:pPr>
            <w:r>
              <w:rPr>
                <w:rFonts w:ascii="Switzer" w:eastAsia="Switzer" w:hAnsi="Switzer" w:cs="Times New Roman"/>
              </w:rPr>
              <w:t>25.10G</w:t>
            </w:r>
            <w:r w:rsidR="00296AA9">
              <w:rPr>
                <w:rFonts w:ascii="Switzer" w:eastAsia="Switzer" w:hAnsi="Switzer" w:cs="Times New Roman"/>
              </w:rPr>
              <w:t xml:space="preserve"> (New) is a general work program that should always be completed.</w:t>
            </w:r>
            <w:r w:rsidR="0029047B">
              <w:rPr>
                <w:rFonts w:ascii="Switzer" w:eastAsia="Switzer" w:hAnsi="Switzer" w:cs="Times New Roman"/>
              </w:rPr>
              <w:t xml:space="preserve"> </w:t>
            </w:r>
            <w:r>
              <w:rPr>
                <w:lang w:val="en-US"/>
              </w:rPr>
              <w:t>25.10G</w:t>
            </w:r>
            <w:r w:rsidR="0029047B">
              <w:rPr>
                <w:lang w:val="en-US"/>
              </w:rPr>
              <w:t xml:space="preserve">(New) is deemed an extension of </w:t>
            </w:r>
            <w:r w:rsidR="0029047B" w:rsidRPr="004037CB">
              <w:rPr>
                <w:lang w:val="en-US"/>
              </w:rPr>
              <w:t>18.10 Financial statement preparation</w:t>
            </w:r>
            <w:r w:rsidR="009C0338">
              <w:rPr>
                <w:lang w:val="en-US"/>
              </w:rPr>
              <w:t xml:space="preserve"> work program.</w:t>
            </w:r>
            <w:r w:rsidR="0029047B" w:rsidRPr="004037CB">
              <w:rPr>
                <w:lang w:val="en-US"/>
              </w:rPr>
              <w:t xml:space="preserve"> </w:t>
            </w:r>
          </w:p>
        </w:tc>
      </w:tr>
      <w:tr w:rsidR="00296AA9" w:rsidRPr="00FC2360" w14:paraId="61B1D4DF" w14:textId="77777777">
        <w:trPr>
          <w:gridAfter w:val="1"/>
          <w:wAfter w:w="7" w:type="dxa"/>
        </w:trPr>
        <w:tc>
          <w:tcPr>
            <w:tcW w:w="3544" w:type="dxa"/>
            <w:tcBorders>
              <w:top w:val="single" w:sz="4" w:space="0" w:color="auto"/>
              <w:bottom w:val="single" w:sz="4" w:space="0" w:color="auto"/>
            </w:tcBorders>
          </w:tcPr>
          <w:p w14:paraId="0F9B1FC7" w14:textId="77777777" w:rsidR="00296AA9" w:rsidRDefault="00296AA9">
            <w:pPr>
              <w:rPr>
                <w:rFonts w:ascii="Switzer" w:eastAsia="Switzer" w:hAnsi="Switzer" w:cs="Times New Roman"/>
              </w:rPr>
            </w:pPr>
            <w:r>
              <w:rPr>
                <w:rFonts w:ascii="Switzer" w:eastAsia="Switzer" w:hAnsi="Switzer" w:cs="Times New Roman"/>
              </w:rPr>
              <w:t>Warning – Framework specific audit procedures</w:t>
            </w:r>
          </w:p>
        </w:tc>
        <w:tc>
          <w:tcPr>
            <w:tcW w:w="1418" w:type="dxa"/>
          </w:tcPr>
          <w:p w14:paraId="4D1EC399" w14:textId="77777777" w:rsidR="00296AA9" w:rsidRPr="00FC2360" w:rsidRDefault="00296AA9">
            <w:pPr>
              <w:rPr>
                <w:rFonts w:ascii="Switzer" w:eastAsia="Switzer" w:hAnsi="Switzer" w:cs="Times New Roman"/>
              </w:rPr>
            </w:pPr>
          </w:p>
        </w:tc>
        <w:tc>
          <w:tcPr>
            <w:tcW w:w="3969" w:type="dxa"/>
          </w:tcPr>
          <w:p w14:paraId="3042A82A" w14:textId="77777777" w:rsidR="00296AA9" w:rsidRPr="00823C77" w:rsidRDefault="00296AA9">
            <w:pPr>
              <w:rPr>
                <w:color w:val="1F1F1F"/>
                <w:shd w:val="clear" w:color="auto" w:fill="FFFFFF"/>
              </w:rPr>
            </w:pPr>
            <w:r w:rsidRPr="00823C77">
              <w:rPr>
                <w:color w:val="1F1F1F"/>
                <w:shd w:val="clear" w:color="auto" w:fill="FFFFFF"/>
              </w:rPr>
              <w:t xml:space="preserve">For the 2024 release accounting framework specific procedures related to consolidated financial statements have not been updated or added.  </w:t>
            </w:r>
          </w:p>
          <w:p w14:paraId="083A1619" w14:textId="12B3FC0F" w:rsidR="00296AA9" w:rsidRPr="00823C77" w:rsidRDefault="00296AA9">
            <w:pPr>
              <w:rPr>
                <w:color w:val="1F1F1F"/>
                <w:shd w:val="clear" w:color="auto" w:fill="FFFFFF"/>
              </w:rPr>
            </w:pPr>
            <w:r w:rsidRPr="00823C77">
              <w:rPr>
                <w:color w:val="1F1F1F"/>
                <w:shd w:val="clear" w:color="auto" w:fill="FFFFFF"/>
              </w:rPr>
              <w:t xml:space="preserve">To remind users of this exclusion, the following warning </w:t>
            </w:r>
            <w:r w:rsidR="00277078">
              <w:rPr>
                <w:color w:val="1F1F1F"/>
                <w:shd w:val="clear" w:color="auto" w:fill="FFFFFF"/>
              </w:rPr>
              <w:t>is</w:t>
            </w:r>
            <w:r w:rsidRPr="00823C77">
              <w:rPr>
                <w:color w:val="1F1F1F"/>
                <w:shd w:val="clear" w:color="auto" w:fill="FFFFFF"/>
              </w:rPr>
              <w:t xml:space="preserve"> added to affected work programs for Group Audit M and Group Audit S: </w:t>
            </w:r>
          </w:p>
          <w:p w14:paraId="376E7175" w14:textId="77777777" w:rsidR="00296AA9" w:rsidRDefault="00296AA9">
            <w:pPr>
              <w:rPr>
                <w:color w:val="1F1F1F"/>
                <w:shd w:val="clear" w:color="auto" w:fill="FFFFFF"/>
              </w:rPr>
            </w:pPr>
            <w:r w:rsidRPr="00823C77">
              <w:rPr>
                <w:color w:val="1F1F1F"/>
                <w:shd w:val="clear" w:color="auto" w:fill="FFFFFF"/>
              </w:rPr>
              <w:t xml:space="preserve">"Audit procedures to address the requirements related to consolidated financial statements in accordance with "description of framework" have not been updated or included. Review the work program and add and amend procedures as deemed appropriate."  </w:t>
            </w:r>
          </w:p>
          <w:p w14:paraId="1EEF379B" w14:textId="77777777" w:rsidR="00DF1CFE" w:rsidRPr="00823C77" w:rsidRDefault="00DF1CFE">
            <w:pPr>
              <w:rPr>
                <w:color w:val="1F1F1F"/>
                <w:shd w:val="clear" w:color="auto" w:fill="FFFFFF"/>
              </w:rPr>
            </w:pPr>
          </w:p>
          <w:p w14:paraId="23036E12" w14:textId="42DB1834" w:rsidR="00296AA9" w:rsidRPr="00823C77" w:rsidRDefault="005265FC">
            <w:pPr>
              <w:rPr>
                <w:color w:val="1F1F1F"/>
                <w:shd w:val="clear" w:color="auto" w:fill="FFFFFF"/>
              </w:rPr>
            </w:pPr>
            <w:r>
              <w:rPr>
                <w:color w:val="1F1F1F"/>
                <w:shd w:val="clear" w:color="auto" w:fill="FFFFFF"/>
              </w:rPr>
              <w:t>A</w:t>
            </w:r>
            <w:r w:rsidR="00296AA9" w:rsidRPr="00823C77">
              <w:rPr>
                <w:color w:val="1F1F1F"/>
                <w:shd w:val="clear" w:color="auto" w:fill="FFFFFF"/>
              </w:rPr>
              <w:t xml:space="preserve">ffected work programs are </w:t>
            </w:r>
            <w:r w:rsidR="003C7520">
              <w:rPr>
                <w:color w:val="1F1F1F"/>
                <w:shd w:val="clear" w:color="auto" w:fill="FFFFFF"/>
              </w:rPr>
              <w:t>25.10G</w:t>
            </w:r>
            <w:r>
              <w:rPr>
                <w:color w:val="1F1F1F"/>
                <w:shd w:val="clear" w:color="auto" w:fill="FFFFFF"/>
              </w:rPr>
              <w:t xml:space="preserve">, </w:t>
            </w:r>
            <w:r w:rsidR="00296AA9" w:rsidRPr="00823C77">
              <w:rPr>
                <w:color w:val="1F1F1F"/>
                <w:shd w:val="clear" w:color="auto" w:fill="FFFFFF"/>
              </w:rPr>
              <w:t>321.10,</w:t>
            </w:r>
            <w:r w:rsidR="00F51DE6">
              <w:rPr>
                <w:color w:val="1F1F1F"/>
                <w:shd w:val="clear" w:color="auto" w:fill="FFFFFF"/>
              </w:rPr>
              <w:t xml:space="preserve"> 327.10,</w:t>
            </w:r>
            <w:r w:rsidR="00296AA9" w:rsidRPr="00823C77">
              <w:rPr>
                <w:color w:val="1F1F1F"/>
                <w:shd w:val="clear" w:color="auto" w:fill="FFFFFF"/>
              </w:rPr>
              <w:t xml:space="preserve"> 3</w:t>
            </w:r>
            <w:r w:rsidR="003C7520">
              <w:rPr>
                <w:color w:val="1F1F1F"/>
                <w:shd w:val="clear" w:color="auto" w:fill="FFFFFF"/>
              </w:rPr>
              <w:t>2</w:t>
            </w:r>
            <w:r w:rsidR="00591206">
              <w:rPr>
                <w:color w:val="1F1F1F"/>
                <w:shd w:val="clear" w:color="auto" w:fill="FFFFFF"/>
              </w:rPr>
              <w:t>8</w:t>
            </w:r>
            <w:r w:rsidR="003C7520">
              <w:rPr>
                <w:color w:val="1F1F1F"/>
                <w:shd w:val="clear" w:color="auto" w:fill="FFFFFF"/>
              </w:rPr>
              <w:t>.10</w:t>
            </w:r>
            <w:r w:rsidR="00296AA9" w:rsidRPr="00823C77">
              <w:rPr>
                <w:color w:val="1F1F1F"/>
                <w:shd w:val="clear" w:color="auto" w:fill="FFFFFF"/>
              </w:rPr>
              <w:t>, 790.10 and 830.10.</w:t>
            </w:r>
          </w:p>
          <w:p w14:paraId="54B5E8D3" w14:textId="414C7C1C" w:rsidR="00296AA9" w:rsidRPr="00823C77" w:rsidRDefault="00296AA9">
            <w:pPr>
              <w:rPr>
                <w:color w:val="1F1F1F"/>
                <w:shd w:val="clear" w:color="auto" w:fill="FFFFFF"/>
              </w:rPr>
            </w:pPr>
          </w:p>
        </w:tc>
      </w:tr>
      <w:tr w:rsidR="00296AA9" w:rsidRPr="00FC2360" w14:paraId="108CDBCE" w14:textId="77777777">
        <w:trPr>
          <w:gridAfter w:val="1"/>
          <w:wAfter w:w="7" w:type="dxa"/>
        </w:trPr>
        <w:tc>
          <w:tcPr>
            <w:tcW w:w="3544" w:type="dxa"/>
            <w:tcBorders>
              <w:top w:val="single" w:sz="4" w:space="0" w:color="auto"/>
              <w:bottom w:val="single" w:sz="4" w:space="0" w:color="auto"/>
            </w:tcBorders>
          </w:tcPr>
          <w:p w14:paraId="7E405044" w14:textId="77777777" w:rsidR="00296AA9" w:rsidRDefault="00296AA9">
            <w:pPr>
              <w:rPr>
                <w:rFonts w:ascii="Switzer" w:eastAsia="Switzer" w:hAnsi="Switzer" w:cs="Times New Roman"/>
              </w:rPr>
            </w:pPr>
            <w:r>
              <w:rPr>
                <w:rFonts w:ascii="Switzer" w:eastAsia="Switzer" w:hAnsi="Switzer" w:cs="Times New Roman"/>
              </w:rPr>
              <w:lastRenderedPageBreak/>
              <w:t>Subsidiaries – Additions, disposal and change in interest</w:t>
            </w:r>
          </w:p>
        </w:tc>
        <w:tc>
          <w:tcPr>
            <w:tcW w:w="1418" w:type="dxa"/>
          </w:tcPr>
          <w:p w14:paraId="04543811" w14:textId="77777777" w:rsidR="00296AA9" w:rsidRPr="00FC2360" w:rsidRDefault="00296AA9">
            <w:pPr>
              <w:rPr>
                <w:rFonts w:ascii="Switzer" w:eastAsia="Switzer" w:hAnsi="Switzer" w:cs="Times New Roman"/>
              </w:rPr>
            </w:pPr>
          </w:p>
        </w:tc>
        <w:tc>
          <w:tcPr>
            <w:tcW w:w="3969" w:type="dxa"/>
          </w:tcPr>
          <w:p w14:paraId="2DF7A54A" w14:textId="1EE71C96" w:rsidR="00296AA9" w:rsidRPr="00823C77" w:rsidRDefault="00296AA9">
            <w:pPr>
              <w:rPr>
                <w:rFonts w:eastAsia="Switzer" w:cs="Times New Roman"/>
              </w:rPr>
            </w:pPr>
            <w:r w:rsidRPr="00823C77">
              <w:rPr>
                <w:rFonts w:eastAsia="Switzer" w:cs="Times New Roman"/>
              </w:rPr>
              <w:t>Basic audit procedures related to additions, disposal or change in interest will be included based on newly added questions in 10.50</w:t>
            </w:r>
            <w:r w:rsidR="005B0656">
              <w:rPr>
                <w:rFonts w:eastAsia="Switzer" w:cs="Times New Roman"/>
              </w:rPr>
              <w:t xml:space="preserve"> Gathering of information</w:t>
            </w:r>
            <w:r w:rsidRPr="00823C77">
              <w:rPr>
                <w:rFonts w:eastAsia="Switzer" w:cs="Times New Roman"/>
              </w:rPr>
              <w:t>.</w:t>
            </w:r>
          </w:p>
        </w:tc>
      </w:tr>
      <w:tr w:rsidR="00296AA9" w:rsidRPr="00FC2360" w14:paraId="32278F95" w14:textId="77777777">
        <w:trPr>
          <w:gridAfter w:val="1"/>
          <w:wAfter w:w="7" w:type="dxa"/>
        </w:trPr>
        <w:tc>
          <w:tcPr>
            <w:tcW w:w="3544" w:type="dxa"/>
            <w:tcBorders>
              <w:top w:val="single" w:sz="4" w:space="0" w:color="auto"/>
              <w:bottom w:val="single" w:sz="4" w:space="0" w:color="auto"/>
            </w:tcBorders>
          </w:tcPr>
          <w:p w14:paraId="06D93219" w14:textId="77777777" w:rsidR="00296AA9" w:rsidRDefault="00296AA9">
            <w:pPr>
              <w:rPr>
                <w:rFonts w:ascii="Switzer" w:eastAsia="Switzer" w:hAnsi="Switzer" w:cs="Times New Roman"/>
              </w:rPr>
            </w:pPr>
            <w:r>
              <w:rPr>
                <w:rFonts w:ascii="Switzer" w:eastAsia="Switzer" w:hAnsi="Switzer" w:cs="Times New Roman"/>
              </w:rPr>
              <w:t>Sub-consolidation procedures</w:t>
            </w:r>
          </w:p>
        </w:tc>
        <w:tc>
          <w:tcPr>
            <w:tcW w:w="1418" w:type="dxa"/>
          </w:tcPr>
          <w:p w14:paraId="5563AEC4" w14:textId="77777777" w:rsidR="00296AA9" w:rsidRPr="00FC2360" w:rsidRDefault="00296AA9">
            <w:pPr>
              <w:rPr>
                <w:rFonts w:ascii="Switzer" w:eastAsia="Switzer" w:hAnsi="Switzer" w:cs="Times New Roman"/>
              </w:rPr>
            </w:pPr>
          </w:p>
        </w:tc>
        <w:tc>
          <w:tcPr>
            <w:tcW w:w="3969" w:type="dxa"/>
          </w:tcPr>
          <w:p w14:paraId="6C346C31" w14:textId="57FDCEC5" w:rsidR="00296AA9" w:rsidRDefault="00296AA9">
            <w:pPr>
              <w:rPr>
                <w:rFonts w:ascii="Switzer" w:eastAsia="Switzer" w:hAnsi="Switzer" w:cs="Times New Roman"/>
              </w:rPr>
            </w:pPr>
            <w:r>
              <w:rPr>
                <w:rFonts w:ascii="Switzer" w:eastAsia="Switzer" w:hAnsi="Switzer" w:cs="Times New Roman"/>
              </w:rPr>
              <w:t xml:space="preserve">Audit procedures related to sub-consolidations </w:t>
            </w:r>
            <w:r w:rsidR="00DF1CFE">
              <w:rPr>
                <w:rFonts w:ascii="Switzer" w:eastAsia="Switzer" w:hAnsi="Switzer" w:cs="Times New Roman"/>
              </w:rPr>
              <w:t>are</w:t>
            </w:r>
            <w:r>
              <w:rPr>
                <w:rFonts w:ascii="Switzer" w:eastAsia="Switzer" w:hAnsi="Switzer" w:cs="Times New Roman"/>
              </w:rPr>
              <w:t xml:space="preserve"> included based on </w:t>
            </w:r>
            <w:r w:rsidR="00DF1CFE">
              <w:rPr>
                <w:rFonts w:ascii="Switzer" w:eastAsia="Switzer" w:hAnsi="Switzer" w:cs="Times New Roman"/>
              </w:rPr>
              <w:t xml:space="preserve">the response of the </w:t>
            </w:r>
            <w:r>
              <w:rPr>
                <w:rFonts w:ascii="Switzer" w:eastAsia="Switzer" w:hAnsi="Switzer" w:cs="Times New Roman"/>
              </w:rPr>
              <w:t>newly added question in 10.50</w:t>
            </w:r>
            <w:r w:rsidR="005B0656">
              <w:rPr>
                <w:rFonts w:ascii="Switzer" w:eastAsia="Switzer" w:hAnsi="Switzer" w:cs="Times New Roman"/>
              </w:rPr>
              <w:t xml:space="preserve"> Gathering of information</w:t>
            </w:r>
            <w:r>
              <w:rPr>
                <w:rFonts w:ascii="Switzer" w:eastAsia="Switzer" w:hAnsi="Switzer" w:cs="Times New Roman"/>
              </w:rPr>
              <w:t>.</w:t>
            </w:r>
          </w:p>
        </w:tc>
      </w:tr>
      <w:tr w:rsidR="00296AA9" w:rsidRPr="00FC2360" w14:paraId="117D8E87" w14:textId="77777777">
        <w:trPr>
          <w:gridAfter w:val="1"/>
          <w:wAfter w:w="7" w:type="dxa"/>
        </w:trPr>
        <w:tc>
          <w:tcPr>
            <w:tcW w:w="3544" w:type="dxa"/>
            <w:tcBorders>
              <w:top w:val="single" w:sz="4" w:space="0" w:color="auto"/>
              <w:bottom w:val="single" w:sz="4" w:space="0" w:color="auto"/>
            </w:tcBorders>
          </w:tcPr>
          <w:p w14:paraId="32BC23AB" w14:textId="77777777" w:rsidR="00296AA9" w:rsidRDefault="00296AA9">
            <w:pPr>
              <w:rPr>
                <w:rFonts w:ascii="Switzer" w:eastAsia="Switzer" w:hAnsi="Switzer" w:cs="Times New Roman"/>
              </w:rPr>
            </w:pPr>
            <w:r>
              <w:rPr>
                <w:rFonts w:ascii="Switzer" w:eastAsia="Switzer" w:hAnsi="Switzer" w:cs="Times New Roman"/>
              </w:rPr>
              <w:t>Conclusion questions</w:t>
            </w:r>
          </w:p>
        </w:tc>
        <w:tc>
          <w:tcPr>
            <w:tcW w:w="1418" w:type="dxa"/>
          </w:tcPr>
          <w:p w14:paraId="76B1171B" w14:textId="77777777" w:rsidR="00296AA9" w:rsidRPr="00FC2360" w:rsidRDefault="00296AA9">
            <w:pPr>
              <w:rPr>
                <w:rFonts w:ascii="Switzer" w:eastAsia="Switzer" w:hAnsi="Switzer" w:cs="Times New Roman"/>
              </w:rPr>
            </w:pPr>
          </w:p>
        </w:tc>
        <w:tc>
          <w:tcPr>
            <w:tcW w:w="3969" w:type="dxa"/>
          </w:tcPr>
          <w:p w14:paraId="7AF4841F" w14:textId="0C5E8EAE" w:rsidR="00296AA9" w:rsidRPr="005B0656" w:rsidRDefault="00B11309" w:rsidP="005B0656">
            <w:pPr>
              <w:rPr>
                <w:rFonts w:ascii="Switzer" w:eastAsia="Switzer" w:hAnsi="Switzer" w:cs="Times New Roman"/>
              </w:rPr>
            </w:pPr>
            <w:r>
              <w:rPr>
                <w:rFonts w:ascii="Switzer" w:eastAsia="Switzer" w:hAnsi="Switzer" w:cs="Times New Roman"/>
              </w:rPr>
              <w:t xml:space="preserve">In addition to the conclusion questions that are included for general work programs, the </w:t>
            </w:r>
            <w:r w:rsidRPr="005B0656">
              <w:rPr>
                <w:rFonts w:ascii="Switzer" w:eastAsia="Switzer" w:hAnsi="Switzer" w:cs="Times New Roman"/>
              </w:rPr>
              <w:t xml:space="preserve">conclusion questions under work programs for COTABDs </w:t>
            </w:r>
            <w:r>
              <w:rPr>
                <w:rFonts w:ascii="Switzer" w:eastAsia="Switzer" w:hAnsi="Switzer" w:cs="Times New Roman"/>
              </w:rPr>
              <w:t xml:space="preserve">noted </w:t>
            </w:r>
            <w:r w:rsidRPr="005B0656">
              <w:rPr>
                <w:rFonts w:ascii="Switzer" w:eastAsia="Switzer" w:hAnsi="Switzer" w:cs="Times New Roman"/>
              </w:rPr>
              <w:t>above</w:t>
            </w:r>
            <w:r>
              <w:rPr>
                <w:rFonts w:ascii="Switzer" w:eastAsia="Switzer" w:hAnsi="Switzer" w:cs="Times New Roman"/>
              </w:rPr>
              <w:t xml:space="preserve"> are also included, as well as “</w:t>
            </w:r>
            <w:r w:rsidRPr="00A5446C">
              <w:rPr>
                <w:rFonts w:ascii="Switzer" w:eastAsia="Switzer" w:hAnsi="Switzer" w:cs="Times New Roman"/>
              </w:rPr>
              <w:t>Fraud or fraud risk factors that could have an impact on fraud risk assessment</w:t>
            </w:r>
            <w:r>
              <w:rPr>
                <w:rFonts w:ascii="Switzer" w:eastAsia="Switzer" w:hAnsi="Switzer" w:cs="Times New Roman"/>
              </w:rPr>
              <w:t>.”</w:t>
            </w:r>
          </w:p>
        </w:tc>
      </w:tr>
      <w:tr w:rsidR="00296AA9" w:rsidRPr="00FC2360" w14:paraId="3A626224" w14:textId="77777777">
        <w:tc>
          <w:tcPr>
            <w:tcW w:w="8938" w:type="dxa"/>
            <w:gridSpan w:val="4"/>
            <w:tcBorders>
              <w:top w:val="single" w:sz="4" w:space="0" w:color="auto"/>
              <w:bottom w:val="single" w:sz="4" w:space="0" w:color="auto"/>
            </w:tcBorders>
          </w:tcPr>
          <w:p w14:paraId="18D18EDD" w14:textId="2AB722BF" w:rsidR="00296AA9" w:rsidRPr="00FC2360" w:rsidRDefault="003C7520">
            <w:pPr>
              <w:rPr>
                <w:rFonts w:ascii="Switzer" w:eastAsia="Switzer" w:hAnsi="Switzer" w:cs="Times New Roman"/>
              </w:rPr>
            </w:pPr>
            <w:r>
              <w:rPr>
                <w:rFonts w:ascii="Switzer" w:eastAsia="Switzer" w:hAnsi="Switzer" w:cs="Times New Roman"/>
                <w:i/>
                <w:color w:val="F56354" w:themeColor="accent1"/>
              </w:rPr>
              <w:t>26.10</w:t>
            </w:r>
            <w:r w:rsidR="03607181" w:rsidRPr="283137F4">
              <w:rPr>
                <w:rFonts w:ascii="Switzer" w:eastAsia="Switzer" w:hAnsi="Switzer" w:cs="Times New Roman"/>
                <w:i/>
                <w:iCs/>
                <w:color w:val="F56354" w:themeColor="accent1"/>
              </w:rPr>
              <w:t>G</w:t>
            </w:r>
            <w:r w:rsidR="00296AA9" w:rsidRPr="283137F4">
              <w:rPr>
                <w:rFonts w:ascii="Switzer" w:eastAsia="Switzer" w:hAnsi="Switzer" w:cs="Times New Roman"/>
                <w:i/>
                <w:color w:val="F56354" w:themeColor="accent1"/>
              </w:rPr>
              <w:t xml:space="preserve"> (New) Evaluation of component auditor’s work</w:t>
            </w:r>
          </w:p>
        </w:tc>
      </w:tr>
      <w:tr w:rsidR="00296AA9" w:rsidRPr="00FC2360" w14:paraId="1790EF1D" w14:textId="77777777">
        <w:trPr>
          <w:gridAfter w:val="1"/>
          <w:wAfter w:w="7" w:type="dxa"/>
        </w:trPr>
        <w:tc>
          <w:tcPr>
            <w:tcW w:w="3544" w:type="dxa"/>
            <w:tcBorders>
              <w:top w:val="single" w:sz="4" w:space="0" w:color="auto"/>
              <w:bottom w:val="single" w:sz="4" w:space="0" w:color="auto"/>
            </w:tcBorders>
          </w:tcPr>
          <w:p w14:paraId="6B5BDF35" w14:textId="441940F4" w:rsidR="00296AA9" w:rsidRPr="00FC2360" w:rsidRDefault="00296AA9">
            <w:pPr>
              <w:rPr>
                <w:rFonts w:ascii="Switzer" w:eastAsia="Switzer" w:hAnsi="Switzer" w:cs="Times New Roman"/>
              </w:rPr>
            </w:pPr>
            <w:r>
              <w:rPr>
                <w:rFonts w:ascii="Switzer" w:eastAsia="Switzer" w:hAnsi="Switzer" w:cs="Times New Roman"/>
              </w:rPr>
              <w:t xml:space="preserve">Inclusion and objective of </w:t>
            </w:r>
            <w:r w:rsidR="003C7520">
              <w:rPr>
                <w:rFonts w:ascii="Switzer" w:eastAsia="Switzer" w:hAnsi="Switzer" w:cs="Times New Roman"/>
              </w:rPr>
              <w:t>2</w:t>
            </w:r>
            <w:r w:rsidR="00AD082D">
              <w:rPr>
                <w:rFonts w:ascii="Switzer" w:eastAsia="Switzer" w:hAnsi="Switzer" w:cs="Times New Roman"/>
              </w:rPr>
              <w:t>6</w:t>
            </w:r>
            <w:r w:rsidR="003C7520">
              <w:rPr>
                <w:rFonts w:ascii="Switzer" w:eastAsia="Switzer" w:hAnsi="Switzer" w:cs="Times New Roman"/>
              </w:rPr>
              <w:t>.10G</w:t>
            </w:r>
            <w:r>
              <w:rPr>
                <w:rFonts w:ascii="Switzer" w:eastAsia="Switzer" w:hAnsi="Switzer" w:cs="Times New Roman"/>
              </w:rPr>
              <w:t xml:space="preserve"> (New)</w:t>
            </w:r>
          </w:p>
        </w:tc>
        <w:tc>
          <w:tcPr>
            <w:tcW w:w="1418" w:type="dxa"/>
          </w:tcPr>
          <w:p w14:paraId="3E8EF62E" w14:textId="77777777" w:rsidR="00296AA9" w:rsidRPr="00FC2360" w:rsidRDefault="00296AA9">
            <w:pPr>
              <w:rPr>
                <w:rFonts w:ascii="Switzer" w:eastAsia="Switzer" w:hAnsi="Switzer" w:cs="Times New Roman"/>
              </w:rPr>
            </w:pPr>
          </w:p>
        </w:tc>
        <w:tc>
          <w:tcPr>
            <w:tcW w:w="3969" w:type="dxa"/>
          </w:tcPr>
          <w:p w14:paraId="0D871B5B" w14:textId="254A4BFA" w:rsidR="00296AA9" w:rsidRDefault="00296AA9">
            <w:pPr>
              <w:jc w:val="left"/>
              <w:rPr>
                <w:rFonts w:ascii="Switzer" w:eastAsia="Switzer" w:hAnsi="Switzer" w:cs="Times New Roman"/>
              </w:rPr>
            </w:pPr>
            <w:r>
              <w:rPr>
                <w:rFonts w:ascii="Switzer" w:eastAsia="Switzer" w:hAnsi="Switzer" w:cs="Times New Roman"/>
              </w:rPr>
              <w:t xml:space="preserve">Only applies to </w:t>
            </w:r>
            <w:r w:rsidR="00DF1CFE">
              <w:rPr>
                <w:rFonts w:ascii="Switzer" w:eastAsia="Switzer" w:hAnsi="Switzer" w:cs="Times New Roman"/>
              </w:rPr>
              <w:t>group audit engagements</w:t>
            </w:r>
            <w:r>
              <w:rPr>
                <w:rFonts w:ascii="Switzer" w:eastAsia="Switzer" w:hAnsi="Switzer" w:cs="Times New Roman"/>
              </w:rPr>
              <w:t>.</w:t>
            </w:r>
          </w:p>
          <w:p w14:paraId="133120F7" w14:textId="31C697B7" w:rsidR="00296AA9" w:rsidRDefault="00296AA9">
            <w:pPr>
              <w:rPr>
                <w:rFonts w:ascii="Switzer" w:eastAsia="Switzer" w:hAnsi="Switzer" w:cs="Times New Roman"/>
              </w:rPr>
            </w:pPr>
            <w:r>
              <w:rPr>
                <w:rFonts w:ascii="Switzer" w:eastAsia="Switzer" w:hAnsi="Switzer" w:cs="Times New Roman"/>
              </w:rPr>
              <w:t xml:space="preserve">The objective of the document is to evaluate the component auditor’s communication and the adequacy of their work in </w:t>
            </w:r>
            <w:proofErr w:type="spellStart"/>
            <w:r>
              <w:rPr>
                <w:rFonts w:ascii="Switzer" w:eastAsia="Switzer" w:hAnsi="Switzer" w:cs="Times New Roman"/>
              </w:rPr>
              <w:t>ccordance</w:t>
            </w:r>
            <w:proofErr w:type="spellEnd"/>
            <w:r>
              <w:rPr>
                <w:rFonts w:ascii="Switzer" w:eastAsia="Switzer" w:hAnsi="Switzer" w:cs="Times New Roman"/>
              </w:rPr>
              <w:t xml:space="preserve"> with ISA 600 (Revised) par 45-47.</w:t>
            </w:r>
          </w:p>
          <w:p w14:paraId="5ECA7254" w14:textId="52B002CE" w:rsidR="00296AA9" w:rsidRPr="00FC2360" w:rsidRDefault="003C7520">
            <w:pPr>
              <w:rPr>
                <w:rFonts w:ascii="Switzer" w:eastAsia="Switzer" w:hAnsi="Switzer" w:cs="Times New Roman"/>
              </w:rPr>
            </w:pPr>
            <w:r>
              <w:rPr>
                <w:rFonts w:ascii="Switzer" w:eastAsia="Switzer" w:hAnsi="Switzer" w:cs="Times New Roman"/>
              </w:rPr>
              <w:t>26.10G</w:t>
            </w:r>
            <w:r w:rsidR="00296AA9">
              <w:rPr>
                <w:rFonts w:ascii="Switzer" w:eastAsia="Switzer" w:hAnsi="Switzer" w:cs="Times New Roman"/>
              </w:rPr>
              <w:t xml:space="preserve"> (New) is a general work program that should always be completed.</w:t>
            </w:r>
          </w:p>
        </w:tc>
      </w:tr>
      <w:tr w:rsidR="00296AA9" w:rsidRPr="00FC2360" w14:paraId="1A12A239" w14:textId="77777777">
        <w:trPr>
          <w:gridAfter w:val="1"/>
          <w:wAfter w:w="7" w:type="dxa"/>
        </w:trPr>
        <w:tc>
          <w:tcPr>
            <w:tcW w:w="3544" w:type="dxa"/>
            <w:tcBorders>
              <w:top w:val="single" w:sz="4" w:space="0" w:color="auto"/>
              <w:bottom w:val="single" w:sz="4" w:space="0" w:color="auto"/>
            </w:tcBorders>
          </w:tcPr>
          <w:p w14:paraId="6A515455" w14:textId="77777777" w:rsidR="00296AA9" w:rsidRDefault="00296AA9">
            <w:pPr>
              <w:rPr>
                <w:rFonts w:ascii="Switzer" w:eastAsia="Switzer" w:hAnsi="Switzer" w:cs="Times New Roman"/>
              </w:rPr>
            </w:pPr>
            <w:r>
              <w:rPr>
                <w:rFonts w:ascii="Switzer" w:eastAsia="Switzer" w:hAnsi="Switzer" w:cs="Times New Roman"/>
              </w:rPr>
              <w:t>Conclusion</w:t>
            </w:r>
          </w:p>
        </w:tc>
        <w:tc>
          <w:tcPr>
            <w:tcW w:w="1418" w:type="dxa"/>
          </w:tcPr>
          <w:p w14:paraId="4D1D35EB" w14:textId="77777777" w:rsidR="00296AA9" w:rsidRPr="001F137A" w:rsidRDefault="00296AA9">
            <w:pPr>
              <w:rPr>
                <w:rFonts w:ascii="Switzer" w:eastAsia="Switzer" w:hAnsi="Switzer" w:cs="Times New Roman"/>
                <w:lang w:val="de-DE"/>
              </w:rPr>
            </w:pPr>
          </w:p>
          <w:p w14:paraId="74AA4791" w14:textId="77777777" w:rsidR="00296AA9" w:rsidRPr="001F137A" w:rsidRDefault="00296AA9">
            <w:pPr>
              <w:rPr>
                <w:rFonts w:ascii="Switzer" w:eastAsia="Switzer" w:hAnsi="Switzer" w:cs="Times New Roman"/>
                <w:lang w:val="de-DE"/>
              </w:rPr>
            </w:pPr>
          </w:p>
          <w:p w14:paraId="0C4D5C83" w14:textId="77777777" w:rsidR="00296AA9" w:rsidRDefault="00296AA9">
            <w:pPr>
              <w:rPr>
                <w:rFonts w:ascii="Switzer" w:eastAsia="Switzer" w:hAnsi="Switzer" w:cs="Times New Roman"/>
                <w:lang w:val="de-DE"/>
              </w:rPr>
            </w:pPr>
          </w:p>
          <w:p w14:paraId="0B8E2C97" w14:textId="77777777" w:rsidR="00F7725F" w:rsidRPr="001F137A" w:rsidRDefault="00F7725F">
            <w:pPr>
              <w:rPr>
                <w:rFonts w:ascii="Switzer" w:eastAsia="Switzer" w:hAnsi="Switzer" w:cs="Times New Roman"/>
                <w:lang w:val="de-DE"/>
              </w:rPr>
            </w:pPr>
          </w:p>
          <w:p w14:paraId="0EE2CAA9" w14:textId="77777777" w:rsidR="00296AA9" w:rsidRPr="001F137A" w:rsidRDefault="00296AA9">
            <w:pPr>
              <w:rPr>
                <w:rFonts w:ascii="Switzer" w:eastAsia="Switzer" w:hAnsi="Switzer" w:cs="Times New Roman"/>
                <w:lang w:val="de-DE"/>
              </w:rPr>
            </w:pPr>
          </w:p>
          <w:p w14:paraId="2D856A4C" w14:textId="77777777" w:rsidR="00296AA9" w:rsidRPr="001F137A" w:rsidRDefault="00296AA9">
            <w:pPr>
              <w:rPr>
                <w:rFonts w:ascii="Switzer" w:eastAsia="Switzer" w:hAnsi="Switzer" w:cs="Times New Roman"/>
                <w:lang w:val="de-DE"/>
              </w:rPr>
            </w:pPr>
          </w:p>
          <w:p w14:paraId="724BA239" w14:textId="77777777" w:rsidR="00296AA9" w:rsidRPr="001F137A" w:rsidRDefault="00296AA9">
            <w:pPr>
              <w:rPr>
                <w:rFonts w:ascii="Switzer" w:eastAsia="Switzer" w:hAnsi="Switzer" w:cs="Times New Roman"/>
                <w:lang w:val="de-DE"/>
              </w:rPr>
            </w:pPr>
          </w:p>
          <w:p w14:paraId="5A9B62E3" w14:textId="77777777" w:rsidR="00296AA9" w:rsidRPr="001F137A" w:rsidRDefault="00296AA9">
            <w:pPr>
              <w:rPr>
                <w:rFonts w:ascii="Switzer" w:eastAsia="Switzer" w:hAnsi="Switzer" w:cs="Times New Roman"/>
                <w:lang w:val="de-DE"/>
              </w:rPr>
            </w:pPr>
          </w:p>
          <w:p w14:paraId="162D73D0" w14:textId="77777777" w:rsidR="00296AA9" w:rsidRPr="001F137A" w:rsidRDefault="00296AA9">
            <w:pPr>
              <w:rPr>
                <w:rFonts w:ascii="Switzer" w:eastAsia="Switzer" w:hAnsi="Switzer" w:cs="Times New Roman"/>
                <w:lang w:val="de-DE"/>
              </w:rPr>
            </w:pPr>
            <w:r w:rsidRPr="001F137A">
              <w:rPr>
                <w:rFonts w:ascii="Switzer" w:eastAsia="Switzer" w:hAnsi="Switzer" w:cs="Times New Roman"/>
                <w:lang w:val="de-DE"/>
              </w:rPr>
              <w:t>ISA600.46(b)</w:t>
            </w:r>
          </w:p>
          <w:p w14:paraId="68C0A1C4" w14:textId="77777777" w:rsidR="00296AA9" w:rsidRPr="001F137A" w:rsidRDefault="00296AA9">
            <w:pPr>
              <w:rPr>
                <w:rFonts w:ascii="Switzer" w:eastAsia="Switzer" w:hAnsi="Switzer" w:cs="Times New Roman"/>
                <w:lang w:val="de-DE"/>
              </w:rPr>
            </w:pPr>
          </w:p>
          <w:p w14:paraId="410AC6AD" w14:textId="77777777" w:rsidR="00296AA9" w:rsidRPr="00FC2360" w:rsidRDefault="00296AA9">
            <w:pPr>
              <w:rPr>
                <w:rFonts w:ascii="Switzer" w:eastAsia="Switzer" w:hAnsi="Switzer" w:cs="Times New Roman"/>
              </w:rPr>
            </w:pPr>
            <w:r>
              <w:rPr>
                <w:rFonts w:ascii="Switzer" w:eastAsia="Switzer" w:hAnsi="Switzer" w:cs="Times New Roman"/>
              </w:rPr>
              <w:t>ISA600.48</w:t>
            </w:r>
          </w:p>
        </w:tc>
        <w:tc>
          <w:tcPr>
            <w:tcW w:w="3969" w:type="dxa"/>
          </w:tcPr>
          <w:p w14:paraId="41245629" w14:textId="4BB03192" w:rsidR="00296AA9" w:rsidRDefault="00F7725F" w:rsidP="00F7725F">
            <w:pPr>
              <w:rPr>
                <w:rFonts w:ascii="Switzer" w:eastAsia="Switzer" w:hAnsi="Switzer" w:cs="Times New Roman"/>
              </w:rPr>
            </w:pPr>
            <w:r>
              <w:rPr>
                <w:rFonts w:ascii="Switzer" w:eastAsia="Switzer" w:hAnsi="Switzer" w:cs="Times New Roman"/>
              </w:rPr>
              <w:t xml:space="preserve">In addition to the conclusion questions that are included for general work programs, the </w:t>
            </w:r>
            <w:r w:rsidRPr="005B0656">
              <w:rPr>
                <w:rFonts w:ascii="Switzer" w:eastAsia="Switzer" w:hAnsi="Switzer" w:cs="Times New Roman"/>
              </w:rPr>
              <w:t xml:space="preserve">conclusion questions under work programs for COTABDs </w:t>
            </w:r>
            <w:r w:rsidR="005812E4">
              <w:rPr>
                <w:rFonts w:ascii="Switzer" w:eastAsia="Switzer" w:hAnsi="Switzer" w:cs="Times New Roman"/>
              </w:rPr>
              <w:t xml:space="preserve">noted </w:t>
            </w:r>
            <w:r w:rsidRPr="005B0656">
              <w:rPr>
                <w:rFonts w:ascii="Switzer" w:eastAsia="Switzer" w:hAnsi="Switzer" w:cs="Times New Roman"/>
              </w:rPr>
              <w:t>above</w:t>
            </w:r>
            <w:r>
              <w:rPr>
                <w:rFonts w:ascii="Switzer" w:eastAsia="Switzer" w:hAnsi="Switzer" w:cs="Times New Roman"/>
              </w:rPr>
              <w:t xml:space="preserve"> are also included, as well as “</w:t>
            </w:r>
            <w:r w:rsidR="00296AA9" w:rsidRPr="00A5446C">
              <w:rPr>
                <w:rFonts w:ascii="Switzer" w:eastAsia="Switzer" w:hAnsi="Switzer" w:cs="Times New Roman"/>
              </w:rPr>
              <w:t>Fraud or fraud risk factors that could have an impact on fraud risk assessment</w:t>
            </w:r>
            <w:r w:rsidR="00296AA9">
              <w:rPr>
                <w:rFonts w:ascii="Switzer" w:eastAsia="Switzer" w:hAnsi="Switzer" w:cs="Times New Roman"/>
              </w:rPr>
              <w:t>.</w:t>
            </w:r>
            <w:r>
              <w:rPr>
                <w:rFonts w:ascii="Switzer" w:eastAsia="Switzer" w:hAnsi="Switzer" w:cs="Times New Roman"/>
              </w:rPr>
              <w:t>”</w:t>
            </w:r>
          </w:p>
          <w:p w14:paraId="2A0A3564" w14:textId="77777777" w:rsidR="00296AA9" w:rsidRDefault="00296AA9">
            <w:pPr>
              <w:rPr>
                <w:rFonts w:ascii="Switzer" w:eastAsia="Switzer" w:hAnsi="Switzer" w:cs="Times New Roman"/>
              </w:rPr>
            </w:pPr>
          </w:p>
          <w:p w14:paraId="64AF16A4" w14:textId="77777777" w:rsidR="00296AA9" w:rsidRDefault="00296AA9">
            <w:pPr>
              <w:rPr>
                <w:rFonts w:ascii="Switzer" w:eastAsia="Switzer" w:hAnsi="Switzer" w:cs="Times New Roman"/>
              </w:rPr>
            </w:pPr>
            <w:r>
              <w:rPr>
                <w:rFonts w:ascii="Switzer" w:eastAsia="Switzer" w:hAnsi="Switzer" w:cs="Times New Roman"/>
              </w:rPr>
              <w:t>The group auditor will determine w</w:t>
            </w:r>
            <w:r w:rsidRPr="00F716F0">
              <w:rPr>
                <w:rFonts w:ascii="Switzer" w:eastAsia="Switzer" w:hAnsi="Switzer" w:cs="Times New Roman"/>
              </w:rPr>
              <w:t>hether</w:t>
            </w:r>
            <w:r>
              <w:rPr>
                <w:rFonts w:ascii="Switzer" w:eastAsia="Switzer" w:hAnsi="Switzer" w:cs="Times New Roman"/>
              </w:rPr>
              <w:t>:</w:t>
            </w:r>
          </w:p>
          <w:p w14:paraId="2C047F33" w14:textId="77777777" w:rsidR="00296AA9" w:rsidRDefault="00296AA9" w:rsidP="009A0F9A">
            <w:pPr>
              <w:pStyle w:val="ListParagraph"/>
              <w:numPr>
                <w:ilvl w:val="0"/>
                <w:numId w:val="26"/>
              </w:numPr>
              <w:rPr>
                <w:rFonts w:ascii="Switzer" w:eastAsia="Switzer" w:hAnsi="Switzer" w:cs="Times New Roman"/>
              </w:rPr>
            </w:pPr>
            <w:r>
              <w:rPr>
                <w:rFonts w:ascii="Switzer" w:eastAsia="Switzer" w:hAnsi="Switzer" w:cs="Times New Roman"/>
              </w:rPr>
              <w:t xml:space="preserve">Whether </w:t>
            </w:r>
            <w:r w:rsidRPr="00E40CCC">
              <w:rPr>
                <w:rFonts w:ascii="Switzer" w:eastAsia="Switzer" w:hAnsi="Switzer" w:cs="Times New Roman"/>
              </w:rPr>
              <w:t>the communication with component auditors is inadequate for purposes of the group audit</w:t>
            </w:r>
          </w:p>
          <w:p w14:paraId="1D0D1606" w14:textId="5642704F" w:rsidR="00296AA9" w:rsidRPr="00F7725F" w:rsidRDefault="00296AA9" w:rsidP="009A0F9A">
            <w:pPr>
              <w:pStyle w:val="ListParagraph"/>
              <w:numPr>
                <w:ilvl w:val="0"/>
                <w:numId w:val="26"/>
              </w:numPr>
              <w:rPr>
                <w:rFonts w:ascii="Switzer" w:eastAsia="Switzer" w:hAnsi="Switzer" w:cs="Times New Roman"/>
              </w:rPr>
            </w:pPr>
            <w:r>
              <w:rPr>
                <w:rFonts w:ascii="Switzer" w:eastAsia="Switzer" w:hAnsi="Switzer" w:cs="Times New Roman"/>
              </w:rPr>
              <w:t>T</w:t>
            </w:r>
            <w:r w:rsidRPr="00AA4756">
              <w:rPr>
                <w:rFonts w:ascii="Switzer" w:eastAsia="Switzer" w:hAnsi="Switzer" w:cs="Times New Roman"/>
              </w:rPr>
              <w:t>he work performed by component auditors is inadequate for purposes of the group audit.</w:t>
            </w:r>
          </w:p>
        </w:tc>
      </w:tr>
    </w:tbl>
    <w:p w14:paraId="57E62778" w14:textId="77777777" w:rsidR="00296AA9" w:rsidRDefault="00296AA9" w:rsidP="00296AA9">
      <w:pPr>
        <w:pStyle w:val="Heading3"/>
      </w:pPr>
      <w:bookmarkStart w:id="60" w:name="_Toc168978240"/>
      <w:r>
        <w:lastRenderedPageBreak/>
        <w:t>Finalisation</w:t>
      </w:r>
      <w:bookmarkEnd w:id="60"/>
    </w:p>
    <w:tbl>
      <w:tblPr>
        <w:tblStyle w:val="CWA20221"/>
        <w:tblW w:w="9072" w:type="dxa"/>
        <w:tblLayout w:type="fixed"/>
        <w:tblLook w:val="0420" w:firstRow="1" w:lastRow="0" w:firstColumn="0" w:lastColumn="0" w:noHBand="0" w:noVBand="1"/>
      </w:tblPr>
      <w:tblGrid>
        <w:gridCol w:w="3544"/>
        <w:gridCol w:w="1418"/>
        <w:gridCol w:w="4110"/>
      </w:tblGrid>
      <w:tr w:rsidR="00296AA9" w:rsidRPr="00FC2360" w14:paraId="44749558" w14:textId="77777777">
        <w:trPr>
          <w:cnfStyle w:val="100000000000" w:firstRow="1" w:lastRow="0" w:firstColumn="0" w:lastColumn="0" w:oddVBand="0" w:evenVBand="0" w:oddHBand="0" w:evenHBand="0" w:firstRowFirstColumn="0" w:firstRowLastColumn="0" w:lastRowFirstColumn="0" w:lastRowLastColumn="0"/>
          <w:tblHeader/>
        </w:trPr>
        <w:tc>
          <w:tcPr>
            <w:tcW w:w="3544" w:type="dxa"/>
            <w:tcBorders>
              <w:right w:val="nil"/>
            </w:tcBorders>
            <w:hideMark/>
          </w:tcPr>
          <w:p w14:paraId="3384FA5D" w14:textId="77777777" w:rsidR="00296AA9" w:rsidRPr="00FC2360" w:rsidRDefault="00296AA9">
            <w:pPr>
              <w:rPr>
                <w:rFonts w:ascii="Switzer" w:eastAsia="Switzer" w:hAnsi="Switzer" w:cs="Times New Roman"/>
              </w:rPr>
            </w:pPr>
            <w:r w:rsidRPr="00FC2360">
              <w:rPr>
                <w:rFonts w:ascii="Switzer" w:eastAsia="Switzer" w:hAnsi="Switzer" w:cs="Times New Roman"/>
              </w:rPr>
              <w:t>Matter identified </w:t>
            </w:r>
          </w:p>
        </w:tc>
        <w:tc>
          <w:tcPr>
            <w:tcW w:w="1418" w:type="dxa"/>
            <w:tcBorders>
              <w:left w:val="nil"/>
              <w:right w:val="nil"/>
            </w:tcBorders>
            <w:hideMark/>
          </w:tcPr>
          <w:p w14:paraId="0F859E7A" w14:textId="77777777" w:rsidR="00296AA9" w:rsidRPr="00FC2360" w:rsidRDefault="00296AA9">
            <w:pPr>
              <w:rPr>
                <w:rFonts w:ascii="Switzer" w:eastAsia="Switzer" w:hAnsi="Switzer" w:cs="Times New Roman"/>
              </w:rPr>
            </w:pPr>
            <w:r w:rsidRPr="00FC2360">
              <w:rPr>
                <w:rFonts w:ascii="Switzer" w:eastAsia="Switzer" w:hAnsi="Switzer" w:cs="Times New Roman"/>
              </w:rPr>
              <w:t>ISA ref</w:t>
            </w:r>
          </w:p>
        </w:tc>
        <w:tc>
          <w:tcPr>
            <w:tcW w:w="4110" w:type="dxa"/>
            <w:tcBorders>
              <w:left w:val="nil"/>
            </w:tcBorders>
            <w:hideMark/>
          </w:tcPr>
          <w:p w14:paraId="141D55E3" w14:textId="77777777" w:rsidR="00296AA9" w:rsidRPr="00FC2360" w:rsidRDefault="00296AA9">
            <w:pPr>
              <w:rPr>
                <w:rFonts w:ascii="Switzer" w:eastAsia="Switzer" w:hAnsi="Switzer" w:cs="Times New Roman"/>
              </w:rPr>
            </w:pPr>
            <w:r w:rsidRPr="00FC2360">
              <w:rPr>
                <w:rFonts w:ascii="Switzer" w:eastAsia="Switzer" w:hAnsi="Switzer" w:cs="Times New Roman"/>
              </w:rPr>
              <w:t>Comment </w:t>
            </w:r>
          </w:p>
        </w:tc>
      </w:tr>
      <w:tr w:rsidR="00296AA9" w:rsidRPr="00FC2360" w14:paraId="4DE5B458" w14:textId="77777777">
        <w:tc>
          <w:tcPr>
            <w:tcW w:w="9072" w:type="dxa"/>
            <w:gridSpan w:val="3"/>
            <w:tcBorders>
              <w:top w:val="single" w:sz="4" w:space="0" w:color="auto"/>
            </w:tcBorders>
          </w:tcPr>
          <w:p w14:paraId="47922D6E" w14:textId="77777777" w:rsidR="00296AA9" w:rsidRDefault="00296AA9">
            <w:pPr>
              <w:keepNext/>
              <w:rPr>
                <w:rFonts w:ascii="Switzer" w:eastAsia="Switzer" w:hAnsi="Switzer" w:cs="Times New Roman"/>
                <w:i/>
                <w:iCs/>
                <w:color w:val="F56354"/>
              </w:rPr>
            </w:pPr>
            <w:r>
              <w:rPr>
                <w:rFonts w:ascii="Switzer" w:eastAsia="Switzer" w:hAnsi="Switzer" w:cs="Times New Roman"/>
                <w:i/>
                <w:iCs/>
                <w:color w:val="F56354"/>
              </w:rPr>
              <w:t>02.00 Partner sign-off</w:t>
            </w:r>
          </w:p>
        </w:tc>
      </w:tr>
      <w:tr w:rsidR="00296AA9" w:rsidRPr="00FC2360" w14:paraId="5A9A8092" w14:textId="77777777">
        <w:tc>
          <w:tcPr>
            <w:tcW w:w="3544" w:type="dxa"/>
            <w:tcBorders>
              <w:top w:val="single" w:sz="4" w:space="0" w:color="auto"/>
            </w:tcBorders>
          </w:tcPr>
          <w:p w14:paraId="00447694" w14:textId="77777777" w:rsidR="00296AA9" w:rsidRPr="00871247" w:rsidRDefault="00296AA9">
            <w:pPr>
              <w:spacing w:after="160" w:line="278" w:lineRule="auto"/>
              <w:rPr>
                <w:lang w:val="en-US"/>
              </w:rPr>
            </w:pPr>
            <w:r w:rsidRPr="00871247">
              <w:rPr>
                <w:lang w:val="en-US"/>
              </w:rPr>
              <w:t>Leadership responsibilities for managing and achieving quality on a group audit</w:t>
            </w:r>
          </w:p>
          <w:p w14:paraId="5D85C0BD" w14:textId="77777777" w:rsidR="00296AA9" w:rsidRDefault="00296AA9">
            <w:pPr>
              <w:keepNext/>
              <w:rPr>
                <w:rFonts w:ascii="Switzer" w:eastAsia="Switzer" w:hAnsi="Switzer" w:cs="Times New Roman"/>
                <w:i/>
                <w:iCs/>
                <w:color w:val="F56354"/>
              </w:rPr>
            </w:pPr>
          </w:p>
        </w:tc>
        <w:tc>
          <w:tcPr>
            <w:tcW w:w="1418" w:type="dxa"/>
            <w:tcBorders>
              <w:top w:val="single" w:sz="4" w:space="0" w:color="auto"/>
            </w:tcBorders>
          </w:tcPr>
          <w:p w14:paraId="6F3FFC9C" w14:textId="77777777" w:rsidR="00296AA9" w:rsidRPr="00871247" w:rsidRDefault="00296AA9">
            <w:pPr>
              <w:keepNext/>
              <w:rPr>
                <w:rFonts w:ascii="Switzer" w:eastAsia="Switzer" w:hAnsi="Switzer" w:cs="Times New Roman"/>
                <w:color w:val="auto"/>
              </w:rPr>
            </w:pPr>
            <w:r>
              <w:rPr>
                <w:rFonts w:ascii="Switzer" w:eastAsia="Switzer" w:hAnsi="Switzer" w:cs="Times New Roman"/>
                <w:color w:val="auto"/>
              </w:rPr>
              <w:t>ISA600.16(b)</w:t>
            </w:r>
          </w:p>
        </w:tc>
        <w:tc>
          <w:tcPr>
            <w:tcW w:w="4110" w:type="dxa"/>
            <w:tcBorders>
              <w:top w:val="single" w:sz="4" w:space="0" w:color="auto"/>
            </w:tcBorders>
          </w:tcPr>
          <w:p w14:paraId="2C8B2984" w14:textId="77777777" w:rsidR="003646E0" w:rsidRDefault="00296AA9" w:rsidP="00B11309">
            <w:pPr>
              <w:spacing w:after="160" w:line="278" w:lineRule="auto"/>
              <w:rPr>
                <w:lang w:val="en-US"/>
              </w:rPr>
            </w:pPr>
            <w:r w:rsidRPr="00871247">
              <w:rPr>
                <w:lang w:val="en-US"/>
              </w:rPr>
              <w:t>The partner declaration has been updated with further declarations based on the “engagement partner shall” paragraphs in ISA 600 (Revised) that applies to the execution and completion of the group auditor</w:t>
            </w:r>
            <w:r w:rsidR="003646E0">
              <w:rPr>
                <w:lang w:val="en-US"/>
              </w:rPr>
              <w:t>.</w:t>
            </w:r>
          </w:p>
          <w:p w14:paraId="736A931C" w14:textId="1A76F6CD" w:rsidR="00296AA9" w:rsidRPr="00B11309" w:rsidRDefault="003646E0" w:rsidP="00B11309">
            <w:pPr>
              <w:spacing w:after="160" w:line="278" w:lineRule="auto"/>
              <w:rPr>
                <w:lang w:val="en-US"/>
              </w:rPr>
            </w:pPr>
            <w:r>
              <w:rPr>
                <w:lang w:val="en-US"/>
              </w:rPr>
              <w:t>F</w:t>
            </w:r>
            <w:r w:rsidR="00296AA9" w:rsidRPr="00871247">
              <w:rPr>
                <w:lang w:val="en-US"/>
              </w:rPr>
              <w:t xml:space="preserve">or </w:t>
            </w:r>
            <w:proofErr w:type="gramStart"/>
            <w:r w:rsidR="00296AA9" w:rsidRPr="00871247">
              <w:rPr>
                <w:lang w:val="en-US"/>
              </w:rPr>
              <w:t>example</w:t>
            </w:r>
            <w:proofErr w:type="gramEnd"/>
            <w:r w:rsidR="00296AA9" w:rsidRPr="00871247">
              <w:rPr>
                <w:lang w:val="en-US"/>
              </w:rPr>
              <w:t xml:space="preserve"> that the engagement partners determined that they were sufficiently and appropriately involved in the work performed by the component auditors to provide them with a basis for determining that the significant judgments made and conclusions reached are appropriate.</w:t>
            </w:r>
          </w:p>
        </w:tc>
      </w:tr>
      <w:tr w:rsidR="00296AA9" w:rsidRPr="00FC2360" w14:paraId="5607EF70" w14:textId="77777777">
        <w:tc>
          <w:tcPr>
            <w:tcW w:w="9072" w:type="dxa"/>
            <w:gridSpan w:val="3"/>
            <w:tcBorders>
              <w:top w:val="single" w:sz="4" w:space="0" w:color="auto"/>
            </w:tcBorders>
          </w:tcPr>
          <w:p w14:paraId="7443545A" w14:textId="77777777" w:rsidR="00296AA9" w:rsidRPr="00FC2360" w:rsidRDefault="00296AA9">
            <w:pPr>
              <w:keepNext/>
              <w:rPr>
                <w:rFonts w:ascii="Switzer" w:eastAsia="Switzer" w:hAnsi="Switzer" w:cs="Times New Roman"/>
              </w:rPr>
            </w:pPr>
            <w:r>
              <w:rPr>
                <w:rFonts w:ascii="Switzer" w:eastAsia="Switzer" w:hAnsi="Switzer" w:cs="Times New Roman"/>
                <w:i/>
                <w:iCs/>
                <w:color w:val="F56354"/>
              </w:rPr>
              <w:t xml:space="preserve">02.50 Consideration of assurance reports </w:t>
            </w:r>
          </w:p>
        </w:tc>
      </w:tr>
      <w:tr w:rsidR="00296AA9" w:rsidRPr="00FC2360" w14:paraId="0DF07B7A" w14:textId="77777777">
        <w:tc>
          <w:tcPr>
            <w:tcW w:w="3544" w:type="dxa"/>
            <w:tcBorders>
              <w:top w:val="single" w:sz="4" w:space="0" w:color="auto"/>
              <w:bottom w:val="single" w:sz="4" w:space="0" w:color="auto"/>
            </w:tcBorders>
          </w:tcPr>
          <w:p w14:paraId="09798783" w14:textId="77777777" w:rsidR="00296AA9" w:rsidRPr="00FC2360" w:rsidRDefault="00296AA9">
            <w:pPr>
              <w:rPr>
                <w:rFonts w:ascii="Switzer" w:eastAsia="Switzer" w:hAnsi="Switzer" w:cs="Times New Roman"/>
              </w:rPr>
            </w:pPr>
            <w:r>
              <w:rPr>
                <w:rFonts w:ascii="Switzer" w:eastAsia="Switzer" w:hAnsi="Switzer" w:cs="Times New Roman"/>
              </w:rPr>
              <w:t>Auditor’s report on consolidated financial statements</w:t>
            </w:r>
          </w:p>
        </w:tc>
        <w:tc>
          <w:tcPr>
            <w:tcW w:w="1418" w:type="dxa"/>
          </w:tcPr>
          <w:p w14:paraId="16506EAE" w14:textId="77777777" w:rsidR="00296AA9" w:rsidRDefault="00296AA9">
            <w:pPr>
              <w:rPr>
                <w:rFonts w:ascii="Switzer" w:eastAsia="Switzer" w:hAnsi="Switzer" w:cs="Times New Roman"/>
                <w:color w:val="auto"/>
              </w:rPr>
            </w:pPr>
            <w:r>
              <w:rPr>
                <w:rFonts w:ascii="Switzer" w:eastAsia="Switzer" w:hAnsi="Switzer" w:cs="Times New Roman"/>
                <w:color w:val="auto"/>
              </w:rPr>
              <w:t>ISA600.53</w:t>
            </w:r>
          </w:p>
          <w:p w14:paraId="26B2C4A2" w14:textId="77777777" w:rsidR="00296AA9" w:rsidRPr="00FC2360" w:rsidRDefault="00296AA9">
            <w:pPr>
              <w:rPr>
                <w:rFonts w:ascii="Switzer" w:eastAsia="Switzer" w:hAnsi="Switzer" w:cs="Times New Roman"/>
              </w:rPr>
            </w:pPr>
            <w:r>
              <w:rPr>
                <w:rFonts w:ascii="Switzer" w:eastAsia="Switzer" w:hAnsi="Switzer" w:cs="Times New Roman"/>
                <w:color w:val="auto"/>
              </w:rPr>
              <w:t>ISA700.38(c)</w:t>
            </w:r>
          </w:p>
        </w:tc>
        <w:tc>
          <w:tcPr>
            <w:tcW w:w="4110" w:type="dxa"/>
          </w:tcPr>
          <w:p w14:paraId="332E2FE7" w14:textId="77777777" w:rsidR="00296AA9" w:rsidRPr="00A77C6C" w:rsidRDefault="00296AA9">
            <w:pPr>
              <w:spacing w:after="160" w:line="278" w:lineRule="auto"/>
              <w:rPr>
                <w:lang w:val="en-US"/>
              </w:rPr>
            </w:pPr>
            <w:r>
              <w:rPr>
                <w:lang w:val="en-US"/>
              </w:rPr>
              <w:t>Q</w:t>
            </w:r>
            <w:r w:rsidRPr="00A77C6C">
              <w:rPr>
                <w:lang w:val="en-US"/>
              </w:rPr>
              <w:t xml:space="preserve">uestions related to the group audit </w:t>
            </w:r>
            <w:r>
              <w:rPr>
                <w:lang w:val="en-US"/>
              </w:rPr>
              <w:t>were added</w:t>
            </w:r>
            <w:r w:rsidRPr="00A77C6C">
              <w:rPr>
                <w:lang w:val="en-US"/>
              </w:rPr>
              <w:t>, for example description of the responsibilities of the group auditor (ISA700.38(c) and determination that reference is not made to the component auditor, unless required by law or regulation (ISA600.53).</w:t>
            </w:r>
          </w:p>
        </w:tc>
      </w:tr>
      <w:tr w:rsidR="00296AA9" w:rsidRPr="00FC2360" w14:paraId="4EC45780" w14:textId="77777777">
        <w:tc>
          <w:tcPr>
            <w:tcW w:w="9072" w:type="dxa"/>
            <w:gridSpan w:val="3"/>
            <w:tcBorders>
              <w:top w:val="single" w:sz="4" w:space="0" w:color="auto"/>
              <w:bottom w:val="single" w:sz="4" w:space="0" w:color="auto"/>
            </w:tcBorders>
          </w:tcPr>
          <w:p w14:paraId="5DBDA088" w14:textId="77777777" w:rsidR="00296AA9" w:rsidRPr="00A77C6C" w:rsidRDefault="00296AA9">
            <w:pPr>
              <w:spacing w:after="160" w:line="278" w:lineRule="auto"/>
              <w:rPr>
                <w:lang w:val="en-US"/>
              </w:rPr>
            </w:pPr>
            <w:r>
              <w:rPr>
                <w:rFonts w:ascii="Switzer" w:eastAsia="Switzer" w:hAnsi="Switzer" w:cs="Times New Roman"/>
                <w:i/>
                <w:iCs/>
                <w:color w:val="F56354"/>
              </w:rPr>
              <w:t>02.90  Report to management and those charged with governance</w:t>
            </w:r>
          </w:p>
        </w:tc>
      </w:tr>
      <w:tr w:rsidR="00296AA9" w:rsidRPr="00FC2360" w14:paraId="78D099AC" w14:textId="77777777">
        <w:tc>
          <w:tcPr>
            <w:tcW w:w="3544" w:type="dxa"/>
            <w:tcBorders>
              <w:top w:val="single" w:sz="4" w:space="0" w:color="auto"/>
              <w:bottom w:val="single" w:sz="4" w:space="0" w:color="auto"/>
            </w:tcBorders>
          </w:tcPr>
          <w:p w14:paraId="5D5D9806" w14:textId="77777777" w:rsidR="00296AA9" w:rsidRPr="00A77C6C" w:rsidRDefault="00296AA9">
            <w:pPr>
              <w:spacing w:after="160" w:line="278" w:lineRule="auto"/>
              <w:rPr>
                <w:lang w:val="en-US"/>
              </w:rPr>
            </w:pPr>
            <w:r w:rsidRPr="00A77C6C">
              <w:rPr>
                <w:lang w:val="en-US"/>
              </w:rPr>
              <w:t>Communication with group management and those charged with governance of the group</w:t>
            </w:r>
          </w:p>
          <w:p w14:paraId="6A9E05CE" w14:textId="77777777" w:rsidR="00296AA9" w:rsidRPr="00FC2360" w:rsidRDefault="00296AA9">
            <w:pPr>
              <w:rPr>
                <w:rFonts w:ascii="Switzer" w:eastAsia="Switzer" w:hAnsi="Switzer" w:cs="Times New Roman"/>
              </w:rPr>
            </w:pPr>
          </w:p>
        </w:tc>
        <w:tc>
          <w:tcPr>
            <w:tcW w:w="1418" w:type="dxa"/>
          </w:tcPr>
          <w:p w14:paraId="4B5191B1" w14:textId="2B2BF43E" w:rsidR="00296AA9" w:rsidRPr="00FC2360" w:rsidRDefault="000D06ED">
            <w:pPr>
              <w:rPr>
                <w:rFonts w:ascii="Switzer" w:eastAsia="Switzer" w:hAnsi="Switzer" w:cs="Times New Roman"/>
              </w:rPr>
            </w:pPr>
            <w:r>
              <w:rPr>
                <w:rFonts w:ascii="Switzer" w:eastAsia="Switzer" w:hAnsi="Switzer" w:cs="Times New Roman"/>
              </w:rPr>
              <w:t>ISA 600.57</w:t>
            </w:r>
          </w:p>
        </w:tc>
        <w:tc>
          <w:tcPr>
            <w:tcW w:w="4110" w:type="dxa"/>
          </w:tcPr>
          <w:p w14:paraId="5BFFA101" w14:textId="276F2858" w:rsidR="00296AA9" w:rsidRPr="00A77C6C" w:rsidRDefault="00296AA9" w:rsidP="00C50B48">
            <w:pPr>
              <w:rPr>
                <w:lang w:val="en-US"/>
              </w:rPr>
            </w:pPr>
            <w:r w:rsidRPr="008D53C5">
              <w:rPr>
                <w:lang w:val="en-US"/>
              </w:rPr>
              <w:t xml:space="preserve">02.90 Report to management and those charged with governance includes the matters that ISA 600 (Revised) par 57 requires the group auditor to communicate to </w:t>
            </w:r>
            <w:r w:rsidR="005D4AC7">
              <w:rPr>
                <w:lang w:val="en-US"/>
              </w:rPr>
              <w:t>TCWG</w:t>
            </w:r>
            <w:r w:rsidRPr="008D53C5">
              <w:rPr>
                <w:lang w:val="en-US"/>
              </w:rPr>
              <w:t>, for example the overview of the work to be performed at the components of the group and the nature of the group auditor’s involvement in the work to be performed by the component auditors.</w:t>
            </w:r>
          </w:p>
        </w:tc>
      </w:tr>
      <w:tr w:rsidR="00405F90" w:rsidRPr="00FC2360" w14:paraId="15E574E8" w14:textId="77777777">
        <w:tc>
          <w:tcPr>
            <w:tcW w:w="3544" w:type="dxa"/>
            <w:tcBorders>
              <w:top w:val="single" w:sz="4" w:space="0" w:color="auto"/>
              <w:bottom w:val="single" w:sz="4" w:space="0" w:color="auto"/>
            </w:tcBorders>
          </w:tcPr>
          <w:p w14:paraId="08CF9B11" w14:textId="6244FE64" w:rsidR="00405F90" w:rsidRPr="00A77C6C" w:rsidRDefault="00E03569">
            <w:pPr>
              <w:spacing w:after="160" w:line="278" w:lineRule="auto"/>
              <w:rPr>
                <w:lang w:val="en-US"/>
              </w:rPr>
            </w:pPr>
            <w:r>
              <w:rPr>
                <w:lang w:val="en-US"/>
              </w:rPr>
              <w:t>Auditor’s independence</w:t>
            </w:r>
          </w:p>
        </w:tc>
        <w:tc>
          <w:tcPr>
            <w:tcW w:w="1418" w:type="dxa"/>
          </w:tcPr>
          <w:p w14:paraId="1F7C9433" w14:textId="12B43C8F" w:rsidR="00405F90" w:rsidRPr="00FC2360" w:rsidRDefault="00A85FFB">
            <w:pPr>
              <w:rPr>
                <w:rFonts w:ascii="Switzer" w:eastAsia="Switzer" w:hAnsi="Switzer" w:cs="Times New Roman"/>
              </w:rPr>
            </w:pPr>
            <w:r>
              <w:rPr>
                <w:rFonts w:ascii="Switzer" w:eastAsia="Switzer" w:hAnsi="Switzer" w:cs="Times New Roman"/>
              </w:rPr>
              <w:t>ISA 260.17</w:t>
            </w:r>
          </w:p>
        </w:tc>
        <w:tc>
          <w:tcPr>
            <w:tcW w:w="4110" w:type="dxa"/>
          </w:tcPr>
          <w:p w14:paraId="094E24C6" w14:textId="5875E08F" w:rsidR="00405F90" w:rsidRPr="008D53C5" w:rsidRDefault="00A85FFB" w:rsidP="00C50B48">
            <w:pPr>
              <w:rPr>
                <w:lang w:val="en-US"/>
              </w:rPr>
            </w:pPr>
            <w:r>
              <w:rPr>
                <w:lang w:val="en-US"/>
              </w:rPr>
              <w:t xml:space="preserve">Paragraphs were added for </w:t>
            </w:r>
            <w:r w:rsidR="00E03569">
              <w:rPr>
                <w:lang w:val="en-US"/>
              </w:rPr>
              <w:t>listed and non-listed entities.</w:t>
            </w:r>
          </w:p>
        </w:tc>
      </w:tr>
      <w:tr w:rsidR="008B08BC" w:rsidRPr="00FC2360" w14:paraId="3411CD33" w14:textId="77777777">
        <w:tc>
          <w:tcPr>
            <w:tcW w:w="9072" w:type="dxa"/>
            <w:gridSpan w:val="3"/>
            <w:tcBorders>
              <w:top w:val="single" w:sz="4" w:space="0" w:color="auto"/>
              <w:bottom w:val="single" w:sz="4" w:space="0" w:color="auto"/>
            </w:tcBorders>
          </w:tcPr>
          <w:p w14:paraId="661AFABB" w14:textId="72659EA5" w:rsidR="008B08BC" w:rsidRPr="008D53C5" w:rsidRDefault="008B08BC" w:rsidP="00C50B48">
            <w:pPr>
              <w:rPr>
                <w:lang w:val="en-US"/>
              </w:rPr>
            </w:pPr>
            <w:r>
              <w:rPr>
                <w:rFonts w:ascii="Switzer" w:eastAsia="Switzer" w:hAnsi="Switzer" w:cs="Times New Roman"/>
                <w:i/>
                <w:iCs/>
                <w:color w:val="F56354"/>
              </w:rPr>
              <w:t>02.92 Letter of representation</w:t>
            </w:r>
          </w:p>
        </w:tc>
      </w:tr>
      <w:tr w:rsidR="008B08BC" w:rsidRPr="00FC2360" w14:paraId="1A0A7B6E" w14:textId="77777777">
        <w:tc>
          <w:tcPr>
            <w:tcW w:w="3544" w:type="dxa"/>
            <w:tcBorders>
              <w:top w:val="single" w:sz="4" w:space="0" w:color="auto"/>
              <w:bottom w:val="single" w:sz="4" w:space="0" w:color="auto"/>
            </w:tcBorders>
          </w:tcPr>
          <w:p w14:paraId="7F5C8E2A" w14:textId="77777777" w:rsidR="008B08BC" w:rsidRDefault="008B08BC">
            <w:pPr>
              <w:spacing w:after="160" w:line="278" w:lineRule="auto"/>
              <w:rPr>
                <w:lang w:val="en-US"/>
              </w:rPr>
            </w:pPr>
          </w:p>
        </w:tc>
        <w:tc>
          <w:tcPr>
            <w:tcW w:w="1418" w:type="dxa"/>
          </w:tcPr>
          <w:p w14:paraId="1CC6E79B" w14:textId="77777777" w:rsidR="008B08BC" w:rsidRPr="00FC2360" w:rsidRDefault="008B08BC">
            <w:pPr>
              <w:rPr>
                <w:rFonts w:ascii="Switzer" w:eastAsia="Switzer" w:hAnsi="Switzer" w:cs="Times New Roman"/>
              </w:rPr>
            </w:pPr>
          </w:p>
        </w:tc>
        <w:tc>
          <w:tcPr>
            <w:tcW w:w="4110" w:type="dxa"/>
          </w:tcPr>
          <w:p w14:paraId="15AFF303" w14:textId="6F83637F" w:rsidR="008B08BC" w:rsidRPr="008D53C5" w:rsidRDefault="008B08BC" w:rsidP="00C50B48">
            <w:pPr>
              <w:rPr>
                <w:lang w:val="en-US"/>
              </w:rPr>
            </w:pPr>
            <w:r>
              <w:rPr>
                <w:lang w:val="en-US"/>
              </w:rPr>
              <w:t>For ‘Audit Group Multiple, the term ‘consolidated financial statements are used.</w:t>
            </w:r>
          </w:p>
        </w:tc>
      </w:tr>
    </w:tbl>
    <w:p w14:paraId="3B69A72E" w14:textId="79E0DAF1" w:rsidR="00C40D34" w:rsidRPr="00E9627D" w:rsidRDefault="0083105E" w:rsidP="00082778">
      <w:pPr>
        <w:pStyle w:val="Heading3"/>
      </w:pPr>
      <w:bookmarkStart w:id="61" w:name="_Ref168475629"/>
      <w:bookmarkStart w:id="62" w:name="_Toc168978241"/>
      <w:r w:rsidRPr="00792DFB">
        <w:t xml:space="preserve">NEW </w:t>
      </w:r>
      <w:r w:rsidR="004A651B" w:rsidRPr="00792DFB">
        <w:t>I</w:t>
      </w:r>
      <w:r w:rsidR="00A826CA" w:rsidRPr="00792DFB">
        <w:t xml:space="preserve">dentification of </w:t>
      </w:r>
      <w:commentRangeStart w:id="63"/>
      <w:commentRangeStart w:id="64"/>
      <w:r w:rsidR="00A826CA" w:rsidRPr="00792DFB">
        <w:t>components</w:t>
      </w:r>
      <w:bookmarkEnd w:id="61"/>
      <w:bookmarkEnd w:id="62"/>
      <w:commentRangeEnd w:id="63"/>
      <w:r w:rsidR="00291C89">
        <w:rPr>
          <w:rStyle w:val="CommentReference"/>
        </w:rPr>
        <w:commentReference w:id="63"/>
      </w:r>
      <w:commentRangeEnd w:id="64"/>
      <w:r>
        <w:rPr>
          <w:rStyle w:val="CommentReference"/>
        </w:rPr>
        <w:commentReference w:id="64"/>
      </w:r>
      <w:r w:rsidR="00BD539B" w:rsidRPr="00792DFB">
        <w:t xml:space="preserve"> </w:t>
      </w:r>
    </w:p>
    <w:p w14:paraId="044A96EE" w14:textId="2FC0A6E7" w:rsidR="004E75D3" w:rsidRDefault="00C06EEF" w:rsidP="00695E12">
      <w:pPr>
        <w:spacing w:after="160" w:line="278" w:lineRule="auto"/>
        <w:jc w:val="both"/>
      </w:pPr>
      <w:r w:rsidRPr="00C40D34">
        <w:rPr>
          <w:lang w:val="en-US"/>
        </w:rPr>
        <w:t xml:space="preserve">10.20 Engagement evaluation </w:t>
      </w:r>
      <w:r>
        <w:rPr>
          <w:lang w:val="en-US"/>
        </w:rPr>
        <w:t>now</w:t>
      </w:r>
      <w:r w:rsidRPr="00C40D34">
        <w:rPr>
          <w:lang w:val="en-US"/>
        </w:rPr>
        <w:t xml:space="preserve"> include</w:t>
      </w:r>
      <w:r>
        <w:rPr>
          <w:lang w:val="en-US"/>
        </w:rPr>
        <w:t>s</w:t>
      </w:r>
      <w:r w:rsidRPr="00C40D34">
        <w:rPr>
          <w:lang w:val="en-US"/>
        </w:rPr>
        <w:t xml:space="preserve"> questions for </w:t>
      </w:r>
      <w:r>
        <w:rPr>
          <w:lang w:val="en-US"/>
        </w:rPr>
        <w:t>group audit engagements</w:t>
      </w:r>
      <w:r>
        <w:t xml:space="preserve"> </w:t>
      </w:r>
      <w:r w:rsidRPr="00C40D34">
        <w:rPr>
          <w:lang w:val="en-US"/>
        </w:rPr>
        <w:t>to identif</w:t>
      </w:r>
      <w:r>
        <w:rPr>
          <w:lang w:val="en-US"/>
        </w:rPr>
        <w:t>y</w:t>
      </w:r>
      <w:r w:rsidRPr="00C40D34">
        <w:rPr>
          <w:lang w:val="en-US"/>
        </w:rPr>
        <w:t xml:space="preserve"> components</w:t>
      </w:r>
      <w:r>
        <w:rPr>
          <w:lang w:val="en-US"/>
        </w:rPr>
        <w:t xml:space="preserve">. </w:t>
      </w:r>
      <w:r w:rsidR="006C4CB7" w:rsidRPr="009B2A91">
        <w:rPr>
          <w:lang w:val="en-US"/>
        </w:rPr>
        <w:t xml:space="preserve">As part of client acceptance </w:t>
      </w:r>
      <w:r w:rsidR="005A0EC0">
        <w:rPr>
          <w:lang w:val="en-US"/>
        </w:rPr>
        <w:t>and</w:t>
      </w:r>
      <w:r w:rsidR="006C4CB7" w:rsidRPr="009B2A91">
        <w:rPr>
          <w:lang w:val="en-US"/>
        </w:rPr>
        <w:t xml:space="preserve"> continuance</w:t>
      </w:r>
      <w:r w:rsidR="0080702C" w:rsidRPr="009B2A91">
        <w:rPr>
          <w:lang w:val="en-US"/>
        </w:rPr>
        <w:t xml:space="preserve"> for group audit engagements, users will be required to identify components</w:t>
      </w:r>
      <w:r w:rsidR="009B2A91" w:rsidRPr="009B2A91">
        <w:rPr>
          <w:lang w:val="en-US"/>
        </w:rPr>
        <w:t xml:space="preserve">, </w:t>
      </w:r>
      <w:r w:rsidR="009B2A91">
        <w:rPr>
          <w:lang w:val="en-US"/>
        </w:rPr>
        <w:t>i.e.</w:t>
      </w:r>
      <w:r w:rsidR="009B2A91">
        <w:t xml:space="preserve"> “entity, business unit, function or business activity, or some combination thereof, determined by the group auditor for purposes of planning and performing audit procedures in a group audit” (ISA 600 (Revised) par 14 (b)).  </w:t>
      </w:r>
      <w:r w:rsidR="00B33E64">
        <w:t xml:space="preserve">  </w:t>
      </w:r>
    </w:p>
    <w:p w14:paraId="3DEE9AC8" w14:textId="7ABB153D" w:rsidR="00695E12" w:rsidRDefault="00E67503" w:rsidP="00695E12">
      <w:pPr>
        <w:spacing w:after="160" w:line="278" w:lineRule="auto"/>
        <w:jc w:val="both"/>
        <w:rPr>
          <w:lang w:val="en-US"/>
        </w:rPr>
      </w:pPr>
      <w:r>
        <w:t>Group auditors</w:t>
      </w:r>
      <w:r w:rsidR="00B33E64">
        <w:t xml:space="preserve"> identify components during client acceptance </w:t>
      </w:r>
      <w:r w:rsidR="00EE5205">
        <w:t>and</w:t>
      </w:r>
      <w:r w:rsidR="00B33E64">
        <w:t xml:space="preserve"> continuance to determine </w:t>
      </w:r>
      <w:r w:rsidR="00B33E64">
        <w:rPr>
          <w:lang w:val="en-US"/>
        </w:rPr>
        <w:t xml:space="preserve">at which </w:t>
      </w:r>
      <w:r w:rsidR="0070796A">
        <w:rPr>
          <w:lang w:val="en-US"/>
        </w:rPr>
        <w:t>entities or business units</w:t>
      </w:r>
      <w:r w:rsidR="00441A57">
        <w:rPr>
          <w:lang w:val="en-US"/>
        </w:rPr>
        <w:t>, individually or in combination,</w:t>
      </w:r>
      <w:r w:rsidR="0070796A">
        <w:rPr>
          <w:lang w:val="en-US"/>
        </w:rPr>
        <w:t xml:space="preserve"> </w:t>
      </w:r>
      <w:r w:rsidR="009F5F71">
        <w:rPr>
          <w:lang w:val="en-US"/>
        </w:rPr>
        <w:t>audit work is</w:t>
      </w:r>
      <w:r w:rsidR="00441A57">
        <w:rPr>
          <w:lang w:val="en-US"/>
        </w:rPr>
        <w:t xml:space="preserve"> expected to be performed</w:t>
      </w:r>
      <w:r w:rsidR="00695E12">
        <w:rPr>
          <w:lang w:val="en-US"/>
        </w:rPr>
        <w:t>, to</w:t>
      </w:r>
      <w:r w:rsidR="006D43A5">
        <w:rPr>
          <w:lang w:val="en-US"/>
        </w:rPr>
        <w:t xml:space="preserve"> </w:t>
      </w:r>
      <w:r w:rsidR="00B33E64">
        <w:rPr>
          <w:lang w:val="en-US"/>
        </w:rPr>
        <w:lastRenderedPageBreak/>
        <w:t xml:space="preserve">determine </w:t>
      </w:r>
      <w:r w:rsidR="005C23E3">
        <w:rPr>
          <w:lang w:val="en-US"/>
        </w:rPr>
        <w:t xml:space="preserve">the </w:t>
      </w:r>
      <w:r w:rsidR="00B33E64">
        <w:rPr>
          <w:lang w:val="en-US"/>
        </w:rPr>
        <w:t>resources needed</w:t>
      </w:r>
      <w:r w:rsidR="009574A3">
        <w:rPr>
          <w:lang w:val="en-US"/>
        </w:rPr>
        <w:t>, including the involvement of component auditors</w:t>
      </w:r>
      <w:r w:rsidR="00695E12">
        <w:rPr>
          <w:lang w:val="en-US"/>
        </w:rPr>
        <w:t>. Together with the other information gathered during client acceptance or continuance, group auditors will use the information gathered related to the components and component auditors to determine whether they expect to obtain sufficient appropriate audit evidence to provide a basis for forming an opinion on the group financial statements (ISA 600 (Revised) par 17).</w:t>
      </w:r>
      <w:r w:rsidR="00695E12" w:rsidRPr="00C40D34">
        <w:rPr>
          <w:lang w:val="en-US"/>
        </w:rPr>
        <w:t xml:space="preserve"> </w:t>
      </w:r>
    </w:p>
    <w:p w14:paraId="3CFC274B" w14:textId="0AA4F872" w:rsidR="004C13BA" w:rsidRDefault="009B2A91" w:rsidP="00FF596E">
      <w:pPr>
        <w:spacing w:after="160" w:line="278" w:lineRule="auto"/>
        <w:jc w:val="both"/>
        <w:rPr>
          <w:rFonts w:ascii="Switzer" w:eastAsia="Switzer" w:hAnsi="Switzer" w:cs="Times New Roman"/>
          <w:color w:val="303333"/>
        </w:rPr>
      </w:pPr>
      <w:r w:rsidRPr="00ED4187">
        <w:rPr>
          <w:lang w:val="en-US"/>
        </w:rPr>
        <w:t>Components are not necessarily a reflection of the legal structure used to consolidate</w:t>
      </w:r>
      <w:r>
        <w:rPr>
          <w:lang w:val="en-US"/>
        </w:rPr>
        <w:t>; c</w:t>
      </w:r>
      <w:r w:rsidRPr="00ED4187">
        <w:rPr>
          <w:lang w:val="en-US"/>
        </w:rPr>
        <w:t>omponent</w:t>
      </w:r>
      <w:r>
        <w:rPr>
          <w:lang w:val="en-US"/>
        </w:rPr>
        <w:t>s</w:t>
      </w:r>
      <w:r w:rsidRPr="00ED4187">
        <w:rPr>
          <w:lang w:val="en-US"/>
        </w:rPr>
        <w:t xml:space="preserve"> can be a combination of entities or business units.  </w:t>
      </w:r>
      <w:r w:rsidR="004C13BA">
        <w:t xml:space="preserve">Based on their understanding of the group, including  matters such as  similar business characteristics, operating in the same geographical location, under the same management, and using a common system of internal control, group auditors consider </w:t>
      </w:r>
      <w:r w:rsidR="004C13BA" w:rsidRPr="004C13BA">
        <w:rPr>
          <w:rFonts w:ascii="Switzer" w:eastAsia="Switzer" w:hAnsi="Switzer" w:cs="Times New Roman"/>
          <w:color w:val="303333"/>
        </w:rPr>
        <w:t xml:space="preserve">whether the financial information of certain entities or business units included in the group's organisational structure can be considered together for planning purposes and further audit work to be performed (ISA600.4-5 &amp; A6-9). </w:t>
      </w:r>
      <w:r w:rsidR="00667414">
        <w:rPr>
          <w:rFonts w:ascii="Switzer" w:eastAsia="Switzer" w:hAnsi="Switzer" w:cs="Times New Roman"/>
          <w:color w:val="303333"/>
        </w:rPr>
        <w:t xml:space="preserve">   </w:t>
      </w:r>
    </w:p>
    <w:p w14:paraId="117183EE" w14:textId="1993CFC5" w:rsidR="00667414" w:rsidRPr="004C13BA" w:rsidRDefault="00667414" w:rsidP="00FF596E">
      <w:pPr>
        <w:spacing w:after="160" w:line="278" w:lineRule="auto"/>
        <w:jc w:val="both"/>
        <w:rPr>
          <w:lang w:val="en-US"/>
        </w:rPr>
      </w:pPr>
      <w:r>
        <w:rPr>
          <w:rFonts w:ascii="Switzer" w:eastAsia="Switzer" w:hAnsi="Switzer" w:cs="Times New Roman"/>
          <w:color w:val="303333"/>
        </w:rPr>
        <w:t xml:space="preserve">The following actions are performed in </w:t>
      </w:r>
      <w:r w:rsidR="003306A4">
        <w:rPr>
          <w:rFonts w:ascii="Switzer" w:eastAsia="Switzer" w:hAnsi="Switzer" w:cs="Times New Roman"/>
          <w:color w:val="303333"/>
        </w:rPr>
        <w:t>Probe</w:t>
      </w:r>
      <w:r>
        <w:rPr>
          <w:rFonts w:ascii="Switzer" w:eastAsia="Switzer" w:hAnsi="Switzer" w:cs="Times New Roman"/>
          <w:color w:val="303333"/>
        </w:rPr>
        <w:t xml:space="preserve"> </w:t>
      </w:r>
      <w:r w:rsidR="00583F8F">
        <w:rPr>
          <w:rFonts w:ascii="Switzer" w:eastAsia="Switzer" w:hAnsi="Switzer" w:cs="Times New Roman"/>
          <w:color w:val="303333"/>
        </w:rPr>
        <w:t>to id</w:t>
      </w:r>
      <w:r w:rsidR="003C4B01">
        <w:rPr>
          <w:rFonts w:ascii="Switzer" w:eastAsia="Switzer" w:hAnsi="Switzer" w:cs="Times New Roman"/>
          <w:color w:val="303333"/>
        </w:rPr>
        <w:t>entity and record components:</w:t>
      </w:r>
    </w:p>
    <w:p w14:paraId="0970EE66" w14:textId="1FCF430D" w:rsidR="00731549" w:rsidRPr="00330CEB" w:rsidRDefault="00FD5888" w:rsidP="009A0F9A">
      <w:pPr>
        <w:pStyle w:val="ListParagraph"/>
        <w:numPr>
          <w:ilvl w:val="0"/>
          <w:numId w:val="42"/>
        </w:numPr>
        <w:spacing w:after="160" w:line="278" w:lineRule="auto"/>
        <w:jc w:val="both"/>
        <w:rPr>
          <w:lang w:val="en-US"/>
        </w:rPr>
      </w:pPr>
      <w:r w:rsidRPr="00330CEB">
        <w:rPr>
          <w:lang w:val="en-US"/>
        </w:rPr>
        <w:t>Obtain an understanding of the group and its environment</w:t>
      </w:r>
      <w:r w:rsidR="00330CEB" w:rsidRPr="00330CEB">
        <w:rPr>
          <w:lang w:val="en-US"/>
        </w:rPr>
        <w:t xml:space="preserve"> and </w:t>
      </w:r>
      <w:r w:rsidR="00330CEB">
        <w:rPr>
          <w:lang w:val="en-US"/>
        </w:rPr>
        <w:t>i</w:t>
      </w:r>
      <w:r w:rsidR="00830193" w:rsidRPr="00330CEB">
        <w:rPr>
          <w:lang w:val="en-US"/>
        </w:rPr>
        <w:t xml:space="preserve">dentify </w:t>
      </w:r>
      <w:r w:rsidR="00830193">
        <w:t>all entities and business units forming part of the group</w:t>
      </w:r>
      <w:r w:rsidR="00330CEB">
        <w:rPr>
          <w:lang w:val="en-US"/>
        </w:rPr>
        <w:t>.  D</w:t>
      </w:r>
      <w:proofErr w:type="spellStart"/>
      <w:r w:rsidR="00330CEB">
        <w:t>ocument</w:t>
      </w:r>
      <w:proofErr w:type="spellEnd"/>
      <w:r w:rsidR="00D919C6">
        <w:t xml:space="preserve"> </w:t>
      </w:r>
      <w:r w:rsidR="00510DAF">
        <w:t>d</w:t>
      </w:r>
      <w:r w:rsidR="00D919C6">
        <w:t>etail</w:t>
      </w:r>
      <w:r w:rsidR="00510DAF">
        <w:t>s</w:t>
      </w:r>
      <w:r w:rsidR="00D919C6">
        <w:t xml:space="preserve"> of </w:t>
      </w:r>
      <w:r w:rsidR="0074003D">
        <w:t xml:space="preserve">them </w:t>
      </w:r>
      <w:r w:rsidR="00D919C6">
        <w:t>on 11.20G (New) Identification of components</w:t>
      </w:r>
      <w:r w:rsidR="006C46BA">
        <w:t xml:space="preserve">, using the </w:t>
      </w:r>
      <w:r w:rsidR="00A26F0A">
        <w:t xml:space="preserve">new </w:t>
      </w:r>
      <w:r w:rsidR="006C46BA">
        <w:t>“Add Entity” feature.</w:t>
      </w:r>
      <w:r w:rsidR="00D919C6">
        <w:t xml:space="preserve"> </w:t>
      </w:r>
      <w:r w:rsidR="005B4C03">
        <w:t xml:space="preserve"> </w:t>
      </w:r>
      <w:r w:rsidR="00F36F80">
        <w:t xml:space="preserve">  </w:t>
      </w:r>
      <w:r w:rsidR="00E5621B">
        <w:t xml:space="preserve">Extended users are provided with additional columns to document </w:t>
      </w:r>
      <w:r w:rsidR="00857EB6">
        <w:t>details of entities and business units.</w:t>
      </w:r>
    </w:p>
    <w:p w14:paraId="74FDF521" w14:textId="77777777" w:rsidR="00731549" w:rsidRPr="00731549" w:rsidRDefault="00731549" w:rsidP="00731549">
      <w:pPr>
        <w:pStyle w:val="ListParagraph"/>
        <w:spacing w:after="160" w:line="278" w:lineRule="auto"/>
        <w:ind w:left="360"/>
        <w:jc w:val="both"/>
        <w:rPr>
          <w:lang w:val="en-US"/>
        </w:rPr>
      </w:pPr>
    </w:p>
    <w:p w14:paraId="236EFE2F" w14:textId="007A2BD4" w:rsidR="001502DF" w:rsidRPr="00731549" w:rsidRDefault="000C4597" w:rsidP="00731549">
      <w:pPr>
        <w:pStyle w:val="ListParagraph"/>
        <w:spacing w:after="160" w:line="278" w:lineRule="auto"/>
        <w:ind w:left="360"/>
        <w:jc w:val="both"/>
        <w:rPr>
          <w:lang w:val="en-US"/>
        </w:rPr>
      </w:pPr>
      <w:r>
        <w:rPr>
          <w:noProof/>
        </w:rPr>
        <w:drawing>
          <wp:inline distT="0" distB="0" distL="0" distR="0" wp14:anchorId="7F2B688A" wp14:editId="779E7DFB">
            <wp:extent cx="5631180" cy="4287957"/>
            <wp:effectExtent l="0" t="0" r="7620" b="0"/>
            <wp:docPr id="1738116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16574" name="Picture 1" descr="A screenshot of a computer&#10;&#10;Description automatically generated"/>
                    <pic:cNvPicPr/>
                  </pic:nvPicPr>
                  <pic:blipFill>
                    <a:blip r:embed="rId46"/>
                    <a:stretch>
                      <a:fillRect/>
                    </a:stretch>
                  </pic:blipFill>
                  <pic:spPr>
                    <a:xfrm>
                      <a:off x="0" y="0"/>
                      <a:ext cx="5633065" cy="4289392"/>
                    </a:xfrm>
                    <a:prstGeom prst="rect">
                      <a:avLst/>
                    </a:prstGeom>
                  </pic:spPr>
                </pic:pic>
              </a:graphicData>
            </a:graphic>
          </wp:inline>
        </w:drawing>
      </w:r>
    </w:p>
    <w:p w14:paraId="5A472033" w14:textId="77777777" w:rsidR="00EC204B" w:rsidRDefault="00EC204B" w:rsidP="00EC204B">
      <w:pPr>
        <w:pStyle w:val="ListParagraph"/>
        <w:spacing w:after="160" w:line="278" w:lineRule="auto"/>
        <w:jc w:val="both"/>
        <w:rPr>
          <w:lang w:val="en-US"/>
        </w:rPr>
      </w:pPr>
    </w:p>
    <w:p w14:paraId="75CF4CE7" w14:textId="294543AA" w:rsidR="00BB67A2" w:rsidRPr="009A5B67" w:rsidRDefault="00BB67A2" w:rsidP="009A0F9A">
      <w:pPr>
        <w:pStyle w:val="ListParagraph"/>
        <w:numPr>
          <w:ilvl w:val="0"/>
          <w:numId w:val="42"/>
        </w:numPr>
        <w:spacing w:after="160" w:line="278" w:lineRule="auto"/>
        <w:jc w:val="both"/>
        <w:rPr>
          <w:lang w:val="en-US"/>
        </w:rPr>
      </w:pPr>
      <w:r w:rsidRPr="00537FE0">
        <w:rPr>
          <w:lang w:val="en-US"/>
        </w:rPr>
        <w:t>Consider whether</w:t>
      </w:r>
      <w:r w:rsidR="00787329" w:rsidRPr="00537FE0">
        <w:rPr>
          <w:lang w:val="en-US"/>
        </w:rPr>
        <w:t xml:space="preserve"> </w:t>
      </w:r>
      <w:r w:rsidR="0016462D" w:rsidRPr="00537FE0">
        <w:rPr>
          <w:lang w:val="en-US"/>
        </w:rPr>
        <w:t>the entities and business units within the group have similar activities or business lines, and whether</w:t>
      </w:r>
      <w:r w:rsidRPr="00537FE0">
        <w:rPr>
          <w:lang w:val="en-US"/>
        </w:rPr>
        <w:t xml:space="preserve"> the group </w:t>
      </w:r>
      <w:r w:rsidR="00040336" w:rsidRPr="00537FE0">
        <w:rPr>
          <w:lang w:val="en-US"/>
        </w:rPr>
        <w:t>has</w:t>
      </w:r>
      <w:r w:rsidRPr="00537FE0">
        <w:rPr>
          <w:lang w:val="en-US"/>
        </w:rPr>
        <w:t xml:space="preserve"> </w:t>
      </w:r>
      <w:proofErr w:type="spellStart"/>
      <w:r w:rsidR="00A92898" w:rsidRPr="00537FE0">
        <w:rPr>
          <w:lang w:val="en-US"/>
        </w:rPr>
        <w:t>centrali</w:t>
      </w:r>
      <w:r w:rsidR="005207D0" w:rsidRPr="00537FE0">
        <w:rPr>
          <w:lang w:val="en-US"/>
        </w:rPr>
        <w:t>s</w:t>
      </w:r>
      <w:r w:rsidR="00A92898" w:rsidRPr="00537FE0">
        <w:rPr>
          <w:lang w:val="en-US"/>
        </w:rPr>
        <w:t>ed</w:t>
      </w:r>
      <w:proofErr w:type="spellEnd"/>
      <w:r w:rsidRPr="00537FE0">
        <w:rPr>
          <w:lang w:val="en-US"/>
        </w:rPr>
        <w:t xml:space="preserve"> activities or common controls</w:t>
      </w:r>
      <w:r w:rsidR="00CA5E9C" w:rsidRPr="00537FE0">
        <w:rPr>
          <w:lang w:val="en-US"/>
        </w:rPr>
        <w:t>.</w:t>
      </w:r>
      <w:r w:rsidR="009A5B67">
        <w:rPr>
          <w:lang w:val="en-US"/>
        </w:rPr>
        <w:t xml:space="preserve"> </w:t>
      </w:r>
      <w:r w:rsidR="00CA5E9C" w:rsidRPr="009A5B67">
        <w:rPr>
          <w:lang w:val="en-US"/>
        </w:rPr>
        <w:t xml:space="preserve">Users </w:t>
      </w:r>
      <w:r w:rsidR="00EE5710">
        <w:rPr>
          <w:lang w:val="en-US"/>
        </w:rPr>
        <w:t xml:space="preserve">record </w:t>
      </w:r>
      <w:r w:rsidR="00FE6B70">
        <w:rPr>
          <w:lang w:val="en-US"/>
        </w:rPr>
        <w:t xml:space="preserve">whether any of the </w:t>
      </w:r>
      <w:bookmarkStart w:id="66" w:name="_Int_veQX6dNV"/>
      <w:proofErr w:type="gramStart"/>
      <w:r w:rsidR="00FE6B70">
        <w:rPr>
          <w:lang w:val="en-US"/>
        </w:rPr>
        <w:t>aforementioned exist</w:t>
      </w:r>
      <w:bookmarkEnd w:id="66"/>
      <w:proofErr w:type="gramEnd"/>
      <w:r w:rsidR="00FE6B70">
        <w:rPr>
          <w:lang w:val="en-US"/>
        </w:rPr>
        <w:t xml:space="preserve"> in </w:t>
      </w:r>
      <w:r w:rsidR="00EE5710" w:rsidRPr="009A5B67">
        <w:rPr>
          <w:lang w:val="en-US"/>
        </w:rPr>
        <w:t xml:space="preserve">the new </w:t>
      </w:r>
      <w:proofErr w:type="gramStart"/>
      <w:r w:rsidR="00EE5710" w:rsidRPr="009A5B67">
        <w:rPr>
          <w:lang w:val="en-US"/>
        </w:rPr>
        <w:t xml:space="preserve">section </w:t>
      </w:r>
      <w:r w:rsidR="00EE5710" w:rsidRPr="00EF7F26">
        <w:t>”</w:t>
      </w:r>
      <w:r w:rsidR="00EE5710" w:rsidRPr="009A5B67">
        <w:rPr>
          <w:lang w:val="en-US"/>
        </w:rPr>
        <w:t>Plan</w:t>
      </w:r>
      <w:proofErr w:type="gramEnd"/>
      <w:r w:rsidR="00EE5710" w:rsidRPr="009A5B67">
        <w:rPr>
          <w:lang w:val="en-US"/>
        </w:rPr>
        <w:t xml:space="preserve"> extent of risk assessment procedures” on 10.50 Gathering of information</w:t>
      </w:r>
      <w:r w:rsidRPr="009A5B67">
        <w:rPr>
          <w:lang w:val="en-US"/>
        </w:rPr>
        <w:t>.</w:t>
      </w:r>
      <w:r w:rsidR="00FE6B70">
        <w:rPr>
          <w:lang w:val="en-US"/>
        </w:rPr>
        <w:t xml:space="preserve">  </w:t>
      </w:r>
      <w:r w:rsidR="0092168B" w:rsidRPr="009A5B67">
        <w:rPr>
          <w:lang w:val="en-US"/>
        </w:rPr>
        <w:t xml:space="preserve">  </w:t>
      </w:r>
      <w:r w:rsidR="00EC44DB" w:rsidRPr="009A5B67">
        <w:rPr>
          <w:lang w:val="en-US"/>
        </w:rPr>
        <w:t xml:space="preserve"> </w:t>
      </w:r>
    </w:p>
    <w:p w14:paraId="4ECC5786" w14:textId="3CF73E8B" w:rsidR="004F5012" w:rsidRDefault="003D17F1" w:rsidP="004F5012">
      <w:pPr>
        <w:spacing w:after="160" w:line="278" w:lineRule="auto"/>
        <w:jc w:val="both"/>
        <w:rPr>
          <w:noProof/>
        </w:rPr>
      </w:pPr>
      <w:r>
        <w:rPr>
          <w:noProof/>
        </w:rPr>
        <w:lastRenderedPageBreak/>
        <w:t xml:space="preserve">              </w:t>
      </w:r>
      <w:r w:rsidR="00EC204B">
        <w:rPr>
          <w:noProof/>
        </w:rPr>
        <w:drawing>
          <wp:inline distT="0" distB="0" distL="0" distR="0" wp14:anchorId="103F04A8" wp14:editId="327444DE">
            <wp:extent cx="3596640" cy="2414761"/>
            <wp:effectExtent l="0" t="0" r="3810" b="5080"/>
            <wp:docPr id="1286245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45616" name="Picture 1" descr="A screenshot of a computer&#10;&#10;Description automatically generated"/>
                    <pic:cNvPicPr/>
                  </pic:nvPicPr>
                  <pic:blipFill>
                    <a:blip r:embed="rId47"/>
                    <a:stretch>
                      <a:fillRect/>
                    </a:stretch>
                  </pic:blipFill>
                  <pic:spPr>
                    <a:xfrm>
                      <a:off x="0" y="0"/>
                      <a:ext cx="3616723" cy="2428245"/>
                    </a:xfrm>
                    <a:prstGeom prst="rect">
                      <a:avLst/>
                    </a:prstGeom>
                  </pic:spPr>
                </pic:pic>
              </a:graphicData>
            </a:graphic>
          </wp:inline>
        </w:drawing>
      </w:r>
    </w:p>
    <w:p w14:paraId="6B769B48" w14:textId="0E628A48" w:rsidR="00E02018" w:rsidRPr="00E00A61" w:rsidRDefault="00BF432B">
      <w:pPr>
        <w:pStyle w:val="ListParagraph"/>
        <w:numPr>
          <w:ilvl w:val="0"/>
          <w:numId w:val="42"/>
        </w:numPr>
        <w:tabs>
          <w:tab w:val="left" w:pos="5812"/>
        </w:tabs>
        <w:spacing w:after="160" w:line="278" w:lineRule="auto"/>
        <w:jc w:val="both"/>
        <w:rPr>
          <w:lang w:val="en-US"/>
        </w:rPr>
      </w:pPr>
      <w:r>
        <w:t>Based on the</w:t>
      </w:r>
      <w:r w:rsidR="00D6022F">
        <w:t>ir</w:t>
      </w:r>
      <w:r>
        <w:t xml:space="preserve"> understanding of</w:t>
      </w:r>
      <w:r w:rsidR="00D9205A">
        <w:t xml:space="preserve"> the group</w:t>
      </w:r>
      <w:r w:rsidR="00CC10F9">
        <w:t xml:space="preserve">, </w:t>
      </w:r>
      <w:r w:rsidR="00036456">
        <w:t xml:space="preserve">users </w:t>
      </w:r>
      <w:r w:rsidR="00CD7E8C">
        <w:t>determine whether entities or business units can be considered together</w:t>
      </w:r>
      <w:r w:rsidR="00BF438F">
        <w:t xml:space="preserve"> and a</w:t>
      </w:r>
      <w:r w:rsidR="0049694F">
        <w:t xml:space="preserve">ssign </w:t>
      </w:r>
      <w:r w:rsidR="004D5C2F">
        <w:t>the</w:t>
      </w:r>
      <w:r w:rsidR="0049694F">
        <w:t xml:space="preserve"> </w:t>
      </w:r>
      <w:r w:rsidR="0002786E">
        <w:t xml:space="preserve">identified </w:t>
      </w:r>
      <w:r w:rsidR="0049694F">
        <w:t>entit</w:t>
      </w:r>
      <w:r w:rsidR="0002786E">
        <w:t>ies</w:t>
      </w:r>
      <w:r w:rsidR="0049694F">
        <w:t xml:space="preserve"> </w:t>
      </w:r>
      <w:r w:rsidR="0002786E">
        <w:t>and</w:t>
      </w:r>
      <w:r w:rsidR="0049694F">
        <w:t xml:space="preserve"> business unit to </w:t>
      </w:r>
      <w:r w:rsidR="008A59D6">
        <w:t>components</w:t>
      </w:r>
      <w:r w:rsidR="0049694F">
        <w:t>.</w:t>
      </w:r>
      <w:r w:rsidR="00A36701">
        <w:t xml:space="preserve"> </w:t>
      </w:r>
      <w:r w:rsidR="00F4042A">
        <w:t>Users</w:t>
      </w:r>
      <w:r w:rsidR="0049694F">
        <w:t xml:space="preserve"> add components using the </w:t>
      </w:r>
      <w:r w:rsidR="00A36701">
        <w:t xml:space="preserve">new </w:t>
      </w:r>
      <w:r w:rsidR="0049694F">
        <w:t xml:space="preserve">“Add Component” feature. </w:t>
      </w:r>
      <w:r w:rsidR="008E1BB2">
        <w:t xml:space="preserve"> </w:t>
      </w:r>
      <w:r w:rsidR="0035183C">
        <w:t xml:space="preserve">  </w:t>
      </w:r>
      <w:r w:rsidR="00D72030">
        <w:t>The description of the component</w:t>
      </w:r>
      <w:r w:rsidR="003C2D21">
        <w:t>s</w:t>
      </w:r>
      <w:r w:rsidR="00D72030">
        <w:t xml:space="preserve"> </w:t>
      </w:r>
      <w:r w:rsidR="0002786E">
        <w:t xml:space="preserve">added </w:t>
      </w:r>
      <w:r w:rsidR="003C2D21">
        <w:t>will be</w:t>
      </w:r>
      <w:r w:rsidR="00D72030">
        <w:t xml:space="preserve"> available </w:t>
      </w:r>
      <w:r w:rsidR="0002786E">
        <w:t xml:space="preserve">for selection </w:t>
      </w:r>
      <w:r w:rsidR="00D72030">
        <w:t xml:space="preserve">in a dropdown </w:t>
      </w:r>
      <w:r w:rsidR="0002786E">
        <w:t xml:space="preserve">list </w:t>
      </w:r>
      <w:r w:rsidR="00D72030">
        <w:t xml:space="preserve">in the “Assign to component” column. </w:t>
      </w:r>
      <w:r w:rsidR="0035183C">
        <w:t xml:space="preserve"> </w:t>
      </w:r>
      <w:r w:rsidR="00531C49">
        <w:rPr>
          <w:noProof/>
        </w:rPr>
        <w:drawing>
          <wp:inline distT="0" distB="0" distL="0" distR="0" wp14:anchorId="3B7D7EEC" wp14:editId="5DFE0B25">
            <wp:extent cx="5105400" cy="3409950"/>
            <wp:effectExtent l="0" t="0" r="0" b="0"/>
            <wp:docPr id="1684459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59090" name="Picture 1" descr="A screenshot of a computer&#10;&#10;Description automatically generated"/>
                    <pic:cNvPicPr/>
                  </pic:nvPicPr>
                  <pic:blipFill>
                    <a:blip r:embed="rId48"/>
                    <a:stretch>
                      <a:fillRect/>
                    </a:stretch>
                  </pic:blipFill>
                  <pic:spPr>
                    <a:xfrm>
                      <a:off x="0" y="0"/>
                      <a:ext cx="5105400" cy="3409950"/>
                    </a:xfrm>
                    <a:prstGeom prst="rect">
                      <a:avLst/>
                    </a:prstGeom>
                  </pic:spPr>
                </pic:pic>
              </a:graphicData>
            </a:graphic>
          </wp:inline>
        </w:drawing>
      </w:r>
    </w:p>
    <w:p w14:paraId="0286A848" w14:textId="0B56F686" w:rsidR="003268CA" w:rsidRDefault="008E1BB2" w:rsidP="0080702C">
      <w:pPr>
        <w:spacing w:after="160" w:line="278" w:lineRule="auto"/>
        <w:ind w:left="360"/>
        <w:jc w:val="both"/>
        <w:rPr>
          <w:lang w:val="en-US"/>
        </w:rPr>
      </w:pPr>
      <w:r>
        <w:t>Only</w:t>
      </w:r>
      <w:r w:rsidRPr="0066242F">
        <w:rPr>
          <w:lang w:val="en-US"/>
        </w:rPr>
        <w:t xml:space="preserve"> entities and business units as well as the components added on 11.20G will be available for selection in other documents such as 10.50G and 12.20G.</w:t>
      </w:r>
    </w:p>
    <w:p w14:paraId="2B45C6D8" w14:textId="3C869F2D" w:rsidR="0062723C" w:rsidRPr="00E9627D" w:rsidRDefault="004658C6" w:rsidP="0062723C">
      <w:pPr>
        <w:pStyle w:val="Heading3"/>
      </w:pPr>
      <w:r>
        <w:t xml:space="preserve">Preliminary </w:t>
      </w:r>
      <w:r w:rsidR="004A614E">
        <w:t xml:space="preserve">assessment of resources </w:t>
      </w:r>
    </w:p>
    <w:p w14:paraId="15348FC5" w14:textId="576E96B6" w:rsidR="00A84AB2" w:rsidRDefault="00A84AB2" w:rsidP="00A84AB2">
      <w:pPr>
        <w:spacing w:after="160" w:line="278" w:lineRule="auto"/>
        <w:jc w:val="both"/>
        <w:rPr>
          <w:lang w:val="en-US"/>
        </w:rPr>
      </w:pPr>
      <w:r w:rsidRPr="00C40D34">
        <w:rPr>
          <w:lang w:val="en-US"/>
        </w:rPr>
        <w:t xml:space="preserve">10.20 Engagement evaluation </w:t>
      </w:r>
      <w:r w:rsidR="00AA1A70">
        <w:rPr>
          <w:lang w:val="en-US"/>
        </w:rPr>
        <w:t xml:space="preserve">now also </w:t>
      </w:r>
      <w:r w:rsidRPr="00C40D34">
        <w:rPr>
          <w:lang w:val="en-US"/>
        </w:rPr>
        <w:t>include</w:t>
      </w:r>
      <w:r>
        <w:rPr>
          <w:lang w:val="en-US"/>
        </w:rPr>
        <w:t>s</w:t>
      </w:r>
      <w:r w:rsidRPr="00C40D34">
        <w:rPr>
          <w:lang w:val="en-US"/>
        </w:rPr>
        <w:t xml:space="preserve"> questions for </w:t>
      </w:r>
      <w:r>
        <w:rPr>
          <w:lang w:val="en-US"/>
        </w:rPr>
        <w:t>group audit engagements</w:t>
      </w:r>
      <w:r>
        <w:t xml:space="preserve"> </w:t>
      </w:r>
      <w:r w:rsidRPr="00C40D34">
        <w:rPr>
          <w:lang w:val="en-US"/>
        </w:rPr>
        <w:t>to identif</w:t>
      </w:r>
      <w:r>
        <w:rPr>
          <w:lang w:val="en-US"/>
        </w:rPr>
        <w:t>y</w:t>
      </w:r>
      <w:r w:rsidRPr="00C40D34">
        <w:rPr>
          <w:lang w:val="en-US"/>
        </w:rPr>
        <w:t xml:space="preserve"> </w:t>
      </w:r>
      <w:r w:rsidR="009C734F">
        <w:rPr>
          <w:lang w:val="en-US"/>
        </w:rPr>
        <w:t xml:space="preserve">the </w:t>
      </w:r>
      <w:r w:rsidRPr="00C40D34">
        <w:rPr>
          <w:lang w:val="en-US"/>
        </w:rPr>
        <w:t>components</w:t>
      </w:r>
      <w:r>
        <w:rPr>
          <w:lang w:val="en-US"/>
        </w:rPr>
        <w:t xml:space="preserve"> at which </w:t>
      </w:r>
      <w:r w:rsidR="007A08B7">
        <w:rPr>
          <w:lang w:val="en-US"/>
        </w:rPr>
        <w:t xml:space="preserve">it is expected that </w:t>
      </w:r>
      <w:r>
        <w:rPr>
          <w:lang w:val="en-US"/>
        </w:rPr>
        <w:t>audit work will be performed to determine</w:t>
      </w:r>
      <w:r w:rsidR="00476DA9">
        <w:rPr>
          <w:lang w:val="en-US"/>
        </w:rPr>
        <w:t xml:space="preserve"> availability of required</w:t>
      </w:r>
      <w:r>
        <w:rPr>
          <w:lang w:val="en-US"/>
        </w:rPr>
        <w:t xml:space="preserve"> resources and </w:t>
      </w:r>
      <w:r w:rsidR="00AF65E2">
        <w:rPr>
          <w:lang w:val="en-US"/>
        </w:rPr>
        <w:t xml:space="preserve">whether </w:t>
      </w:r>
      <w:r w:rsidR="007B2DA8">
        <w:rPr>
          <w:lang w:val="en-US"/>
        </w:rPr>
        <w:t>unrestricted</w:t>
      </w:r>
      <w:r w:rsidR="00476DA9">
        <w:rPr>
          <w:lang w:val="en-US"/>
        </w:rPr>
        <w:t xml:space="preserve"> </w:t>
      </w:r>
      <w:r w:rsidRPr="00C40D34">
        <w:rPr>
          <w:lang w:val="en-US"/>
        </w:rPr>
        <w:t xml:space="preserve">access to </w:t>
      </w:r>
      <w:r>
        <w:rPr>
          <w:lang w:val="en-US"/>
        </w:rPr>
        <w:t xml:space="preserve">those </w:t>
      </w:r>
      <w:r w:rsidRPr="00C40D34">
        <w:rPr>
          <w:lang w:val="en-US"/>
        </w:rPr>
        <w:t>components and the component auditors</w:t>
      </w:r>
      <w:r w:rsidR="00AF65E2">
        <w:rPr>
          <w:lang w:val="en-US"/>
        </w:rPr>
        <w:t xml:space="preserve"> is possible</w:t>
      </w:r>
      <w:r>
        <w:rPr>
          <w:lang w:val="en-US"/>
        </w:rPr>
        <w:t xml:space="preserve"> (ISA 600 (Revised) par 22)</w:t>
      </w:r>
      <w:r w:rsidRPr="00C40D34">
        <w:rPr>
          <w:lang w:val="en-US"/>
        </w:rPr>
        <w:t xml:space="preserve">.  </w:t>
      </w:r>
      <w:r w:rsidR="007A08B7">
        <w:rPr>
          <w:lang w:val="en-US"/>
        </w:rPr>
        <w:t xml:space="preserve"> As explained in par </w:t>
      </w:r>
      <w:r w:rsidR="007A08B7">
        <w:rPr>
          <w:lang w:val="en-US"/>
        </w:rPr>
        <w:fldChar w:fldCharType="begin"/>
      </w:r>
      <w:r w:rsidR="007A08B7">
        <w:rPr>
          <w:lang w:val="en-US"/>
        </w:rPr>
        <w:instrText xml:space="preserve"> REF _Ref168475629 \r \h </w:instrText>
      </w:r>
      <w:r w:rsidR="007A08B7">
        <w:rPr>
          <w:lang w:val="en-US"/>
        </w:rPr>
      </w:r>
      <w:r w:rsidR="007A08B7">
        <w:rPr>
          <w:lang w:val="en-US"/>
        </w:rPr>
        <w:fldChar w:fldCharType="separate"/>
      </w:r>
      <w:r w:rsidR="00B81D23">
        <w:rPr>
          <w:lang w:val="en-US"/>
        </w:rPr>
        <w:t>3.3.13</w:t>
      </w:r>
      <w:r w:rsidR="007A08B7">
        <w:rPr>
          <w:lang w:val="en-US"/>
        </w:rPr>
        <w:fldChar w:fldCharType="end"/>
      </w:r>
      <w:r w:rsidR="007A08B7">
        <w:rPr>
          <w:lang w:val="en-US"/>
        </w:rPr>
        <w:t xml:space="preserve"> the information may </w:t>
      </w:r>
      <w:proofErr w:type="gramStart"/>
      <w:r w:rsidR="007A08B7">
        <w:rPr>
          <w:lang w:val="en-US"/>
        </w:rPr>
        <w:t>impact</w:t>
      </w:r>
      <w:proofErr w:type="gramEnd"/>
      <w:r w:rsidR="007A08B7">
        <w:rPr>
          <w:lang w:val="en-US"/>
        </w:rPr>
        <w:t xml:space="preserve"> the decision to accept or retain the client.</w:t>
      </w:r>
    </w:p>
    <w:p w14:paraId="17E7F650" w14:textId="4B71033A" w:rsidR="003D0454" w:rsidRDefault="007A08B7" w:rsidP="003D0454">
      <w:pPr>
        <w:tabs>
          <w:tab w:val="left" w:pos="5812"/>
        </w:tabs>
        <w:spacing w:after="160" w:line="278" w:lineRule="auto"/>
        <w:jc w:val="both"/>
        <w:rPr>
          <w:lang w:val="en-US"/>
        </w:rPr>
      </w:pPr>
      <w:r>
        <w:rPr>
          <w:rFonts w:ascii="Switzer" w:eastAsia="Switzer" w:hAnsi="Switzer" w:cs="Times New Roman"/>
          <w:color w:val="303333"/>
        </w:rPr>
        <w:t xml:space="preserve">To determine </w:t>
      </w:r>
      <w:r w:rsidR="00D3593B">
        <w:rPr>
          <w:rFonts w:ascii="Switzer" w:eastAsia="Switzer" w:hAnsi="Switzer" w:cs="Times New Roman"/>
          <w:color w:val="303333"/>
        </w:rPr>
        <w:t xml:space="preserve">the </w:t>
      </w:r>
      <w:r>
        <w:rPr>
          <w:rFonts w:ascii="Switzer" w:eastAsia="Switzer" w:hAnsi="Switzer" w:cs="Times New Roman"/>
          <w:color w:val="303333"/>
        </w:rPr>
        <w:t xml:space="preserve">components at which it is expected that audit work will be performed, and the resources needed, </w:t>
      </w:r>
      <w:r w:rsidR="00790C80" w:rsidRPr="0062723C">
        <w:rPr>
          <w:rFonts w:ascii="Switzer" w:eastAsia="Switzer" w:hAnsi="Switzer" w:cs="Times New Roman"/>
          <w:color w:val="303333"/>
        </w:rPr>
        <w:t>users complete</w:t>
      </w:r>
      <w:r w:rsidR="00790C80">
        <w:t xml:space="preserve">: </w:t>
      </w:r>
    </w:p>
    <w:p w14:paraId="59BB1A8A" w14:textId="272D4E63" w:rsidR="003D0454" w:rsidRDefault="00790C80" w:rsidP="009A0F9A">
      <w:pPr>
        <w:pStyle w:val="ListParagraph"/>
        <w:numPr>
          <w:ilvl w:val="0"/>
          <w:numId w:val="55"/>
        </w:numPr>
        <w:tabs>
          <w:tab w:val="left" w:pos="5812"/>
        </w:tabs>
        <w:spacing w:after="160" w:line="278" w:lineRule="auto"/>
        <w:jc w:val="both"/>
        <w:rPr>
          <w:lang w:val="en-US"/>
        </w:rPr>
      </w:pPr>
      <w:r w:rsidRPr="003D0454">
        <w:rPr>
          <w:lang w:val="en-US"/>
        </w:rPr>
        <w:lastRenderedPageBreak/>
        <w:t xml:space="preserve">10.50G (New) Plan extent of risk assessment procedures to determine per COTABD whether it is a “Consolidation balance only”, whether audit work will be performed centrally and the </w:t>
      </w:r>
      <w:r>
        <w:t>i</w:t>
      </w:r>
      <w:r w:rsidRPr="574DC1AE">
        <w:t>nvolvement of component auditors in RAP</w:t>
      </w:r>
      <w:r w:rsidR="00FC0155">
        <w:t xml:space="preserve">, </w:t>
      </w:r>
      <w:bookmarkStart w:id="67" w:name="_Int_fekzvBEC"/>
      <w:proofErr w:type="gramStart"/>
      <w:r w:rsidR="00FC0155">
        <w:t>taking into account</w:t>
      </w:r>
      <w:bookmarkEnd w:id="67"/>
      <w:proofErr w:type="gramEnd"/>
      <w:r w:rsidR="00FC0155">
        <w:t xml:space="preserve"> whether audit work is expected to be performed centrally</w:t>
      </w:r>
      <w:r w:rsidRPr="574DC1AE">
        <w:t xml:space="preserve">.  </w:t>
      </w:r>
      <w:r w:rsidR="003D0454">
        <w:t xml:space="preserve"> </w:t>
      </w:r>
      <w:bookmarkStart w:id="68" w:name="_Int_yQa43nh5"/>
      <w:r w:rsidRPr="003D0454">
        <w:rPr>
          <w:lang w:val="en-US"/>
        </w:rPr>
        <w:t xml:space="preserve">Refer par </w:t>
      </w:r>
      <w:r w:rsidRPr="003D0454">
        <w:rPr>
          <w:lang w:val="en-US"/>
        </w:rPr>
        <w:fldChar w:fldCharType="begin"/>
      </w:r>
      <w:r w:rsidRPr="003D0454">
        <w:rPr>
          <w:lang w:val="en-US"/>
        </w:rPr>
        <w:instrText xml:space="preserve"> REF _Ref168479626 \r \h </w:instrText>
      </w:r>
      <w:r w:rsidRPr="003D0454">
        <w:rPr>
          <w:lang w:val="en-US"/>
        </w:rPr>
      </w:r>
      <w:r w:rsidRPr="003D0454">
        <w:rPr>
          <w:lang w:val="en-US"/>
        </w:rPr>
        <w:fldChar w:fldCharType="separate"/>
      </w:r>
      <w:r w:rsidR="00B81D23">
        <w:rPr>
          <w:lang w:val="en-US"/>
        </w:rPr>
        <w:t>3.3</w:t>
      </w:r>
      <w:r w:rsidRPr="003D0454">
        <w:rPr>
          <w:lang w:val="en-US"/>
        </w:rPr>
        <w:t>.14</w:t>
      </w:r>
      <w:r w:rsidRPr="003D0454">
        <w:rPr>
          <w:lang w:val="en-US"/>
        </w:rPr>
        <w:fldChar w:fldCharType="end"/>
      </w:r>
      <w:r w:rsidRPr="003D0454">
        <w:rPr>
          <w:lang w:val="en-US"/>
        </w:rPr>
        <w:t xml:space="preserve"> below for an explanation on the completion of 10.50G.</w:t>
      </w:r>
      <w:bookmarkEnd w:id="68"/>
      <w:r w:rsidRPr="003D0454">
        <w:rPr>
          <w:lang w:val="en-US"/>
        </w:rPr>
        <w:t xml:space="preserve">  </w:t>
      </w:r>
    </w:p>
    <w:p w14:paraId="0C447A6F" w14:textId="6A1243AC" w:rsidR="00790C80" w:rsidRPr="003D0454" w:rsidRDefault="00790C80" w:rsidP="009A0F9A">
      <w:pPr>
        <w:pStyle w:val="ListParagraph"/>
        <w:numPr>
          <w:ilvl w:val="0"/>
          <w:numId w:val="55"/>
        </w:numPr>
        <w:tabs>
          <w:tab w:val="left" w:pos="5812"/>
        </w:tabs>
        <w:spacing w:after="160" w:line="278" w:lineRule="auto"/>
        <w:jc w:val="both"/>
        <w:rPr>
          <w:lang w:val="en-US"/>
        </w:rPr>
      </w:pPr>
      <w:r w:rsidRPr="003D0454">
        <w:rPr>
          <w:lang w:val="en-US"/>
        </w:rPr>
        <w:t xml:space="preserve">12.20 Audit plan and strategy and 12.20G (New) </w:t>
      </w:r>
      <w:r w:rsidRPr="00D14CE0">
        <w:t>Further audit work at component level</w:t>
      </w:r>
      <w:r w:rsidRPr="003D0454">
        <w:rPr>
          <w:lang w:val="en-US"/>
        </w:rPr>
        <w:t xml:space="preserve"> to determine the level at which further audit work will be performed.  </w:t>
      </w:r>
      <w:r>
        <w:t xml:space="preserve">Refer par </w:t>
      </w:r>
      <w:r>
        <w:fldChar w:fldCharType="begin"/>
      </w:r>
      <w:r>
        <w:instrText xml:space="preserve"> REF _Ref168578054 \r \h </w:instrText>
      </w:r>
      <w:r>
        <w:fldChar w:fldCharType="separate"/>
      </w:r>
      <w:r w:rsidR="00B81D23">
        <w:t>3.3</w:t>
      </w:r>
      <w:r>
        <w:t>.18</w:t>
      </w:r>
      <w:r>
        <w:fldChar w:fldCharType="end"/>
      </w:r>
      <w:r>
        <w:t xml:space="preserve"> below for further detail.</w:t>
      </w:r>
    </w:p>
    <w:p w14:paraId="27FA7935" w14:textId="7BE8437B" w:rsidR="00790C80" w:rsidRPr="0080702C" w:rsidRDefault="00790C80" w:rsidP="0080702C">
      <w:pPr>
        <w:spacing w:after="160" w:line="278" w:lineRule="auto"/>
        <w:jc w:val="both"/>
        <w:rPr>
          <w:lang w:val="en-US"/>
        </w:rPr>
      </w:pPr>
      <w:r>
        <w:t>The above determination of involvement of component auditors is a preliminary determination for purposes of client acceptance and continuance.</w:t>
      </w:r>
      <w:r w:rsidR="0028225F">
        <w:t xml:space="preserve"> </w:t>
      </w:r>
      <w:r>
        <w:t xml:space="preserve">The group auditor will revisit this determination after gathering further information and performing further RAP during planning.  Users are prompted to document their understanding on the appropriate planning document, instead of 10.20 Engagement evaluation, to prevent duplication of effort.  This approach recognise that the iterative planning process may require group auditors to update their understanding as they complete the audit plan, and the documentation thereof.  </w:t>
      </w:r>
    </w:p>
    <w:p w14:paraId="53E2E9FE" w14:textId="09229078" w:rsidR="00605356" w:rsidRDefault="0083105E" w:rsidP="001E1C0A">
      <w:pPr>
        <w:pStyle w:val="Heading3"/>
      </w:pPr>
      <w:bookmarkStart w:id="69" w:name="_Ref168479626"/>
      <w:bookmarkStart w:id="70" w:name="_Toc168978242"/>
      <w:r>
        <w:t xml:space="preserve">NEW </w:t>
      </w:r>
      <w:r w:rsidR="00BB1868" w:rsidRPr="00303D9A">
        <w:t>Plan extent of risk assessment procedures</w:t>
      </w:r>
      <w:bookmarkEnd w:id="69"/>
      <w:bookmarkEnd w:id="70"/>
      <w:r w:rsidR="007256BD">
        <w:t xml:space="preserve"> </w:t>
      </w:r>
    </w:p>
    <w:p w14:paraId="530E8ED8" w14:textId="77777777" w:rsidR="00485A30" w:rsidRDefault="00700ADE" w:rsidP="00082778">
      <w:pPr>
        <w:jc w:val="both"/>
      </w:pPr>
      <w:r>
        <w:t>RAP</w:t>
      </w:r>
      <w:r w:rsidR="00073D4A">
        <w:t xml:space="preserve"> can be performed </w:t>
      </w:r>
      <w:r w:rsidR="00DB5848">
        <w:t>centrally</w:t>
      </w:r>
      <w:r w:rsidR="00073D4A">
        <w:t xml:space="preserve"> or component level, by group auditors or component auditors or combination thereof. </w:t>
      </w:r>
      <w:r w:rsidR="0028225F">
        <w:t xml:space="preserve"> </w:t>
      </w:r>
      <w:r w:rsidR="00F779C1">
        <w:t xml:space="preserve">  Refer to par </w:t>
      </w:r>
      <w:r w:rsidR="00F779C1">
        <w:fldChar w:fldCharType="begin"/>
      </w:r>
      <w:r w:rsidR="00F779C1">
        <w:instrText xml:space="preserve"> REF _Ref168976752 \r \h </w:instrText>
      </w:r>
      <w:r w:rsidR="00F779C1">
        <w:fldChar w:fldCharType="separate"/>
      </w:r>
      <w:r w:rsidR="00B81D23">
        <w:t>3.3.1</w:t>
      </w:r>
      <w:r w:rsidR="00F779C1">
        <w:fldChar w:fldCharType="end"/>
      </w:r>
      <w:r w:rsidR="00F779C1">
        <w:t xml:space="preserve"> for explanations of these terms. </w:t>
      </w:r>
      <w:r w:rsidR="001574A0">
        <w:t xml:space="preserve">The group auditor can </w:t>
      </w:r>
      <w:r w:rsidR="00A6392E">
        <w:t xml:space="preserve">involve component auditors in </w:t>
      </w:r>
      <w:r w:rsidR="001F37BD">
        <w:t xml:space="preserve">the design and performance of </w:t>
      </w:r>
      <w:r w:rsidR="00A6392E">
        <w:t xml:space="preserve">risk assessment procedures. </w:t>
      </w:r>
    </w:p>
    <w:p w14:paraId="1C0A70FB" w14:textId="77777777" w:rsidR="00485A30" w:rsidRDefault="00485A30" w:rsidP="00082778">
      <w:pPr>
        <w:jc w:val="both"/>
      </w:pPr>
    </w:p>
    <w:p w14:paraId="262EF80B" w14:textId="16E92DED" w:rsidR="00073D4A" w:rsidRDefault="00485A30" w:rsidP="00082778">
      <w:pPr>
        <w:jc w:val="both"/>
      </w:pPr>
      <w:r>
        <w:t>To assist with the determination of</w:t>
      </w:r>
      <w:r w:rsidR="00172015">
        <w:t xml:space="preserve"> whether risk assessment procedures will be performed by the group auditor, component auditors or a combination, t</w:t>
      </w:r>
      <w:r w:rsidR="001E1C0A">
        <w:t xml:space="preserve">he following actions </w:t>
      </w:r>
      <w:r w:rsidR="0028225F">
        <w:t>are performed</w:t>
      </w:r>
      <w:r w:rsidR="00172015">
        <w:t>:</w:t>
      </w:r>
    </w:p>
    <w:p w14:paraId="23AA4B61" w14:textId="77777777" w:rsidR="00581781" w:rsidRPr="00385C19" w:rsidRDefault="00581781" w:rsidP="00581781">
      <w:pPr>
        <w:pStyle w:val="ListParagraph"/>
        <w:ind w:left="360"/>
        <w:jc w:val="both"/>
      </w:pPr>
    </w:p>
    <w:p w14:paraId="76B23D8D" w14:textId="13DDAA54" w:rsidR="002562E9" w:rsidRDefault="00C94398" w:rsidP="002562E9">
      <w:pPr>
        <w:pStyle w:val="ListParagraph"/>
        <w:numPr>
          <w:ilvl w:val="0"/>
          <w:numId w:val="13"/>
        </w:numPr>
        <w:jc w:val="both"/>
      </w:pPr>
      <w:r w:rsidRPr="00C94398">
        <w:rPr>
          <w:lang w:val="en-US"/>
        </w:rPr>
        <w:t xml:space="preserve">Determine whether </w:t>
      </w:r>
      <w:r w:rsidR="00904239" w:rsidRPr="00C94398">
        <w:rPr>
          <w:lang w:val="en-US"/>
        </w:rPr>
        <w:t>COTABD is</w:t>
      </w:r>
      <w:r w:rsidR="00904239" w:rsidRPr="00303D9A">
        <w:t xml:space="preserve"> </w:t>
      </w:r>
      <w:r w:rsidR="00904239">
        <w:t xml:space="preserve">a “Consolidation balance only”. </w:t>
      </w:r>
      <w:r w:rsidR="00091BC5">
        <w:t xml:space="preserve">  The group audit will obtain the understanding of these balances, required by the ISAs.</w:t>
      </w:r>
      <w:r w:rsidR="002562E9">
        <w:t xml:space="preserve">  In the following instances, the answer to “Consolidation balance only” will be populated as “Yes” on 10.50G, because it is required that the group auditor performs audit work in accordance with </w:t>
      </w:r>
      <w:r w:rsidR="00900FE3">
        <w:t xml:space="preserve">relevant </w:t>
      </w:r>
      <w:r w:rsidR="002562E9">
        <w:t>ISAs</w:t>
      </w:r>
      <w:r w:rsidR="00052FEB">
        <w:t>:</w:t>
      </w:r>
    </w:p>
    <w:p w14:paraId="2EF0451B" w14:textId="77777777" w:rsidR="002562E9" w:rsidRDefault="002562E9" w:rsidP="009A0F9A">
      <w:pPr>
        <w:pStyle w:val="ListParagraph"/>
        <w:numPr>
          <w:ilvl w:val="0"/>
          <w:numId w:val="51"/>
        </w:numPr>
        <w:jc w:val="both"/>
      </w:pPr>
      <w:r>
        <w:t xml:space="preserve">Related parties </w:t>
      </w:r>
    </w:p>
    <w:p w14:paraId="5297F273" w14:textId="77777777" w:rsidR="002562E9" w:rsidRDefault="002562E9" w:rsidP="009A0F9A">
      <w:pPr>
        <w:pStyle w:val="ListParagraph"/>
        <w:numPr>
          <w:ilvl w:val="0"/>
          <w:numId w:val="51"/>
        </w:numPr>
        <w:jc w:val="both"/>
      </w:pPr>
      <w:r>
        <w:t>Statement of Cash Flows</w:t>
      </w:r>
    </w:p>
    <w:p w14:paraId="04B09956" w14:textId="77777777" w:rsidR="002562E9" w:rsidRDefault="002562E9" w:rsidP="00900FE3">
      <w:pPr>
        <w:ind w:firstLine="360"/>
        <w:jc w:val="both"/>
      </w:pPr>
      <w:r>
        <w:t>The users will not be able to change the “Yes” response.</w:t>
      </w:r>
    </w:p>
    <w:p w14:paraId="2D6E2C9D" w14:textId="77777777" w:rsidR="002562E9" w:rsidRDefault="002562E9" w:rsidP="00900FE3">
      <w:pPr>
        <w:jc w:val="both"/>
      </w:pPr>
    </w:p>
    <w:p w14:paraId="3222888F" w14:textId="2450849F" w:rsidR="00904239" w:rsidRPr="00904239" w:rsidRDefault="00C94398" w:rsidP="00904239">
      <w:pPr>
        <w:pStyle w:val="ListParagraph"/>
        <w:numPr>
          <w:ilvl w:val="0"/>
          <w:numId w:val="13"/>
        </w:numPr>
        <w:jc w:val="both"/>
      </w:pPr>
      <w:r>
        <w:rPr>
          <w:lang w:val="en-US"/>
        </w:rPr>
        <w:t xml:space="preserve">Determine whether </w:t>
      </w:r>
      <w:r w:rsidR="00EB6F33">
        <w:rPr>
          <w:lang w:val="en-US"/>
        </w:rPr>
        <w:t xml:space="preserve">the balance of the COTABD is based on </w:t>
      </w:r>
      <w:r w:rsidR="00904239" w:rsidRPr="00707541">
        <w:rPr>
          <w:lang w:val="en-US"/>
        </w:rPr>
        <w:t>accounting estimates</w:t>
      </w:r>
      <w:r w:rsidR="00EB6F33">
        <w:rPr>
          <w:lang w:val="en-US"/>
        </w:rPr>
        <w:t xml:space="preserve"> or fair value measurement</w:t>
      </w:r>
      <w:r w:rsidR="00904239" w:rsidRPr="00707541">
        <w:rPr>
          <w:lang w:val="en-US"/>
        </w:rPr>
        <w:t>.</w:t>
      </w:r>
      <w:r w:rsidR="00091BC5">
        <w:rPr>
          <w:lang w:val="en-US"/>
        </w:rPr>
        <w:t xml:space="preserve">    Whether the understanding of the accounting estimates will be obtained by the group auditor, component auditor or combination, will be influenced by determination of “Consolidation balance only” and whether it is expected that audit work will be performed centrally.</w:t>
      </w:r>
    </w:p>
    <w:p w14:paraId="558630B0" w14:textId="726E2407" w:rsidR="00BB1868" w:rsidRDefault="005902A1" w:rsidP="00C85373">
      <w:pPr>
        <w:pStyle w:val="ListParagraph"/>
        <w:numPr>
          <w:ilvl w:val="0"/>
          <w:numId w:val="13"/>
        </w:numPr>
        <w:jc w:val="both"/>
      </w:pPr>
      <w:r>
        <w:t xml:space="preserve">Determine whether audit work can be done centrally:   </w:t>
      </w:r>
      <w:r w:rsidR="00CE6ED2">
        <w:t>W</w:t>
      </w:r>
      <w:r w:rsidR="005808FC">
        <w:t xml:space="preserve">hen users </w:t>
      </w:r>
      <w:r w:rsidR="00BC58E1">
        <w:t>determined</w:t>
      </w:r>
      <w:r w:rsidR="005808FC">
        <w:t xml:space="preserve"> that there are centralised activities</w:t>
      </w:r>
      <w:r w:rsidR="00BC58E1">
        <w:t xml:space="preserve"> or</w:t>
      </w:r>
      <w:r w:rsidR="005808FC">
        <w:t xml:space="preserve"> common controls</w:t>
      </w:r>
      <w:r w:rsidR="00EC44DB">
        <w:t xml:space="preserve">, </w:t>
      </w:r>
      <w:r w:rsidR="00BC58E1">
        <w:t xml:space="preserve">users will </w:t>
      </w:r>
      <w:r w:rsidR="00AA2C45">
        <w:t>perform the following</w:t>
      </w:r>
      <w:r w:rsidR="00F115E0">
        <w:t xml:space="preserve"> on 10.50G (N</w:t>
      </w:r>
      <w:r w:rsidR="00457254">
        <w:t>ew</w:t>
      </w:r>
      <w:r w:rsidR="00F115E0">
        <w:t>)</w:t>
      </w:r>
      <w:r w:rsidR="00BB1868">
        <w:t xml:space="preserve"> </w:t>
      </w:r>
      <w:r w:rsidR="00BB1868" w:rsidRPr="00303D9A">
        <w:t>Plan extent of risk assessment procedures</w:t>
      </w:r>
      <w:r w:rsidR="006A7881">
        <w:t>:</w:t>
      </w:r>
    </w:p>
    <w:p w14:paraId="5507ACFB" w14:textId="3D0718C8" w:rsidR="00BB1868" w:rsidRDefault="009B601B" w:rsidP="009A0F9A">
      <w:pPr>
        <w:pStyle w:val="ListParagraph"/>
        <w:numPr>
          <w:ilvl w:val="0"/>
          <w:numId w:val="50"/>
        </w:numPr>
        <w:jc w:val="both"/>
      </w:pPr>
      <w:r>
        <w:t>Select t</w:t>
      </w:r>
      <w:r w:rsidR="00EB2007">
        <w:t xml:space="preserve">he COTABD </w:t>
      </w:r>
      <w:r w:rsidR="00EC44DB">
        <w:t xml:space="preserve">the </w:t>
      </w:r>
      <w:r w:rsidR="002562E9">
        <w:t xml:space="preserve">group </w:t>
      </w:r>
      <w:r w:rsidR="00EC44DB">
        <w:t xml:space="preserve">centralised activities or </w:t>
      </w:r>
      <w:r w:rsidR="002562E9">
        <w:t xml:space="preserve">group </w:t>
      </w:r>
      <w:r w:rsidR="00EC44DB">
        <w:t>common controls relate</w:t>
      </w:r>
      <w:r w:rsidR="00C630B5">
        <w:t xml:space="preserve"> to</w:t>
      </w:r>
      <w:r>
        <w:t>.</w:t>
      </w:r>
      <w:r w:rsidR="00EC44DB">
        <w:t xml:space="preserve"> </w:t>
      </w:r>
    </w:p>
    <w:p w14:paraId="79D8972A" w14:textId="2277B2EB" w:rsidR="00BB1868" w:rsidRDefault="001E7121" w:rsidP="009A0F9A">
      <w:pPr>
        <w:pStyle w:val="ListParagraph"/>
        <w:numPr>
          <w:ilvl w:val="0"/>
          <w:numId w:val="50"/>
        </w:numPr>
        <w:jc w:val="both"/>
      </w:pPr>
      <w:r>
        <w:t>Click on “Add/Edit</w:t>
      </w:r>
      <w:r w:rsidR="00DF5E06">
        <w:t>”</w:t>
      </w:r>
      <w:r>
        <w:t xml:space="preserve"> and s</w:t>
      </w:r>
      <w:r w:rsidR="009B601B">
        <w:t>elect</w:t>
      </w:r>
      <w:r w:rsidR="008219EB">
        <w:t xml:space="preserve"> </w:t>
      </w:r>
      <w:r w:rsidR="004A719A">
        <w:t xml:space="preserve">from </w:t>
      </w:r>
      <w:r w:rsidR="00A85216">
        <w:t>the</w:t>
      </w:r>
      <w:r w:rsidR="004A719A">
        <w:t xml:space="preserve"> list of</w:t>
      </w:r>
      <w:r w:rsidR="008219EB">
        <w:t xml:space="preserve"> entities or business units</w:t>
      </w:r>
      <w:r w:rsidR="00892CB1">
        <w:t xml:space="preserve"> </w:t>
      </w:r>
      <w:r w:rsidR="00815E1D">
        <w:t>captured on 11.20G, the entities of business units</w:t>
      </w:r>
      <w:r w:rsidR="008219EB">
        <w:t xml:space="preserve"> the </w:t>
      </w:r>
      <w:r w:rsidR="002562E9">
        <w:t xml:space="preserve">group </w:t>
      </w:r>
      <w:r w:rsidR="008219EB">
        <w:t xml:space="preserve">centralised activities and </w:t>
      </w:r>
      <w:r w:rsidR="002562E9">
        <w:t xml:space="preserve">group </w:t>
      </w:r>
      <w:r w:rsidR="008219EB">
        <w:t>common controls relate</w:t>
      </w:r>
      <w:r w:rsidR="00815E1D">
        <w:t xml:space="preserve"> to.</w:t>
      </w:r>
      <w:r w:rsidR="00EC44DB">
        <w:t xml:space="preserve"> </w:t>
      </w:r>
      <w:r w:rsidR="0055693D">
        <w:t xml:space="preserve"> </w:t>
      </w:r>
    </w:p>
    <w:p w14:paraId="56FECCAB" w14:textId="40AFDA05" w:rsidR="00CE6ED2" w:rsidRDefault="00C1539D" w:rsidP="00CE6ED2">
      <w:pPr>
        <w:jc w:val="both"/>
      </w:pPr>
      <w:r>
        <w:rPr>
          <w:noProof/>
        </w:rPr>
        <w:lastRenderedPageBreak/>
        <w:drawing>
          <wp:inline distT="0" distB="0" distL="0" distR="0" wp14:anchorId="354BD745" wp14:editId="5D6CAE87">
            <wp:extent cx="5731510" cy="2432050"/>
            <wp:effectExtent l="0" t="0" r="2540" b="6350"/>
            <wp:docPr id="2136231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31642" name="Picture 1" descr="A screenshot of a computer&#10;&#10;Description automatically generated"/>
                    <pic:cNvPicPr/>
                  </pic:nvPicPr>
                  <pic:blipFill>
                    <a:blip r:embed="rId49"/>
                    <a:stretch>
                      <a:fillRect/>
                    </a:stretch>
                  </pic:blipFill>
                  <pic:spPr>
                    <a:xfrm>
                      <a:off x="0" y="0"/>
                      <a:ext cx="5731510" cy="2432050"/>
                    </a:xfrm>
                    <a:prstGeom prst="rect">
                      <a:avLst/>
                    </a:prstGeom>
                  </pic:spPr>
                </pic:pic>
              </a:graphicData>
            </a:graphic>
          </wp:inline>
        </w:drawing>
      </w:r>
    </w:p>
    <w:p w14:paraId="69082DE8" w14:textId="77777777" w:rsidR="00900FE3" w:rsidRDefault="00900FE3" w:rsidP="00CE6ED2">
      <w:pPr>
        <w:jc w:val="both"/>
      </w:pPr>
    </w:p>
    <w:p w14:paraId="516252D7" w14:textId="6CE1C93D" w:rsidR="006D7D53" w:rsidRDefault="005B3AEF" w:rsidP="00103CDB">
      <w:pPr>
        <w:pStyle w:val="ListParagraph"/>
        <w:numPr>
          <w:ilvl w:val="0"/>
          <w:numId w:val="13"/>
        </w:numPr>
        <w:jc w:val="both"/>
      </w:pPr>
      <w:r w:rsidRPr="00900FE3">
        <w:rPr>
          <w:color w:val="auto"/>
        </w:rPr>
        <w:t xml:space="preserve">Select </w:t>
      </w:r>
      <w:r w:rsidR="00DF0718" w:rsidRPr="00900FE3">
        <w:rPr>
          <w:color w:val="auto"/>
        </w:rPr>
        <w:t xml:space="preserve">whether it is expected that </w:t>
      </w:r>
      <w:r w:rsidRPr="00900FE3">
        <w:rPr>
          <w:color w:val="auto"/>
        </w:rPr>
        <w:t xml:space="preserve">audit work </w:t>
      </w:r>
      <w:r w:rsidR="00DF0718" w:rsidRPr="00900FE3">
        <w:rPr>
          <w:color w:val="auto"/>
        </w:rPr>
        <w:t xml:space="preserve">will be </w:t>
      </w:r>
      <w:r w:rsidRPr="00900FE3">
        <w:rPr>
          <w:color w:val="auto"/>
        </w:rPr>
        <w:t>performed centrally</w:t>
      </w:r>
      <w:r w:rsidR="002562E9" w:rsidRPr="00900FE3">
        <w:rPr>
          <w:color w:val="auto"/>
        </w:rPr>
        <w:t xml:space="preserve">, </w:t>
      </w:r>
      <w:proofErr w:type="gramStart"/>
      <w:r w:rsidR="002562E9" w:rsidRPr="00900FE3">
        <w:rPr>
          <w:color w:val="auto"/>
        </w:rPr>
        <w:t>taking into account</w:t>
      </w:r>
      <w:proofErr w:type="gramEnd"/>
      <w:r w:rsidR="002562E9" w:rsidRPr="00900FE3">
        <w:rPr>
          <w:color w:val="auto"/>
        </w:rPr>
        <w:t xml:space="preserve"> the information related to similar activities and business lines, group centralised activities and group common controls.  </w:t>
      </w:r>
      <w:r>
        <w:t>This determination inform</w:t>
      </w:r>
      <w:r w:rsidR="00DF0718">
        <w:t>s</w:t>
      </w:r>
      <w:r>
        <w:t xml:space="preserve"> the determination on 11.20G whether entities and business units </w:t>
      </w:r>
      <w:r w:rsidR="00DF0718">
        <w:t>can</w:t>
      </w:r>
      <w:r>
        <w:t xml:space="preserve"> be considered</w:t>
      </w:r>
      <w:r w:rsidRPr="00627EE5">
        <w:t xml:space="preserve"> together with others for planning and performing audit work</w:t>
      </w:r>
      <w:r>
        <w:t>.</w:t>
      </w:r>
      <w:r w:rsidR="006D7D53">
        <w:t xml:space="preserve"> </w:t>
      </w:r>
      <w:r w:rsidR="00103CDB">
        <w:t xml:space="preserve"> When it is expected that audit work will be performed centrally, the group auditor will obtain the understanding of the COTABD as required by the ISAs, with or without the involvement of component auditors.</w:t>
      </w:r>
    </w:p>
    <w:p w14:paraId="2A5D2F2A" w14:textId="77777777" w:rsidR="005B3AEF" w:rsidRPr="005B3AEF" w:rsidRDefault="005B3AEF" w:rsidP="005B3AEF">
      <w:pPr>
        <w:pStyle w:val="ListParagraph"/>
        <w:ind w:left="360"/>
        <w:jc w:val="both"/>
      </w:pPr>
    </w:p>
    <w:p w14:paraId="1135865E" w14:textId="167E8E46" w:rsidR="00181138" w:rsidRDefault="00181138" w:rsidP="002E770E">
      <w:pPr>
        <w:jc w:val="both"/>
      </w:pPr>
      <w:r>
        <w:t xml:space="preserve">The selections in 10.50G (New) determine the inclusion of </w:t>
      </w:r>
      <w:r w:rsidR="005A3F56">
        <w:t>content in the following documents:</w:t>
      </w:r>
    </w:p>
    <w:p w14:paraId="3D337E1E" w14:textId="03BB6290" w:rsidR="00A53AED" w:rsidRPr="002620FD" w:rsidRDefault="00A53AED" w:rsidP="009A0F9A">
      <w:pPr>
        <w:pStyle w:val="ListParagraph"/>
        <w:numPr>
          <w:ilvl w:val="0"/>
          <w:numId w:val="43"/>
        </w:numPr>
        <w:jc w:val="both"/>
      </w:pPr>
      <w:r>
        <w:t xml:space="preserve">10.50 Gathering information and 10.51 Types and volumes of transactions.   Refer to par </w:t>
      </w:r>
      <w:r>
        <w:fldChar w:fldCharType="begin"/>
      </w:r>
      <w:r>
        <w:instrText xml:space="preserve"> REF _Ref168466659 \r \h </w:instrText>
      </w:r>
      <w:r>
        <w:fldChar w:fldCharType="separate"/>
      </w:r>
      <w:r w:rsidR="00B81D23">
        <w:t>3.3</w:t>
      </w:r>
      <w:r w:rsidR="00B11B96">
        <w:t>.15</w:t>
      </w:r>
      <w:r>
        <w:fldChar w:fldCharType="end"/>
      </w:r>
      <w:r>
        <w:t xml:space="preserve"> for further information.</w:t>
      </w:r>
    </w:p>
    <w:p w14:paraId="5BDD8F9A" w14:textId="730158C4" w:rsidR="00B0251A" w:rsidRDefault="005A3F56" w:rsidP="009A0F9A">
      <w:pPr>
        <w:pStyle w:val="ListParagraph"/>
        <w:numPr>
          <w:ilvl w:val="0"/>
          <w:numId w:val="43"/>
        </w:numPr>
        <w:jc w:val="both"/>
      </w:pPr>
      <w:r>
        <w:t xml:space="preserve">11.50 </w:t>
      </w:r>
      <w:r w:rsidR="00FC2E1E">
        <w:t>Information system and control activities</w:t>
      </w:r>
      <w:r w:rsidR="00460678">
        <w:t>.  Refer to par</w:t>
      </w:r>
      <w:r w:rsidR="007A2EAE">
        <w:t xml:space="preserve"> </w:t>
      </w:r>
      <w:r w:rsidR="007614CC">
        <w:fldChar w:fldCharType="begin"/>
      </w:r>
      <w:r w:rsidR="007614CC">
        <w:instrText xml:space="preserve"> REF _Ref168579706 \r \h </w:instrText>
      </w:r>
      <w:r w:rsidR="007614CC">
        <w:fldChar w:fldCharType="separate"/>
      </w:r>
      <w:r w:rsidR="00B81D23">
        <w:t>3.3</w:t>
      </w:r>
      <w:r w:rsidR="00B11B96">
        <w:t>.16</w:t>
      </w:r>
      <w:r w:rsidR="007614CC">
        <w:fldChar w:fldCharType="end"/>
      </w:r>
      <w:r w:rsidR="007A2EAE">
        <w:t xml:space="preserve"> for further information.</w:t>
      </w:r>
    </w:p>
    <w:p w14:paraId="14D95632" w14:textId="18DE0CED" w:rsidR="005A19EA" w:rsidRDefault="005A19EA" w:rsidP="005A19EA">
      <w:pPr>
        <w:pStyle w:val="Heading3"/>
      </w:pPr>
      <w:bookmarkStart w:id="71" w:name="_Ref168466659"/>
      <w:bookmarkStart w:id="72" w:name="_Ref168479708"/>
      <w:bookmarkStart w:id="73" w:name="_Toc168978243"/>
      <w:bookmarkStart w:id="74" w:name="_Ref168467559"/>
      <w:r>
        <w:t xml:space="preserve">Gathering information </w:t>
      </w:r>
      <w:bookmarkEnd w:id="71"/>
      <w:r>
        <w:t>of COTABD</w:t>
      </w:r>
      <w:bookmarkEnd w:id="72"/>
      <w:bookmarkEnd w:id="73"/>
      <w:r w:rsidR="00DC7866">
        <w:t>s</w:t>
      </w:r>
    </w:p>
    <w:p w14:paraId="1C3E06D7" w14:textId="77777777" w:rsidR="00673136" w:rsidRDefault="00673136" w:rsidP="005A19EA">
      <w:pPr>
        <w:jc w:val="both"/>
      </w:pPr>
    </w:p>
    <w:p w14:paraId="70CC87FD" w14:textId="31D6E5E3" w:rsidR="005A19EA" w:rsidRDefault="005A19EA" w:rsidP="005A19EA">
      <w:pPr>
        <w:jc w:val="both"/>
      </w:pPr>
      <w:r w:rsidRPr="008F0F64">
        <w:t xml:space="preserve">The firm can elect in </w:t>
      </w:r>
      <w:r>
        <w:t>FIRMSETT Probe Firm Settings</w:t>
      </w:r>
      <w:r w:rsidRPr="008F0F64">
        <w:t xml:space="preserve"> </w:t>
      </w:r>
      <w:r>
        <w:t xml:space="preserve">to what extent the group auditor obtains an understanding of the COTABDs included in the group financial statements versus placing reliance on the work performed by component auditors to gain the understanding.  This approach considers </w:t>
      </w:r>
      <w:r w:rsidR="00712C95">
        <w:t>t</w:t>
      </w:r>
      <w:r>
        <w:t xml:space="preserve">hat </w:t>
      </w:r>
      <w:r w:rsidRPr="004F714A">
        <w:t xml:space="preserve">RAP can be done </w:t>
      </w:r>
      <w:r w:rsidR="00257AFB">
        <w:t>centrally</w:t>
      </w:r>
      <w:r w:rsidRPr="004F714A">
        <w:t xml:space="preserve"> or component level, and it </w:t>
      </w:r>
      <w:r w:rsidRPr="00172A0C">
        <w:t>can be performed by the group auditor, component auditors or a combination thereof</w:t>
      </w:r>
      <w:r>
        <w:t>, as noted above</w:t>
      </w:r>
      <w:r w:rsidRPr="006E1A90">
        <w:t>.</w:t>
      </w:r>
      <w:r>
        <w:t xml:space="preserve">  </w:t>
      </w:r>
    </w:p>
    <w:p w14:paraId="42D7F4C9" w14:textId="77777777" w:rsidR="001745EC" w:rsidRDefault="001745EC" w:rsidP="001745EC">
      <w:pPr>
        <w:jc w:val="both"/>
      </w:pPr>
    </w:p>
    <w:p w14:paraId="4D796A85" w14:textId="647A9281" w:rsidR="005A19EA" w:rsidRDefault="000F31BB" w:rsidP="000F31BB">
      <w:pPr>
        <w:jc w:val="both"/>
      </w:pPr>
      <w:r>
        <w:rPr>
          <w:noProof/>
        </w:rPr>
        <w:lastRenderedPageBreak/>
        <w:drawing>
          <wp:inline distT="0" distB="0" distL="0" distR="0" wp14:anchorId="4D535613" wp14:editId="1C46DB76">
            <wp:extent cx="5731510" cy="3223895"/>
            <wp:effectExtent l="0" t="0" r="2540" b="0"/>
            <wp:docPr id="1537858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58187" name="Picture 1" descr="A screenshot of a computer&#10;&#10;Description automatically generated"/>
                    <pic:cNvPicPr/>
                  </pic:nvPicPr>
                  <pic:blipFill>
                    <a:blip r:embed="rId50"/>
                    <a:stretch>
                      <a:fillRect/>
                    </a:stretch>
                  </pic:blipFill>
                  <pic:spPr>
                    <a:xfrm>
                      <a:off x="0" y="0"/>
                      <a:ext cx="5731510" cy="3223895"/>
                    </a:xfrm>
                    <a:prstGeom prst="rect">
                      <a:avLst/>
                    </a:prstGeom>
                  </pic:spPr>
                </pic:pic>
              </a:graphicData>
            </a:graphic>
          </wp:inline>
        </w:drawing>
      </w:r>
    </w:p>
    <w:p w14:paraId="5F7F3475" w14:textId="77777777" w:rsidR="000F31BB" w:rsidRDefault="000F31BB" w:rsidP="000F31BB">
      <w:pPr>
        <w:jc w:val="both"/>
      </w:pPr>
    </w:p>
    <w:p w14:paraId="2CAD9932" w14:textId="1EDFFC31" w:rsidR="000F31BB" w:rsidRDefault="000F31BB" w:rsidP="000F31BB">
      <w:pPr>
        <w:jc w:val="both"/>
      </w:pPr>
      <w:r>
        <w:t xml:space="preserve">The table below explains the </w:t>
      </w:r>
      <w:r w:rsidR="001502DF">
        <w:t xml:space="preserve">impact of each option in 10.50 Gathering of information and 10.51 Types and volumes of </w:t>
      </w:r>
      <w:r w:rsidR="004F42C0">
        <w:t>transactions</w:t>
      </w:r>
      <w:r w:rsidR="001502DF">
        <w:t>:</w:t>
      </w:r>
    </w:p>
    <w:p w14:paraId="45F8491B" w14:textId="77777777" w:rsidR="005A19EA" w:rsidRDefault="005A19EA" w:rsidP="005A19EA">
      <w:pPr>
        <w:jc w:val="both"/>
      </w:pPr>
    </w:p>
    <w:tbl>
      <w:tblPr>
        <w:tblStyle w:val="TableGrid"/>
        <w:tblW w:w="0" w:type="auto"/>
        <w:tblLook w:val="04A0" w:firstRow="1" w:lastRow="0" w:firstColumn="1" w:lastColumn="0" w:noHBand="0" w:noVBand="1"/>
      </w:tblPr>
      <w:tblGrid>
        <w:gridCol w:w="1980"/>
        <w:gridCol w:w="4030"/>
        <w:gridCol w:w="3006"/>
      </w:tblGrid>
      <w:tr w:rsidR="005A19EA" w14:paraId="62132A30" w14:textId="77777777">
        <w:tc>
          <w:tcPr>
            <w:tcW w:w="1980" w:type="dxa"/>
          </w:tcPr>
          <w:p w14:paraId="61197403" w14:textId="77777777" w:rsidR="005A19EA" w:rsidRPr="008F0F64" w:rsidRDefault="005A19EA">
            <w:r>
              <w:t>Election in FIRMSETT</w:t>
            </w:r>
          </w:p>
        </w:tc>
        <w:tc>
          <w:tcPr>
            <w:tcW w:w="4030" w:type="dxa"/>
          </w:tcPr>
          <w:p w14:paraId="288483D0" w14:textId="77777777" w:rsidR="005A19EA" w:rsidRDefault="005A19EA">
            <w:pPr>
              <w:jc w:val="both"/>
            </w:pPr>
            <w:r>
              <w:t>10.50 Gathering of information</w:t>
            </w:r>
          </w:p>
        </w:tc>
        <w:tc>
          <w:tcPr>
            <w:tcW w:w="3006" w:type="dxa"/>
          </w:tcPr>
          <w:p w14:paraId="7EC18B8A" w14:textId="77777777" w:rsidR="005A19EA" w:rsidRDefault="005A19EA">
            <w:pPr>
              <w:jc w:val="both"/>
            </w:pPr>
            <w:r>
              <w:t>10.51 Types and volumes of transactions</w:t>
            </w:r>
          </w:p>
        </w:tc>
      </w:tr>
      <w:tr w:rsidR="005A19EA" w14:paraId="01351211" w14:textId="77777777">
        <w:tc>
          <w:tcPr>
            <w:tcW w:w="1980" w:type="dxa"/>
          </w:tcPr>
          <w:p w14:paraId="1446536C" w14:textId="77777777" w:rsidR="005A19EA" w:rsidRPr="008F0F64" w:rsidRDefault="005A19EA">
            <w:r w:rsidRPr="008579C9">
              <w:t>Required for all group audits - multiple entities</w:t>
            </w:r>
          </w:p>
        </w:tc>
        <w:tc>
          <w:tcPr>
            <w:tcW w:w="4030" w:type="dxa"/>
          </w:tcPr>
          <w:p w14:paraId="68FB23DC" w14:textId="77777777" w:rsidR="005A19EA" w:rsidRDefault="005A19EA">
            <w:pPr>
              <w:jc w:val="both"/>
            </w:pPr>
            <w:r>
              <w:t>Complete all the questions on 10.50 from the perspective of the consolidated financial statements and group audit</w:t>
            </w:r>
            <w:r w:rsidRPr="008F0F64">
              <w:t>.</w:t>
            </w:r>
          </w:p>
          <w:p w14:paraId="059B8FA8" w14:textId="77777777" w:rsidR="005A19EA" w:rsidRDefault="005A19EA">
            <w:pPr>
              <w:jc w:val="both"/>
            </w:pPr>
          </w:p>
          <w:p w14:paraId="3BE2E69D" w14:textId="77777777" w:rsidR="005A19EA" w:rsidRDefault="005A19EA">
            <w:pPr>
              <w:jc w:val="both"/>
            </w:pPr>
            <w:r>
              <w:t>For example, the question “</w:t>
            </w:r>
            <w:r>
              <w:rPr>
                <w:rFonts w:ascii="Roboto" w:hAnsi="Roboto"/>
                <w:color w:val="1F1F1F"/>
                <w:sz w:val="18"/>
                <w:szCs w:val="18"/>
                <w:shd w:val="clear" w:color="auto" w:fill="FFFFFF"/>
              </w:rPr>
              <w:t>Are any assets held by third parties?” will always be included in 10.50.</w:t>
            </w:r>
          </w:p>
        </w:tc>
        <w:tc>
          <w:tcPr>
            <w:tcW w:w="3006" w:type="dxa"/>
          </w:tcPr>
          <w:p w14:paraId="0AB5F2ED" w14:textId="77777777" w:rsidR="005A19EA" w:rsidRDefault="005A19EA">
            <w:r w:rsidRPr="001634B1">
              <w:t>The sub-sections “Transaction and balances” will be included</w:t>
            </w:r>
            <w:r>
              <w:t xml:space="preserve"> for all COTABDs with current year or prior year balances.</w:t>
            </w:r>
          </w:p>
        </w:tc>
      </w:tr>
      <w:tr w:rsidR="005A19EA" w14:paraId="1CD8D5F4" w14:textId="77777777">
        <w:tc>
          <w:tcPr>
            <w:tcW w:w="1980" w:type="dxa"/>
          </w:tcPr>
          <w:p w14:paraId="6C02D0D8" w14:textId="77777777" w:rsidR="005A19EA" w:rsidRDefault="005A19EA">
            <w:r w:rsidRPr="008F0F64">
              <w:t xml:space="preserve">Not required </w:t>
            </w:r>
          </w:p>
        </w:tc>
        <w:tc>
          <w:tcPr>
            <w:tcW w:w="4030" w:type="dxa"/>
          </w:tcPr>
          <w:p w14:paraId="4312D0ED" w14:textId="77777777" w:rsidR="005A19EA" w:rsidRDefault="005A19EA">
            <w:pPr>
              <w:jc w:val="both"/>
            </w:pPr>
            <w:r>
              <w:t>The questions related to specific COTABDS will only be included when the group auditor identified on 10.50G that the:</w:t>
            </w:r>
          </w:p>
          <w:p w14:paraId="43E5ED0A" w14:textId="095E2E4A" w:rsidR="005A19EA" w:rsidRDefault="005A19EA" w:rsidP="009A0F9A">
            <w:pPr>
              <w:pStyle w:val="ListParagraph"/>
              <w:numPr>
                <w:ilvl w:val="0"/>
                <w:numId w:val="14"/>
              </w:numPr>
              <w:jc w:val="both"/>
            </w:pPr>
            <w:r>
              <w:t xml:space="preserve">COTABD are </w:t>
            </w:r>
            <w:r w:rsidR="00257AFB">
              <w:t>a “Consolidation balance only”,</w:t>
            </w:r>
            <w:r>
              <w:t xml:space="preserve"> or</w:t>
            </w:r>
          </w:p>
          <w:p w14:paraId="66C36369" w14:textId="77777777" w:rsidR="005A19EA" w:rsidRDefault="005A19EA" w:rsidP="009A0F9A">
            <w:pPr>
              <w:pStyle w:val="ListParagraph"/>
              <w:numPr>
                <w:ilvl w:val="0"/>
                <w:numId w:val="14"/>
              </w:numPr>
              <w:jc w:val="both"/>
            </w:pPr>
            <w:r>
              <w:t xml:space="preserve">Group auditor plan to test the COTABD centrally, i.e. the group auditor will perform work with or without component auditors.   </w:t>
            </w:r>
          </w:p>
          <w:p w14:paraId="70C9979F" w14:textId="77777777" w:rsidR="005A19EA" w:rsidRDefault="005A19EA">
            <w:pPr>
              <w:jc w:val="both"/>
            </w:pPr>
          </w:p>
          <w:p w14:paraId="00CA9EDC" w14:textId="7E20E6D9" w:rsidR="005A19EA" w:rsidRDefault="005A19EA">
            <w:pPr>
              <w:jc w:val="both"/>
            </w:pPr>
            <w:r>
              <w:t>For example, the question “</w:t>
            </w:r>
            <w:r w:rsidRPr="00A71966">
              <w:rPr>
                <w:color w:val="1F1F1F"/>
                <w:shd w:val="clear" w:color="auto" w:fill="FFFFFF"/>
              </w:rPr>
              <w:t>Are any assets held by third parties?” will only be included in 10.50 when users selected for example that</w:t>
            </w:r>
            <w:r w:rsidR="00E448F7" w:rsidRPr="00A71966">
              <w:rPr>
                <w:color w:val="1F1F1F"/>
                <w:shd w:val="clear" w:color="auto" w:fill="FFFFFF"/>
              </w:rPr>
              <w:t xml:space="preserve"> Property, plant and equipment </w:t>
            </w:r>
            <w:r w:rsidR="00A71966">
              <w:rPr>
                <w:color w:val="1F1F1F"/>
                <w:shd w:val="clear" w:color="auto" w:fill="FFFFFF"/>
              </w:rPr>
              <w:t xml:space="preserve">or Inventory </w:t>
            </w:r>
            <w:r w:rsidR="00C1458E" w:rsidRPr="00A71966">
              <w:rPr>
                <w:color w:val="1F1F1F"/>
                <w:shd w:val="clear" w:color="auto" w:fill="FFFFFF"/>
              </w:rPr>
              <w:t xml:space="preserve">will </w:t>
            </w:r>
            <w:r w:rsidR="00A71966">
              <w:rPr>
                <w:color w:val="1F1F1F"/>
                <w:shd w:val="clear" w:color="auto" w:fill="FFFFFF"/>
              </w:rPr>
              <w:t>be audited centrally.</w:t>
            </w:r>
          </w:p>
        </w:tc>
        <w:tc>
          <w:tcPr>
            <w:tcW w:w="3006" w:type="dxa"/>
          </w:tcPr>
          <w:p w14:paraId="783D0734" w14:textId="77777777" w:rsidR="005A19EA" w:rsidRDefault="005A19EA">
            <w:r>
              <w:t>The sub-sections “Transaction and balances” will be included for the specific section identified on 10.50G that the:</w:t>
            </w:r>
          </w:p>
          <w:p w14:paraId="584A5951" w14:textId="76E73166" w:rsidR="005A19EA" w:rsidRDefault="005A19EA" w:rsidP="009A0F9A">
            <w:pPr>
              <w:pStyle w:val="ListParagraph"/>
              <w:numPr>
                <w:ilvl w:val="0"/>
                <w:numId w:val="14"/>
              </w:numPr>
            </w:pPr>
            <w:r>
              <w:t xml:space="preserve">COTABD are </w:t>
            </w:r>
            <w:r w:rsidR="00257AFB">
              <w:t>a “Consolidation balance only”</w:t>
            </w:r>
            <w:r>
              <w:t>, or</w:t>
            </w:r>
          </w:p>
          <w:p w14:paraId="37514E5F" w14:textId="77777777" w:rsidR="005A19EA" w:rsidRDefault="005A19EA" w:rsidP="009A0F9A">
            <w:pPr>
              <w:pStyle w:val="ListParagraph"/>
              <w:numPr>
                <w:ilvl w:val="0"/>
                <w:numId w:val="14"/>
              </w:numPr>
            </w:pPr>
            <w:r>
              <w:t xml:space="preserve">Group auditor plan to test the COTABD centrally, i.e. the group auditor will perform work with or without component auditors. </w:t>
            </w:r>
          </w:p>
          <w:p w14:paraId="4538531A" w14:textId="77777777" w:rsidR="005A19EA" w:rsidRDefault="005A19EA"/>
        </w:tc>
      </w:tr>
      <w:tr w:rsidR="005A19EA" w14:paraId="42690A93" w14:textId="77777777">
        <w:tc>
          <w:tcPr>
            <w:tcW w:w="1980" w:type="dxa"/>
          </w:tcPr>
          <w:p w14:paraId="4594AC62" w14:textId="77777777" w:rsidR="005A19EA" w:rsidRDefault="005A19EA">
            <w:r w:rsidRPr="002C520D">
              <w:t>Elected per group audit - multiple entities</w:t>
            </w:r>
          </w:p>
        </w:tc>
        <w:tc>
          <w:tcPr>
            <w:tcW w:w="4030" w:type="dxa"/>
          </w:tcPr>
          <w:p w14:paraId="73A61506" w14:textId="77777777" w:rsidR="005A19EA" w:rsidRDefault="005A19EA">
            <w:r>
              <w:t>The group auditor should answer the following question:</w:t>
            </w:r>
          </w:p>
          <w:p w14:paraId="458176D3" w14:textId="77777777" w:rsidR="005A19EA" w:rsidRDefault="005A19EA"/>
          <w:p w14:paraId="12B84902" w14:textId="77777777" w:rsidR="005A19EA" w:rsidRDefault="005A19EA">
            <w:r w:rsidRPr="00B67BB9">
              <w:t>Are we planning to complete the following from a group financial statement perspective:</w:t>
            </w:r>
          </w:p>
          <w:p w14:paraId="42D588B9" w14:textId="77777777" w:rsidR="005A19EA" w:rsidRDefault="005A19EA" w:rsidP="009A0F9A">
            <w:pPr>
              <w:pStyle w:val="ListParagraph"/>
              <w:numPr>
                <w:ilvl w:val="0"/>
                <w:numId w:val="15"/>
              </w:numPr>
            </w:pPr>
            <w:r w:rsidRPr="00B67BB9">
              <w:t>All the questions on 10.50 Gathering of information, and</w:t>
            </w:r>
          </w:p>
          <w:p w14:paraId="14EB077D" w14:textId="77777777" w:rsidR="005A19EA" w:rsidRDefault="005A19EA" w:rsidP="009A0F9A">
            <w:pPr>
              <w:pStyle w:val="ListParagraph"/>
              <w:numPr>
                <w:ilvl w:val="0"/>
                <w:numId w:val="15"/>
              </w:numPr>
            </w:pPr>
            <w:r w:rsidRPr="00B67BB9">
              <w:lastRenderedPageBreak/>
              <w:t>Sub-section transactions and balances for each COTABD with a CY or PY balance on 10.51?</w:t>
            </w:r>
          </w:p>
          <w:p w14:paraId="178AF791" w14:textId="77777777" w:rsidR="005A19EA" w:rsidRDefault="005A19EA"/>
          <w:p w14:paraId="49482F25" w14:textId="77777777" w:rsidR="005A19EA" w:rsidRDefault="005A19EA">
            <w:pPr>
              <w:jc w:val="both"/>
            </w:pPr>
            <w:r>
              <w:t>When answered “Yes”, complete all the questions on 10.50 (</w:t>
            </w:r>
            <w:proofErr w:type="gramStart"/>
            <w:r>
              <w:t>similar to</w:t>
            </w:r>
            <w:proofErr w:type="gramEnd"/>
            <w:r>
              <w:t xml:space="preserve"> the option in FIRMSETT – Required for all group audits)</w:t>
            </w:r>
            <w:r w:rsidRPr="008F0F64">
              <w:t>.</w:t>
            </w:r>
          </w:p>
          <w:p w14:paraId="7145847E" w14:textId="77777777" w:rsidR="005A19EA" w:rsidRDefault="005A19EA">
            <w:pPr>
              <w:jc w:val="both"/>
            </w:pPr>
          </w:p>
          <w:p w14:paraId="12F8BEC0" w14:textId="77777777" w:rsidR="005A19EA" w:rsidRDefault="005A19EA">
            <w:pPr>
              <w:jc w:val="both"/>
            </w:pPr>
            <w:r>
              <w:t xml:space="preserve">When answered “No”, the inclusion of the questions will be </w:t>
            </w:r>
            <w:proofErr w:type="gramStart"/>
            <w:r>
              <w:t>similar to</w:t>
            </w:r>
            <w:proofErr w:type="gramEnd"/>
            <w:r>
              <w:t xml:space="preserve"> when it was elected in FIRMSETT – Not required.</w:t>
            </w:r>
          </w:p>
          <w:p w14:paraId="6BBA91A8" w14:textId="77777777" w:rsidR="005A19EA" w:rsidRDefault="005A19EA"/>
        </w:tc>
        <w:tc>
          <w:tcPr>
            <w:tcW w:w="3006" w:type="dxa"/>
          </w:tcPr>
          <w:p w14:paraId="6F72C5ED" w14:textId="77777777" w:rsidR="005A19EA" w:rsidRDefault="005A19EA">
            <w:pPr>
              <w:jc w:val="both"/>
            </w:pPr>
            <w:r>
              <w:lastRenderedPageBreak/>
              <w:t xml:space="preserve">When answered “Yes”, </w:t>
            </w:r>
            <w:r w:rsidRPr="001634B1">
              <w:t>The sub-sections “Transaction and balances” will be included</w:t>
            </w:r>
            <w:r>
              <w:t xml:space="preserve"> for all COTABDs with current year or prior year balances. (</w:t>
            </w:r>
            <w:proofErr w:type="gramStart"/>
            <w:r>
              <w:t>similar to</w:t>
            </w:r>
            <w:proofErr w:type="gramEnd"/>
            <w:r>
              <w:t xml:space="preserve"> the option in FIRMSETT – Required for all group audits)</w:t>
            </w:r>
            <w:r w:rsidRPr="008F0F64">
              <w:t>.</w:t>
            </w:r>
          </w:p>
          <w:p w14:paraId="21200485" w14:textId="77777777" w:rsidR="005A19EA" w:rsidRDefault="005A19EA"/>
          <w:p w14:paraId="645A19B0" w14:textId="2C6AF4FA" w:rsidR="005A19EA" w:rsidRDefault="005A19EA" w:rsidP="00712C95">
            <w:r>
              <w:lastRenderedPageBreak/>
              <w:t>When</w:t>
            </w:r>
            <w:r w:rsidR="00712C95">
              <w:t xml:space="preserve"> </w:t>
            </w:r>
            <w:proofErr w:type="gramStart"/>
            <w:r>
              <w:t>answered ”No</w:t>
            </w:r>
            <w:proofErr w:type="gramEnd"/>
            <w:r>
              <w:t xml:space="preserve">”, the inclusion of the questions will be </w:t>
            </w:r>
            <w:proofErr w:type="gramStart"/>
            <w:r>
              <w:t>similar to</w:t>
            </w:r>
            <w:proofErr w:type="gramEnd"/>
            <w:r>
              <w:t xml:space="preserve"> when it was elected in FIRMSETT – Not required.</w:t>
            </w:r>
          </w:p>
          <w:p w14:paraId="6F9857B1" w14:textId="77777777" w:rsidR="005A19EA" w:rsidRDefault="005A19EA"/>
        </w:tc>
      </w:tr>
    </w:tbl>
    <w:p w14:paraId="52C78B2F" w14:textId="77777777" w:rsidR="005A19EA" w:rsidRDefault="005A19EA" w:rsidP="005A19EA">
      <w:pPr>
        <w:jc w:val="both"/>
      </w:pPr>
    </w:p>
    <w:p w14:paraId="4EC64FB8" w14:textId="032BED48" w:rsidR="00673136" w:rsidRDefault="00BA7339" w:rsidP="005A19EA">
      <w:pPr>
        <w:jc w:val="both"/>
      </w:pPr>
      <w:r>
        <w:t>Further explanation related to Audit Group Multiple</w:t>
      </w:r>
      <w:r w:rsidR="005F4FB3">
        <w:t xml:space="preserve">/Not required or </w:t>
      </w:r>
      <w:proofErr w:type="gramStart"/>
      <w:r w:rsidR="005F4FB3">
        <w:t>Elected</w:t>
      </w:r>
      <w:proofErr w:type="gramEnd"/>
      <w:r w:rsidR="005F4FB3">
        <w:t xml:space="preserve"> per group audit - multiple entities and “No” on 10.</w:t>
      </w:r>
      <w:commentRangeStart w:id="75"/>
      <w:commentRangeStart w:id="76"/>
      <w:r w:rsidR="005F4FB3">
        <w:t>50</w:t>
      </w:r>
      <w:commentRangeEnd w:id="75"/>
      <w:r>
        <w:rPr>
          <w:rStyle w:val="CommentReference"/>
        </w:rPr>
        <w:commentReference w:id="75"/>
      </w:r>
      <w:commentRangeEnd w:id="76"/>
      <w:r>
        <w:rPr>
          <w:rStyle w:val="CommentReference"/>
        </w:rPr>
        <w:commentReference w:id="76"/>
      </w:r>
      <w:r>
        <w:t>:</w:t>
      </w:r>
    </w:p>
    <w:p w14:paraId="715DF43F" w14:textId="77777777" w:rsidR="00090579" w:rsidRDefault="00090579" w:rsidP="005A19EA">
      <w:pPr>
        <w:jc w:val="both"/>
      </w:pPr>
    </w:p>
    <w:p w14:paraId="0FA31CD5" w14:textId="12A36E2B" w:rsidR="00BA7339" w:rsidRDefault="00BA7339" w:rsidP="00090579">
      <w:pPr>
        <w:jc w:val="both"/>
      </w:pPr>
      <w:r>
        <w:t>T</w:t>
      </w:r>
      <w:r w:rsidR="0076611D" w:rsidRPr="00673136">
        <w:t>he question</w:t>
      </w:r>
      <w:r w:rsidR="0076611D">
        <w:t>s</w:t>
      </w:r>
      <w:r w:rsidR="0076611D" w:rsidRPr="00673136">
        <w:t xml:space="preserve"> that relate to COTABDs on 10.50 applies to some COTABD</w:t>
      </w:r>
      <w:r w:rsidR="00AE01F0">
        <w:t>s</w:t>
      </w:r>
      <w:r w:rsidR="0076611D" w:rsidRPr="00673136">
        <w:t xml:space="preserve">, not all. For </w:t>
      </w:r>
      <w:r w:rsidR="00AE01F0" w:rsidRPr="00673136">
        <w:t>example,</w:t>
      </w:r>
      <w:r w:rsidR="0076611D" w:rsidRPr="00673136">
        <w:t xml:space="preserve"> asset</w:t>
      </w:r>
      <w:r w:rsidR="00AE01F0">
        <w:t>s</w:t>
      </w:r>
      <w:r w:rsidR="0076611D" w:rsidRPr="00673136">
        <w:t xml:space="preserve"> held by third parties relate to P</w:t>
      </w:r>
      <w:r>
        <w:t xml:space="preserve">roperty, </w:t>
      </w:r>
      <w:r w:rsidR="0076611D" w:rsidRPr="00673136">
        <w:t>P</w:t>
      </w:r>
      <w:r>
        <w:t xml:space="preserve">lant and </w:t>
      </w:r>
      <w:r w:rsidR="0076611D" w:rsidRPr="00673136">
        <w:t>E</w:t>
      </w:r>
      <w:r>
        <w:t>quipment</w:t>
      </w:r>
      <w:r w:rsidR="004A4B02">
        <w:t xml:space="preserve"> (PPE)</w:t>
      </w:r>
      <w:r w:rsidR="0076611D" w:rsidRPr="00673136">
        <w:t xml:space="preserve">, but not Trade and other payables. </w:t>
      </w:r>
      <w:r>
        <w:t>For Audit Group Multiple, t</w:t>
      </w:r>
      <w:r w:rsidR="0076611D" w:rsidRPr="00673136">
        <w:t>he questions that relates to a COTABD</w:t>
      </w:r>
      <w:r>
        <w:t>s</w:t>
      </w:r>
      <w:r w:rsidR="0076611D" w:rsidRPr="00673136">
        <w:t xml:space="preserve"> should be included on 10.50 when</w:t>
      </w:r>
      <w:r w:rsidR="00090579">
        <w:t>:</w:t>
      </w:r>
      <w:r w:rsidR="0076611D" w:rsidRPr="00673136">
        <w:t xml:space="preserve"> </w:t>
      </w:r>
    </w:p>
    <w:p w14:paraId="6898A1BE" w14:textId="6BCF1828" w:rsidR="004A4B02" w:rsidRDefault="0076611D" w:rsidP="009A0F9A">
      <w:pPr>
        <w:pStyle w:val="ListParagraph"/>
        <w:numPr>
          <w:ilvl w:val="0"/>
          <w:numId w:val="52"/>
        </w:numPr>
        <w:ind w:left="360"/>
        <w:jc w:val="both"/>
      </w:pPr>
      <w:r w:rsidRPr="00673136">
        <w:t xml:space="preserve">The question </w:t>
      </w:r>
      <w:r w:rsidR="00090579">
        <w:t>relates</w:t>
      </w:r>
      <w:r w:rsidRPr="00673136">
        <w:t xml:space="preserve"> to the COTABD ,</w:t>
      </w:r>
      <w:r w:rsidR="004A4B02">
        <w:t xml:space="preserve"> and</w:t>
      </w:r>
      <w:r w:rsidRPr="00673136">
        <w:t xml:space="preserve"> </w:t>
      </w:r>
    </w:p>
    <w:p w14:paraId="35D701CF" w14:textId="6067E568" w:rsidR="004A4B02" w:rsidRDefault="0076611D" w:rsidP="009A0F9A">
      <w:pPr>
        <w:pStyle w:val="ListParagraph"/>
        <w:numPr>
          <w:ilvl w:val="0"/>
          <w:numId w:val="52"/>
        </w:numPr>
        <w:ind w:left="360"/>
        <w:jc w:val="both"/>
      </w:pPr>
      <w:r w:rsidRPr="00673136">
        <w:t>An</w:t>
      </w:r>
      <w:r w:rsidR="004A4B02">
        <w:t>y</w:t>
      </w:r>
      <w:r w:rsidRPr="00673136">
        <w:t xml:space="preserve"> of the following for the COTABD </w:t>
      </w:r>
      <w:r w:rsidR="00090579">
        <w:t xml:space="preserve">was </w:t>
      </w:r>
      <w:r w:rsidRPr="00673136">
        <w:t>selected on 10.50G</w:t>
      </w:r>
      <w:r w:rsidR="00090579">
        <w:t>:</w:t>
      </w:r>
      <w:r w:rsidRPr="00673136">
        <w:t xml:space="preserve"> </w:t>
      </w:r>
    </w:p>
    <w:p w14:paraId="47134491" w14:textId="47AB18C7" w:rsidR="004A4B02" w:rsidRDefault="004A4B02" w:rsidP="009A0F9A">
      <w:pPr>
        <w:pStyle w:val="ListParagraph"/>
        <w:numPr>
          <w:ilvl w:val="0"/>
          <w:numId w:val="53"/>
        </w:numPr>
        <w:ind w:left="720"/>
        <w:jc w:val="both"/>
      </w:pPr>
      <w:r>
        <w:t>Consolidation balance only, or</w:t>
      </w:r>
    </w:p>
    <w:p w14:paraId="0FC1B2A4" w14:textId="2E877575" w:rsidR="00090579" w:rsidRDefault="0076611D" w:rsidP="009A0F9A">
      <w:pPr>
        <w:pStyle w:val="ListParagraph"/>
        <w:numPr>
          <w:ilvl w:val="0"/>
          <w:numId w:val="53"/>
        </w:numPr>
        <w:ind w:left="720"/>
        <w:jc w:val="both"/>
      </w:pPr>
      <w:r w:rsidRPr="00673136">
        <w:t>Plan to pe</w:t>
      </w:r>
      <w:r w:rsidR="00090579">
        <w:t>r</w:t>
      </w:r>
      <w:r w:rsidRPr="00673136">
        <w:t>form centrally</w:t>
      </w:r>
      <w:r w:rsidR="00172015">
        <w:t>.</w:t>
      </w:r>
      <w:r w:rsidRPr="00673136">
        <w:t xml:space="preserve"> </w:t>
      </w:r>
    </w:p>
    <w:p w14:paraId="21EAF822" w14:textId="26446FBD" w:rsidR="00090579" w:rsidRDefault="00090579" w:rsidP="00090579">
      <w:pPr>
        <w:jc w:val="both"/>
      </w:pPr>
      <w:r>
        <w:t xml:space="preserve">Reason being </w:t>
      </w:r>
      <w:r w:rsidRPr="00673136">
        <w:t>the group auditor obtains the understanding of the COTABD as the group auditor may perform further audit work on that COTABD pending risk identification and assessment</w:t>
      </w:r>
      <w:r w:rsidR="0085785A">
        <w:t xml:space="preserve">, and determination of </w:t>
      </w:r>
      <w:r w:rsidR="009B4646">
        <w:t>the selected assertion of a material</w:t>
      </w:r>
      <w:r w:rsidR="0085785A">
        <w:t xml:space="preserve"> COTABD </w:t>
      </w:r>
      <w:r w:rsidR="009B4646">
        <w:t>without any inherent risk</w:t>
      </w:r>
      <w:r w:rsidRPr="00673136">
        <w:t>.</w:t>
      </w:r>
      <w:r>
        <w:t xml:space="preserve"> </w:t>
      </w:r>
    </w:p>
    <w:p w14:paraId="0E7EEE63" w14:textId="4E3DEDA4" w:rsidR="00090579" w:rsidRDefault="00090579" w:rsidP="00090579">
      <w:pPr>
        <w:ind w:firstLine="426"/>
        <w:jc w:val="both"/>
      </w:pPr>
    </w:p>
    <w:p w14:paraId="409DF007" w14:textId="2ACA5323" w:rsidR="004A4B02" w:rsidRDefault="004A4B02" w:rsidP="00462939">
      <w:pPr>
        <w:jc w:val="both"/>
      </w:pPr>
      <w:r>
        <w:t>L</w:t>
      </w:r>
      <w:r w:rsidR="0076611D" w:rsidRPr="00673136">
        <w:t xml:space="preserve">ooking at </w:t>
      </w:r>
      <w:r>
        <w:t xml:space="preserve">the earlier </w:t>
      </w:r>
      <w:r w:rsidR="0076611D" w:rsidRPr="00673136">
        <w:t xml:space="preserve">example of the 'assets held by third parties' question. The question will not appear when users selected </w:t>
      </w:r>
      <w:r w:rsidR="00951FA9" w:rsidRPr="00673136">
        <w:t xml:space="preserve">either 2(a) or (b) above </w:t>
      </w:r>
      <w:r w:rsidR="0076611D" w:rsidRPr="00673136">
        <w:t>for Trade and Other payables on 10.51, since the question does not apply to Trade and O</w:t>
      </w:r>
      <w:r>
        <w:t>t</w:t>
      </w:r>
      <w:r w:rsidR="0076611D" w:rsidRPr="00673136">
        <w:t xml:space="preserve">her payables. </w:t>
      </w:r>
    </w:p>
    <w:p w14:paraId="4066ABC8" w14:textId="77777777" w:rsidR="004A4B02" w:rsidRDefault="0076611D" w:rsidP="004A4B02">
      <w:pPr>
        <w:jc w:val="both"/>
      </w:pPr>
      <w:r w:rsidRPr="00673136">
        <w:t xml:space="preserve">In the case of PPE, the question will appear if either 2(a) or (b) was selected. </w:t>
      </w:r>
    </w:p>
    <w:p w14:paraId="4E822B52" w14:textId="77777777" w:rsidR="005F4FB3" w:rsidRDefault="005F4FB3" w:rsidP="004A4B02">
      <w:pPr>
        <w:jc w:val="both"/>
      </w:pPr>
    </w:p>
    <w:p w14:paraId="77068534" w14:textId="77777777" w:rsidR="001745EC" w:rsidRDefault="001745EC" w:rsidP="001745EC">
      <w:pPr>
        <w:jc w:val="both"/>
      </w:pPr>
      <w:r>
        <w:t>Q</w:t>
      </w:r>
      <w:r w:rsidRPr="001A5EAA">
        <w:t xml:space="preserve">uestions that relate to ISA requirements and questions expected to be answered </w:t>
      </w:r>
      <w:r>
        <w:t>by the group auditor because audit work is expected to be performed centrally</w:t>
      </w:r>
      <w:r w:rsidRPr="001A5EAA">
        <w:t>, and not component level</w:t>
      </w:r>
      <w:r>
        <w:t xml:space="preserve">, will always be included in 10.50. </w:t>
      </w:r>
    </w:p>
    <w:p w14:paraId="56BD10FA" w14:textId="29A81FC1" w:rsidR="005A19EA" w:rsidRDefault="005A19EA" w:rsidP="005A19EA">
      <w:pPr>
        <w:jc w:val="both"/>
      </w:pPr>
    </w:p>
    <w:p w14:paraId="45AB575B" w14:textId="2D5C73D8" w:rsidR="003B01EA" w:rsidRDefault="00303D9A" w:rsidP="0094100C">
      <w:pPr>
        <w:pStyle w:val="Heading3"/>
      </w:pPr>
      <w:bookmarkStart w:id="78" w:name="_Ref168579706"/>
      <w:bookmarkStart w:id="79" w:name="_Toc168978244"/>
      <w:r w:rsidRPr="00303D9A">
        <w:t>Information system and control activities</w:t>
      </w:r>
      <w:bookmarkEnd w:id="74"/>
      <w:bookmarkEnd w:id="78"/>
      <w:bookmarkEnd w:id="79"/>
    </w:p>
    <w:p w14:paraId="75A30EB8" w14:textId="79E0DE02" w:rsidR="00B215BD" w:rsidRDefault="00B215BD" w:rsidP="00B215BD">
      <w:pPr>
        <w:jc w:val="both"/>
      </w:pPr>
      <w:r>
        <w:t xml:space="preserve">11.50 </w:t>
      </w:r>
      <w:r w:rsidR="0047017B">
        <w:t xml:space="preserve">Information system and control activities </w:t>
      </w:r>
      <w:r w:rsidR="00172015">
        <w:t>was updated to include the following:</w:t>
      </w:r>
    </w:p>
    <w:p w14:paraId="3CA52A1B" w14:textId="77777777" w:rsidR="00172015" w:rsidRDefault="00172015" w:rsidP="00B215BD">
      <w:pPr>
        <w:jc w:val="both"/>
      </w:pPr>
    </w:p>
    <w:p w14:paraId="13AE79A2" w14:textId="19F8B777" w:rsidR="00C31D0A" w:rsidRDefault="00C31D0A" w:rsidP="009A0F9A">
      <w:pPr>
        <w:pStyle w:val="ListParagraph"/>
        <w:numPr>
          <w:ilvl w:val="0"/>
          <w:numId w:val="54"/>
        </w:numPr>
        <w:jc w:val="both"/>
      </w:pPr>
      <w:r w:rsidRPr="00303D9A">
        <w:t>Centralised activities and common controls</w:t>
      </w:r>
      <w:r w:rsidR="00A85E91">
        <w:t xml:space="preserve"> (New)</w:t>
      </w:r>
    </w:p>
    <w:p w14:paraId="06CB715F" w14:textId="77777777" w:rsidR="00A65732" w:rsidRDefault="00A65732" w:rsidP="00082778">
      <w:pPr>
        <w:ind w:left="1080"/>
        <w:jc w:val="both"/>
        <w:rPr>
          <w:lang w:val="en-US"/>
        </w:rPr>
      </w:pPr>
    </w:p>
    <w:p w14:paraId="2B4E8C70" w14:textId="45CA2EF6" w:rsidR="004E1829" w:rsidRDefault="00635859" w:rsidP="00EA7DEF">
      <w:pPr>
        <w:pStyle w:val="ListParagraph"/>
        <w:ind w:left="360"/>
        <w:jc w:val="both"/>
      </w:pPr>
      <w:r>
        <w:rPr>
          <w:lang w:val="en-US"/>
        </w:rPr>
        <w:t xml:space="preserve">The content of the </w:t>
      </w:r>
      <w:r w:rsidR="00303D9A" w:rsidRPr="00A65732">
        <w:rPr>
          <w:lang w:val="en-US"/>
        </w:rPr>
        <w:t>new section “</w:t>
      </w:r>
      <w:r w:rsidR="00303D9A" w:rsidRPr="00303D9A">
        <w:t xml:space="preserve">Centralised activities and common controls” </w:t>
      </w:r>
      <w:r w:rsidR="00962749">
        <w:t xml:space="preserve">will be </w:t>
      </w:r>
      <w:r w:rsidR="00303D9A" w:rsidRPr="00303D9A">
        <w:t xml:space="preserve">based on the answers </w:t>
      </w:r>
      <w:r w:rsidR="00B5382F">
        <w:t xml:space="preserve">in </w:t>
      </w:r>
      <w:proofErr w:type="gramStart"/>
      <w:r w:rsidR="00B5382F">
        <w:t xml:space="preserve">section </w:t>
      </w:r>
      <w:r w:rsidR="00B5382F" w:rsidRPr="00EF7F26">
        <w:t>”</w:t>
      </w:r>
      <w:r w:rsidR="00B5382F" w:rsidRPr="00EA7DEF">
        <w:rPr>
          <w:lang w:val="en-US"/>
        </w:rPr>
        <w:t>Plan</w:t>
      </w:r>
      <w:proofErr w:type="gramEnd"/>
      <w:r w:rsidR="00B5382F" w:rsidRPr="00EA7DEF">
        <w:rPr>
          <w:lang w:val="en-US"/>
        </w:rPr>
        <w:t xml:space="preserve"> extent of risk assessment procedures” on 10.50 Gathering of information</w:t>
      </w:r>
      <w:r w:rsidR="00303D9A" w:rsidRPr="00303D9A">
        <w:t>.</w:t>
      </w:r>
      <w:r w:rsidR="00A65732">
        <w:t xml:space="preserve"> </w:t>
      </w:r>
    </w:p>
    <w:p w14:paraId="25081515" w14:textId="77777777" w:rsidR="00361E23" w:rsidRDefault="00361E23" w:rsidP="00EA7DEF">
      <w:pPr>
        <w:pStyle w:val="ListParagraph"/>
        <w:ind w:left="360"/>
        <w:jc w:val="both"/>
      </w:pPr>
    </w:p>
    <w:p w14:paraId="04433D0C" w14:textId="1C83DFDC" w:rsidR="00361E23" w:rsidRPr="00EA7DEF" w:rsidRDefault="000479FC" w:rsidP="00EA7DEF">
      <w:pPr>
        <w:pStyle w:val="ListParagraph"/>
        <w:ind w:left="360"/>
        <w:jc w:val="both"/>
        <w:rPr>
          <w:lang w:val="en-US"/>
        </w:rPr>
      </w:pPr>
      <w:r>
        <w:rPr>
          <w:noProof/>
        </w:rPr>
        <w:lastRenderedPageBreak/>
        <w:drawing>
          <wp:inline distT="0" distB="0" distL="0" distR="0" wp14:anchorId="0A2FCCF9" wp14:editId="7445AAB9">
            <wp:extent cx="5731510" cy="3141980"/>
            <wp:effectExtent l="0" t="0" r="2540" b="1270"/>
            <wp:docPr id="467863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63002" name="Picture 1" descr="A screenshot of a computer&#10;&#10;Description automatically generated"/>
                    <pic:cNvPicPr/>
                  </pic:nvPicPr>
                  <pic:blipFill>
                    <a:blip r:embed="rId51"/>
                    <a:stretch>
                      <a:fillRect/>
                    </a:stretch>
                  </pic:blipFill>
                  <pic:spPr>
                    <a:xfrm>
                      <a:off x="0" y="0"/>
                      <a:ext cx="5731510" cy="3141980"/>
                    </a:xfrm>
                    <a:prstGeom prst="rect">
                      <a:avLst/>
                    </a:prstGeom>
                  </pic:spPr>
                </pic:pic>
              </a:graphicData>
            </a:graphic>
          </wp:inline>
        </w:drawing>
      </w:r>
    </w:p>
    <w:p w14:paraId="47C30EB9" w14:textId="77777777" w:rsidR="004E1829" w:rsidRDefault="004E1829" w:rsidP="00C15768">
      <w:pPr>
        <w:ind w:left="360"/>
        <w:jc w:val="both"/>
      </w:pPr>
    </w:p>
    <w:p w14:paraId="400B7081" w14:textId="77777777" w:rsidR="00DC0A9C" w:rsidRDefault="00C31D0A" w:rsidP="00C15768">
      <w:pPr>
        <w:ind w:left="360"/>
        <w:jc w:val="both"/>
      </w:pPr>
      <w:r w:rsidRPr="00303D9A">
        <w:t xml:space="preserve">When </w:t>
      </w:r>
      <w:r>
        <w:t>users selected</w:t>
      </w:r>
      <w:r w:rsidR="00EB463A">
        <w:t xml:space="preserve"> in 10.50G</w:t>
      </w:r>
      <w:r>
        <w:t xml:space="preserve"> that the</w:t>
      </w:r>
      <w:r w:rsidRPr="00303D9A">
        <w:t xml:space="preserve"> centralised activities or common controls</w:t>
      </w:r>
      <w:r>
        <w:t xml:space="preserve"> relates to a COTABD, and an inherent risk was recognised for </w:t>
      </w:r>
      <w:r w:rsidR="004928CB">
        <w:t>the relevant</w:t>
      </w:r>
      <w:r>
        <w:t xml:space="preserve"> COTABD</w:t>
      </w:r>
      <w:r w:rsidR="004928CB">
        <w:t xml:space="preserve"> (</w:t>
      </w:r>
      <w:r w:rsidR="00DF4A91">
        <w:t>i.e. it is considered a SCOTABD</w:t>
      </w:r>
      <w:r w:rsidR="004928CB">
        <w:t>)</w:t>
      </w:r>
      <w:r w:rsidR="00DF4A91">
        <w:t xml:space="preserve">, </w:t>
      </w:r>
      <w:r>
        <w:t>users will be</w:t>
      </w:r>
      <w:r w:rsidRPr="00303D9A">
        <w:t xml:space="preserve"> prompted to document their understanding in the relevant SCOTABD section in 11.50. </w:t>
      </w:r>
    </w:p>
    <w:p w14:paraId="442DD236" w14:textId="488A8131" w:rsidR="008C745D" w:rsidRDefault="00C31D0A" w:rsidP="00950240">
      <w:pPr>
        <w:ind w:left="360"/>
        <w:jc w:val="both"/>
        <w:rPr>
          <w:lang w:val="en-US"/>
        </w:rPr>
      </w:pPr>
      <w:r w:rsidRPr="00C31D0A">
        <w:rPr>
          <w:lang w:val="en-US"/>
        </w:rPr>
        <w:t xml:space="preserve">  </w:t>
      </w:r>
    </w:p>
    <w:p w14:paraId="1AD2E806" w14:textId="77777777" w:rsidR="00172015" w:rsidRPr="00172015" w:rsidRDefault="00E05F20" w:rsidP="009A0F9A">
      <w:pPr>
        <w:pStyle w:val="ListParagraph"/>
        <w:numPr>
          <w:ilvl w:val="0"/>
          <w:numId w:val="54"/>
        </w:numPr>
        <w:jc w:val="both"/>
        <w:rPr>
          <w:lang w:val="en-US"/>
        </w:rPr>
      </w:pPr>
      <w:r>
        <w:t xml:space="preserve">For SCOTABD sections </w:t>
      </w:r>
    </w:p>
    <w:p w14:paraId="70B1DC6E" w14:textId="48D12706" w:rsidR="00E05F20" w:rsidRPr="00172015" w:rsidRDefault="004D179C" w:rsidP="009A0F9A">
      <w:pPr>
        <w:pStyle w:val="ListParagraph"/>
        <w:numPr>
          <w:ilvl w:val="0"/>
          <w:numId w:val="56"/>
        </w:numPr>
        <w:jc w:val="both"/>
        <w:rPr>
          <w:lang w:val="en-US"/>
        </w:rPr>
      </w:pPr>
      <w:r>
        <w:t>T</w:t>
      </w:r>
      <w:r w:rsidR="00E05F20">
        <w:t>he</w:t>
      </w:r>
      <w:r w:rsidR="00215371">
        <w:t xml:space="preserve"> </w:t>
      </w:r>
      <w:r w:rsidR="00215371" w:rsidRPr="00172015">
        <w:rPr>
          <w:color w:val="auto"/>
        </w:rPr>
        <w:t xml:space="preserve">procedures that </w:t>
      </w:r>
      <w:r w:rsidR="002E09DA" w:rsidRPr="00172015">
        <w:rPr>
          <w:color w:val="auto"/>
        </w:rPr>
        <w:t>prompt</w:t>
      </w:r>
      <w:r w:rsidR="00215371" w:rsidRPr="00172015">
        <w:rPr>
          <w:color w:val="auto"/>
        </w:rPr>
        <w:t xml:space="preserve"> the group auditor to obtain the</w:t>
      </w:r>
      <w:r w:rsidR="00E05F20" w:rsidRPr="00172015">
        <w:rPr>
          <w:color w:val="auto"/>
        </w:rPr>
        <w:t xml:space="preserve"> understand</w:t>
      </w:r>
      <w:r w:rsidR="00AE60F7" w:rsidRPr="00172015">
        <w:rPr>
          <w:color w:val="auto"/>
        </w:rPr>
        <w:t>ing</w:t>
      </w:r>
      <w:r w:rsidR="00215371" w:rsidRPr="00172015">
        <w:rPr>
          <w:color w:val="auto"/>
        </w:rPr>
        <w:t xml:space="preserve"> of the information system</w:t>
      </w:r>
      <w:r w:rsidR="00E05F20" w:rsidRPr="00172015">
        <w:rPr>
          <w:color w:val="auto"/>
        </w:rPr>
        <w:t xml:space="preserve"> required by ISA 315 (Revised 2019) will </w:t>
      </w:r>
      <w:r w:rsidR="00AE60F7" w:rsidRPr="00172015">
        <w:rPr>
          <w:color w:val="auto"/>
        </w:rPr>
        <w:t xml:space="preserve">be included </w:t>
      </w:r>
      <w:r w:rsidR="00E05F20" w:rsidRPr="00172015">
        <w:rPr>
          <w:color w:val="auto"/>
        </w:rPr>
        <w:t>in the following instances:</w:t>
      </w:r>
    </w:p>
    <w:p w14:paraId="726266A9" w14:textId="1C5A835C" w:rsidR="00E05F20" w:rsidRPr="002E09DA" w:rsidRDefault="00E05F20" w:rsidP="009A0F9A">
      <w:pPr>
        <w:pStyle w:val="ListParagraph"/>
        <w:numPr>
          <w:ilvl w:val="0"/>
          <w:numId w:val="57"/>
        </w:numPr>
        <w:jc w:val="both"/>
        <w:rPr>
          <w:color w:val="auto"/>
          <w:lang w:val="en-US"/>
        </w:rPr>
      </w:pPr>
      <w:r w:rsidRPr="002E09DA">
        <w:rPr>
          <w:color w:val="auto"/>
        </w:rPr>
        <w:t xml:space="preserve">Users selected on 10.50G that the </w:t>
      </w:r>
      <w:r w:rsidRPr="002E09DA">
        <w:rPr>
          <w:color w:val="auto"/>
          <w:lang w:val="en-US"/>
        </w:rPr>
        <w:t xml:space="preserve">COTABD </w:t>
      </w:r>
      <w:r w:rsidR="00B467A8">
        <w:rPr>
          <w:color w:val="auto"/>
          <w:lang w:val="en-US"/>
        </w:rPr>
        <w:t xml:space="preserve">is a </w:t>
      </w:r>
      <w:r w:rsidR="00B467A8">
        <w:t>“Consolidation balance only”</w:t>
      </w:r>
      <w:r w:rsidR="00E4335E">
        <w:rPr>
          <w:color w:val="auto"/>
        </w:rPr>
        <w:t>, or</w:t>
      </w:r>
    </w:p>
    <w:p w14:paraId="54C0A37F" w14:textId="69651BCE" w:rsidR="00AE60F7" w:rsidRPr="0012305D" w:rsidRDefault="00E05F20" w:rsidP="009A0F9A">
      <w:pPr>
        <w:pStyle w:val="ListParagraph"/>
        <w:numPr>
          <w:ilvl w:val="0"/>
          <w:numId w:val="57"/>
        </w:numPr>
        <w:jc w:val="both"/>
        <w:rPr>
          <w:color w:val="auto"/>
          <w:lang w:val="en-US"/>
        </w:rPr>
      </w:pPr>
      <w:r w:rsidRPr="002E09DA">
        <w:rPr>
          <w:color w:val="auto"/>
        </w:rPr>
        <w:t>Users selected on 10.50G that the centralised activities and common controls relate to the specific COTABD.</w:t>
      </w:r>
    </w:p>
    <w:p w14:paraId="1E5E0DFB" w14:textId="77777777" w:rsidR="0012305D" w:rsidRPr="0012305D" w:rsidRDefault="0012305D" w:rsidP="0012305D">
      <w:pPr>
        <w:rPr>
          <w:lang w:val="en-US"/>
        </w:rPr>
      </w:pPr>
    </w:p>
    <w:p w14:paraId="72BADC27" w14:textId="77777777" w:rsidR="0012305D" w:rsidRPr="0012305D" w:rsidRDefault="0012305D" w:rsidP="0012305D">
      <w:pPr>
        <w:rPr>
          <w:lang w:val="en-US"/>
        </w:rPr>
      </w:pPr>
    </w:p>
    <w:p w14:paraId="694EABE1" w14:textId="77777777" w:rsidR="0012305D" w:rsidRPr="0012305D" w:rsidRDefault="0012305D" w:rsidP="0012305D">
      <w:pPr>
        <w:rPr>
          <w:lang w:val="en-US"/>
        </w:rPr>
      </w:pPr>
    </w:p>
    <w:p w14:paraId="4298CA40" w14:textId="77777777" w:rsidR="0012305D" w:rsidRPr="0012305D" w:rsidRDefault="0012305D" w:rsidP="0012305D">
      <w:pPr>
        <w:rPr>
          <w:lang w:val="en-US"/>
        </w:rPr>
      </w:pPr>
    </w:p>
    <w:p w14:paraId="114FEAF9" w14:textId="77777777" w:rsidR="0012305D" w:rsidRPr="0012305D" w:rsidRDefault="0012305D" w:rsidP="0012305D">
      <w:pPr>
        <w:rPr>
          <w:lang w:val="en-US"/>
        </w:rPr>
      </w:pPr>
    </w:p>
    <w:p w14:paraId="1950D0D7" w14:textId="77777777" w:rsidR="0012305D" w:rsidRPr="0012305D" w:rsidRDefault="0012305D" w:rsidP="0012305D">
      <w:pPr>
        <w:rPr>
          <w:lang w:val="en-US"/>
        </w:rPr>
      </w:pPr>
    </w:p>
    <w:p w14:paraId="607F079C" w14:textId="77777777" w:rsidR="0012305D" w:rsidRPr="0012305D" w:rsidRDefault="0012305D" w:rsidP="0012305D">
      <w:pPr>
        <w:rPr>
          <w:lang w:val="en-US"/>
        </w:rPr>
      </w:pPr>
    </w:p>
    <w:p w14:paraId="1CFB0232" w14:textId="77777777" w:rsidR="0012305D" w:rsidRPr="0012305D" w:rsidRDefault="0012305D" w:rsidP="0012305D">
      <w:pPr>
        <w:rPr>
          <w:lang w:val="en-US"/>
        </w:rPr>
      </w:pPr>
    </w:p>
    <w:p w14:paraId="01DC7268" w14:textId="77777777" w:rsidR="0012305D" w:rsidRPr="0012305D" w:rsidRDefault="0012305D" w:rsidP="0012305D">
      <w:pPr>
        <w:rPr>
          <w:lang w:val="en-US"/>
        </w:rPr>
      </w:pPr>
    </w:p>
    <w:p w14:paraId="6C6431C9" w14:textId="77777777" w:rsidR="0012305D" w:rsidRPr="0012305D" w:rsidRDefault="0012305D" w:rsidP="0012305D">
      <w:pPr>
        <w:rPr>
          <w:lang w:val="en-US"/>
        </w:rPr>
      </w:pPr>
    </w:p>
    <w:p w14:paraId="7FAFDBD2" w14:textId="77777777" w:rsidR="0012305D" w:rsidRPr="0012305D" w:rsidRDefault="0012305D" w:rsidP="0012305D">
      <w:pPr>
        <w:rPr>
          <w:lang w:val="en-US"/>
        </w:rPr>
      </w:pPr>
    </w:p>
    <w:p w14:paraId="0DBCAB40" w14:textId="77777777" w:rsidR="0012305D" w:rsidRPr="0012305D" w:rsidRDefault="0012305D" w:rsidP="0012305D">
      <w:pPr>
        <w:rPr>
          <w:lang w:val="en-US"/>
        </w:rPr>
      </w:pPr>
    </w:p>
    <w:p w14:paraId="6D33CCFC" w14:textId="77777777" w:rsidR="0012305D" w:rsidRPr="0012305D" w:rsidRDefault="0012305D" w:rsidP="0012305D">
      <w:pPr>
        <w:rPr>
          <w:lang w:val="en-US"/>
        </w:rPr>
      </w:pPr>
    </w:p>
    <w:p w14:paraId="33388CEB" w14:textId="77777777" w:rsidR="0012305D" w:rsidRPr="0012305D" w:rsidRDefault="0012305D" w:rsidP="0012305D">
      <w:pPr>
        <w:rPr>
          <w:lang w:val="en-US"/>
        </w:rPr>
      </w:pPr>
    </w:p>
    <w:p w14:paraId="0518AD3B" w14:textId="77777777" w:rsidR="0012305D" w:rsidRPr="0012305D" w:rsidRDefault="0012305D" w:rsidP="0012305D">
      <w:pPr>
        <w:rPr>
          <w:lang w:val="en-US"/>
        </w:rPr>
      </w:pPr>
    </w:p>
    <w:p w14:paraId="6D980A55" w14:textId="77777777" w:rsidR="0012305D" w:rsidRPr="0012305D" w:rsidRDefault="0012305D" w:rsidP="0012305D">
      <w:pPr>
        <w:rPr>
          <w:lang w:val="en-US"/>
        </w:rPr>
      </w:pPr>
    </w:p>
    <w:p w14:paraId="07DA7323" w14:textId="77777777" w:rsidR="0012305D" w:rsidRPr="0012305D" w:rsidRDefault="0012305D" w:rsidP="0012305D">
      <w:pPr>
        <w:rPr>
          <w:lang w:val="en-US"/>
        </w:rPr>
      </w:pPr>
    </w:p>
    <w:p w14:paraId="59D65420" w14:textId="77777777" w:rsidR="0012305D" w:rsidRPr="0012305D" w:rsidRDefault="0012305D" w:rsidP="0012305D">
      <w:pPr>
        <w:rPr>
          <w:lang w:val="en-US"/>
        </w:rPr>
      </w:pPr>
    </w:p>
    <w:p w14:paraId="029631C8" w14:textId="57008438" w:rsidR="0012305D" w:rsidRPr="0012305D" w:rsidRDefault="0012305D" w:rsidP="0012305D">
      <w:pPr>
        <w:tabs>
          <w:tab w:val="left" w:pos="3210"/>
        </w:tabs>
        <w:rPr>
          <w:lang w:val="en-US"/>
        </w:rPr>
      </w:pPr>
      <w:r>
        <w:rPr>
          <w:lang w:val="en-US"/>
        </w:rPr>
        <w:tab/>
      </w:r>
    </w:p>
    <w:p w14:paraId="173139D0" w14:textId="1BC36091" w:rsidR="00AE60F7" w:rsidRPr="002E09DA" w:rsidRDefault="00673075" w:rsidP="00AE60F7">
      <w:pPr>
        <w:pStyle w:val="ListParagraph"/>
        <w:ind w:left="360"/>
        <w:jc w:val="both"/>
        <w:rPr>
          <w:color w:val="auto"/>
          <w:lang w:val="en-US"/>
        </w:rPr>
      </w:pPr>
      <w:r>
        <w:rPr>
          <w:noProof/>
        </w:rPr>
        <w:lastRenderedPageBreak/>
        <w:drawing>
          <wp:inline distT="0" distB="0" distL="0" distR="0" wp14:anchorId="315C68C1" wp14:editId="5E1364C2">
            <wp:extent cx="5731510" cy="4091940"/>
            <wp:effectExtent l="0" t="0" r="2540" b="3810"/>
            <wp:docPr id="332614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14260" name="Picture 1" descr="A screenshot of a computer&#10;&#10;Description automatically generated"/>
                    <pic:cNvPicPr/>
                  </pic:nvPicPr>
                  <pic:blipFill>
                    <a:blip r:embed="rId52"/>
                    <a:stretch>
                      <a:fillRect/>
                    </a:stretch>
                  </pic:blipFill>
                  <pic:spPr>
                    <a:xfrm>
                      <a:off x="0" y="0"/>
                      <a:ext cx="5731510" cy="4091940"/>
                    </a:xfrm>
                    <a:prstGeom prst="rect">
                      <a:avLst/>
                    </a:prstGeom>
                  </pic:spPr>
                </pic:pic>
              </a:graphicData>
            </a:graphic>
          </wp:inline>
        </w:drawing>
      </w:r>
    </w:p>
    <w:p w14:paraId="1202829B" w14:textId="77777777" w:rsidR="005C5EC5" w:rsidRPr="002E09DA" w:rsidRDefault="005C5EC5" w:rsidP="00AE60F7">
      <w:pPr>
        <w:pStyle w:val="ListParagraph"/>
        <w:ind w:left="360"/>
        <w:jc w:val="both"/>
        <w:rPr>
          <w:color w:val="auto"/>
          <w:lang w:val="en-US"/>
        </w:rPr>
      </w:pPr>
    </w:p>
    <w:p w14:paraId="0D5A29D8" w14:textId="7F27B5A6" w:rsidR="00DC2119" w:rsidRDefault="007C59E3" w:rsidP="007B5EE6">
      <w:pPr>
        <w:ind w:firstLine="360"/>
        <w:jc w:val="both"/>
        <w:rPr>
          <w:color w:val="auto"/>
          <w:lang w:val="en-US"/>
        </w:rPr>
      </w:pPr>
      <w:r>
        <w:rPr>
          <w:color w:val="auto"/>
          <w:lang w:val="en-US"/>
        </w:rPr>
        <w:tab/>
      </w:r>
      <w:r w:rsidR="008B7C7B">
        <w:rPr>
          <w:color w:val="auto"/>
          <w:lang w:val="en-US"/>
        </w:rPr>
        <w:tab/>
      </w:r>
    </w:p>
    <w:p w14:paraId="16939C8C" w14:textId="77777777" w:rsidR="0073518A" w:rsidRDefault="00BC1593" w:rsidP="0073518A">
      <w:pPr>
        <w:ind w:left="360"/>
        <w:jc w:val="both"/>
        <w:rPr>
          <w:color w:val="auto"/>
        </w:rPr>
      </w:pPr>
      <w:r>
        <w:rPr>
          <w:color w:val="auto"/>
          <w:lang w:val="en-US"/>
        </w:rPr>
        <w:t xml:space="preserve">Take note that </w:t>
      </w:r>
      <w:r w:rsidR="00EA7C2D">
        <w:rPr>
          <w:color w:val="auto"/>
        </w:rPr>
        <w:t xml:space="preserve">the </w:t>
      </w:r>
      <w:r>
        <w:rPr>
          <w:color w:val="auto"/>
        </w:rPr>
        <w:t xml:space="preserve">inclusion of the </w:t>
      </w:r>
      <w:r w:rsidR="00EA7C2D">
        <w:rPr>
          <w:color w:val="auto"/>
        </w:rPr>
        <w:t xml:space="preserve">above </w:t>
      </w:r>
      <w:r w:rsidR="0032424A">
        <w:rPr>
          <w:color w:val="auto"/>
        </w:rPr>
        <w:t>content</w:t>
      </w:r>
      <w:r w:rsidR="00EA7C2D" w:rsidRPr="00EA7C2D">
        <w:rPr>
          <w:color w:val="auto"/>
        </w:rPr>
        <w:t xml:space="preserve"> </w:t>
      </w:r>
      <w:r>
        <w:rPr>
          <w:color w:val="auto"/>
        </w:rPr>
        <w:t xml:space="preserve">is </w:t>
      </w:r>
      <w:r w:rsidR="00EA7C2D" w:rsidRPr="00EA7C2D">
        <w:rPr>
          <w:color w:val="auto"/>
        </w:rPr>
        <w:t xml:space="preserve">based on </w:t>
      </w:r>
      <w:r>
        <w:rPr>
          <w:color w:val="auto"/>
        </w:rPr>
        <w:t xml:space="preserve">the selection </w:t>
      </w:r>
      <w:r w:rsidR="0032424A">
        <w:rPr>
          <w:color w:val="auto"/>
        </w:rPr>
        <w:t>‘</w:t>
      </w:r>
      <w:r w:rsidR="00EA7C2D" w:rsidRPr="00EA7C2D">
        <w:rPr>
          <w:color w:val="auto"/>
        </w:rPr>
        <w:t>Centralised</w:t>
      </w:r>
      <w:r w:rsidR="007B5EE6">
        <w:rPr>
          <w:color w:val="auto"/>
        </w:rPr>
        <w:t xml:space="preserve"> </w:t>
      </w:r>
      <w:r w:rsidR="00EA7C2D" w:rsidRPr="00EA7C2D">
        <w:rPr>
          <w:color w:val="auto"/>
        </w:rPr>
        <w:t>activities</w:t>
      </w:r>
      <w:r w:rsidR="0032424A">
        <w:rPr>
          <w:color w:val="auto"/>
        </w:rPr>
        <w:t>’</w:t>
      </w:r>
      <w:r w:rsidR="00EA7C2D" w:rsidRPr="00EA7C2D">
        <w:rPr>
          <w:color w:val="auto"/>
        </w:rPr>
        <w:t xml:space="preserve">, or </w:t>
      </w:r>
      <w:r w:rsidR="0032424A">
        <w:rPr>
          <w:color w:val="auto"/>
        </w:rPr>
        <w:t>‘</w:t>
      </w:r>
      <w:r w:rsidR="00EA7C2D" w:rsidRPr="00EA7C2D">
        <w:rPr>
          <w:color w:val="auto"/>
        </w:rPr>
        <w:t xml:space="preserve">Common </w:t>
      </w:r>
      <w:r w:rsidR="00DA120E">
        <w:rPr>
          <w:color w:val="auto"/>
        </w:rPr>
        <w:t>c</w:t>
      </w:r>
      <w:r w:rsidR="0032424A">
        <w:rPr>
          <w:color w:val="auto"/>
        </w:rPr>
        <w:t xml:space="preserve">ontrols’ </w:t>
      </w:r>
      <w:r w:rsidR="00DA120E">
        <w:rPr>
          <w:color w:val="auto"/>
        </w:rPr>
        <w:t xml:space="preserve">in 10.50G </w:t>
      </w:r>
      <w:r w:rsidR="00EA7C2D" w:rsidRPr="00EA7C2D">
        <w:rPr>
          <w:color w:val="auto"/>
        </w:rPr>
        <w:t xml:space="preserve">and </w:t>
      </w:r>
      <w:r w:rsidR="003A26EC">
        <w:rPr>
          <w:color w:val="auto"/>
        </w:rPr>
        <w:t>not</w:t>
      </w:r>
      <w:r w:rsidR="00EA7C2D" w:rsidRPr="00EA7C2D">
        <w:rPr>
          <w:color w:val="auto"/>
        </w:rPr>
        <w:t xml:space="preserve"> </w:t>
      </w:r>
      <w:proofErr w:type="gramStart"/>
      <w:r w:rsidR="00EA7C2D" w:rsidRPr="00EA7C2D">
        <w:rPr>
          <w:color w:val="auto"/>
        </w:rPr>
        <w:t>‘ Plan</w:t>
      </w:r>
      <w:proofErr w:type="gramEnd"/>
      <w:r w:rsidR="00EA7C2D" w:rsidRPr="00EA7C2D">
        <w:rPr>
          <w:color w:val="auto"/>
        </w:rPr>
        <w:t xml:space="preserve"> to perform centrally’</w:t>
      </w:r>
      <w:r w:rsidR="00DA120E">
        <w:rPr>
          <w:color w:val="auto"/>
        </w:rPr>
        <w:t xml:space="preserve"> in 10.50G, which is the basis of the inclusion of questions in 10.50 and 10.51.  The reason for this ‘different’ treatment </w:t>
      </w:r>
      <w:r w:rsidR="00EA7C2D" w:rsidRPr="00EA7C2D">
        <w:rPr>
          <w:color w:val="auto"/>
        </w:rPr>
        <w:t>is that ISA 600 (Revised) par 30 (c)(i) &amp; (ii) requires the</w:t>
      </w:r>
      <w:r w:rsidR="003A26EC">
        <w:rPr>
          <w:color w:val="auto"/>
        </w:rPr>
        <w:t xml:space="preserve"> </w:t>
      </w:r>
      <w:r w:rsidR="00EA7C2D" w:rsidRPr="00EA7C2D">
        <w:rPr>
          <w:color w:val="auto"/>
        </w:rPr>
        <w:t xml:space="preserve">group auditor </w:t>
      </w:r>
      <w:r w:rsidR="00EA6663">
        <w:rPr>
          <w:color w:val="auto"/>
        </w:rPr>
        <w:t xml:space="preserve">to </w:t>
      </w:r>
      <w:r w:rsidR="00EA7C2D" w:rsidRPr="00EA7C2D">
        <w:rPr>
          <w:color w:val="auto"/>
        </w:rPr>
        <w:t xml:space="preserve">take responsibility for obtaining an understanding of the group’s system of </w:t>
      </w:r>
      <w:r w:rsidR="009C7D3C">
        <w:rPr>
          <w:color w:val="auto"/>
        </w:rPr>
        <w:t>i</w:t>
      </w:r>
      <w:r w:rsidR="00EA7C2D" w:rsidRPr="00EA7C2D">
        <w:rPr>
          <w:color w:val="auto"/>
        </w:rPr>
        <w:t xml:space="preserve">nternal control related to nature and extent of common controls and </w:t>
      </w:r>
      <w:r w:rsidR="007C058F">
        <w:rPr>
          <w:color w:val="auto"/>
        </w:rPr>
        <w:t xml:space="preserve">group </w:t>
      </w:r>
      <w:r w:rsidR="00EA7C2D" w:rsidRPr="00EA7C2D">
        <w:rPr>
          <w:color w:val="auto"/>
        </w:rPr>
        <w:t xml:space="preserve">centralised activities. </w:t>
      </w:r>
      <w:r w:rsidR="0032424A">
        <w:rPr>
          <w:color w:val="auto"/>
        </w:rPr>
        <w:t xml:space="preserve">  </w:t>
      </w:r>
      <w:r w:rsidR="003A26EC">
        <w:rPr>
          <w:color w:val="auto"/>
        </w:rPr>
        <w:t xml:space="preserve">It is expected that the group auditor will obtain the understanding since the </w:t>
      </w:r>
      <w:r w:rsidR="005F1DA7">
        <w:rPr>
          <w:color w:val="auto"/>
        </w:rPr>
        <w:t>common controls and centralised activities is</w:t>
      </w:r>
      <w:r w:rsidR="007C058F">
        <w:rPr>
          <w:color w:val="auto"/>
        </w:rPr>
        <w:t xml:space="preserve"> </w:t>
      </w:r>
      <w:r w:rsidR="007B5EE6">
        <w:rPr>
          <w:color w:val="auto"/>
        </w:rPr>
        <w:t>established and managed by group management.</w:t>
      </w:r>
      <w:r w:rsidR="00A81E79">
        <w:rPr>
          <w:color w:val="auto"/>
        </w:rPr>
        <w:t xml:space="preserve">   The group auditor may elect to involve component auditors in obtaining the understanding, but it is not expected that component auditors will obtain the understanding</w:t>
      </w:r>
      <w:r w:rsidR="0067022B">
        <w:rPr>
          <w:color w:val="auto"/>
        </w:rPr>
        <w:t xml:space="preserve"> on their own.</w:t>
      </w:r>
    </w:p>
    <w:p w14:paraId="610E762F" w14:textId="77777777" w:rsidR="0073518A" w:rsidRDefault="0073518A" w:rsidP="0073518A">
      <w:pPr>
        <w:ind w:left="360"/>
        <w:jc w:val="both"/>
        <w:rPr>
          <w:color w:val="auto"/>
          <w:lang w:val="en-US"/>
        </w:rPr>
      </w:pPr>
    </w:p>
    <w:p w14:paraId="0704EBD6" w14:textId="65A56EAC" w:rsidR="00AE60F7" w:rsidRPr="0073518A" w:rsidRDefault="00AE60F7" w:rsidP="009A0F9A">
      <w:pPr>
        <w:pStyle w:val="ListParagraph"/>
        <w:numPr>
          <w:ilvl w:val="0"/>
          <w:numId w:val="58"/>
        </w:numPr>
        <w:jc w:val="both"/>
        <w:rPr>
          <w:color w:val="auto"/>
          <w:lang w:val="en-US"/>
        </w:rPr>
      </w:pPr>
      <w:r>
        <w:t>For</w:t>
      </w:r>
      <w:r w:rsidR="002026EA">
        <w:t xml:space="preserve"> the other</w:t>
      </w:r>
      <w:r>
        <w:t xml:space="preserve"> SCOTABD sections</w:t>
      </w:r>
      <w:r w:rsidR="002026EA">
        <w:t xml:space="preserve">, the </w:t>
      </w:r>
      <w:r w:rsidR="004D179C">
        <w:t>group auditor will be prompted to c</w:t>
      </w:r>
      <w:r w:rsidR="004D179C" w:rsidRPr="004D179C">
        <w:t>ommunicate to component auditors their responsibility to obtain an understanding</w:t>
      </w:r>
      <w:r w:rsidR="004D179C">
        <w:t>.</w:t>
      </w:r>
    </w:p>
    <w:p w14:paraId="25F18BBA" w14:textId="77777777" w:rsidR="005C5EC5" w:rsidRDefault="005C5EC5" w:rsidP="005C5EC5">
      <w:pPr>
        <w:pStyle w:val="ListParagraph"/>
        <w:ind w:left="1080"/>
        <w:jc w:val="both"/>
      </w:pPr>
    </w:p>
    <w:p w14:paraId="4C1985A9" w14:textId="0488FAEC" w:rsidR="000F38F6" w:rsidRDefault="000F38F6" w:rsidP="00673075">
      <w:pPr>
        <w:ind w:firstLine="426"/>
        <w:jc w:val="both"/>
      </w:pPr>
      <w:r>
        <w:rPr>
          <w:noProof/>
        </w:rPr>
        <w:lastRenderedPageBreak/>
        <w:drawing>
          <wp:inline distT="0" distB="0" distL="0" distR="0" wp14:anchorId="160EED54" wp14:editId="2ED06D57">
            <wp:extent cx="5731510" cy="2747010"/>
            <wp:effectExtent l="0" t="0" r="2540" b="0"/>
            <wp:docPr id="1219857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57829" name="Picture 1" descr="A screenshot of a computer&#10;&#10;Description automatically generated"/>
                    <pic:cNvPicPr/>
                  </pic:nvPicPr>
                  <pic:blipFill>
                    <a:blip r:embed="rId53"/>
                    <a:stretch>
                      <a:fillRect/>
                    </a:stretch>
                  </pic:blipFill>
                  <pic:spPr>
                    <a:xfrm>
                      <a:off x="0" y="0"/>
                      <a:ext cx="5731510" cy="2747010"/>
                    </a:xfrm>
                    <a:prstGeom prst="rect">
                      <a:avLst/>
                    </a:prstGeom>
                  </pic:spPr>
                </pic:pic>
              </a:graphicData>
            </a:graphic>
          </wp:inline>
        </w:drawing>
      </w:r>
    </w:p>
    <w:p w14:paraId="55DCC44E" w14:textId="78F685B3" w:rsidR="00ED10AA" w:rsidRPr="00792DFB" w:rsidRDefault="0083105E" w:rsidP="007B5A32">
      <w:pPr>
        <w:pStyle w:val="Heading3"/>
      </w:pPr>
      <w:bookmarkStart w:id="80" w:name="_Toc168978245"/>
      <w:bookmarkStart w:id="81" w:name="_Ref168982182"/>
      <w:bookmarkStart w:id="82" w:name="_Ref167711298"/>
      <w:r w:rsidRPr="00792DFB">
        <w:t xml:space="preserve">NEW </w:t>
      </w:r>
      <w:r w:rsidR="001F5983" w:rsidRPr="00792DFB">
        <w:t>Further audit work at component level</w:t>
      </w:r>
      <w:bookmarkEnd w:id="80"/>
      <w:bookmarkEnd w:id="81"/>
      <w:r w:rsidR="001F5983" w:rsidRPr="00792DFB">
        <w:t xml:space="preserve"> </w:t>
      </w:r>
      <w:bookmarkEnd w:id="82"/>
    </w:p>
    <w:p w14:paraId="0F42D1DE" w14:textId="77777777" w:rsidR="001F17D5" w:rsidRDefault="001F17D5" w:rsidP="001F17D5">
      <w:pPr>
        <w:rPr>
          <w:lang w:val="en-US"/>
        </w:rPr>
      </w:pPr>
    </w:p>
    <w:p w14:paraId="0B752467" w14:textId="77777777" w:rsidR="001F17D5" w:rsidRDefault="001F17D5" w:rsidP="001F17D5">
      <w:pPr>
        <w:spacing w:after="160" w:line="278" w:lineRule="auto"/>
        <w:jc w:val="both"/>
      </w:pPr>
      <w:r w:rsidRPr="0094476D">
        <w:t>In 12.20</w:t>
      </w:r>
      <w:r>
        <w:t xml:space="preserve"> Audit plan and strategy</w:t>
      </w:r>
      <w:r w:rsidRPr="0094476D">
        <w:t xml:space="preserve"> the auditor is required to formulate an audit plan for each SCOTABD and material COTABD without an inherent risk.  Probe Audit requires the auditor</w:t>
      </w:r>
      <w:r>
        <w:t>, including the group auditor,</w:t>
      </w:r>
      <w:r w:rsidRPr="0094476D">
        <w:t xml:space="preserve"> to select and test at least one assertion for material COTABD for which no inherent risk has been identified.</w:t>
      </w:r>
      <w:r>
        <w:t xml:space="preserve"> </w:t>
      </w:r>
      <w:r w:rsidRPr="00C12219">
        <w:t>(ISA 600 (Revised) par 22)</w:t>
      </w:r>
      <w:r>
        <w:t xml:space="preserve">. </w:t>
      </w:r>
    </w:p>
    <w:p w14:paraId="1A75AE2D" w14:textId="1CEF4B39" w:rsidR="00C87DAE" w:rsidRDefault="001F17D5" w:rsidP="00C87DAE">
      <w:pPr>
        <w:spacing w:after="160" w:line="278" w:lineRule="auto"/>
        <w:jc w:val="both"/>
      </w:pPr>
      <w:r>
        <w:t>For each SCOTABD and material COTABD on 12.20 Audit plan and strategy</w:t>
      </w:r>
      <w:r w:rsidRPr="0094476D">
        <w:t xml:space="preserve"> </w:t>
      </w:r>
      <w:r>
        <w:t xml:space="preserve">the group auditor will be prompted to complete 12.20G (New) </w:t>
      </w:r>
      <w:r w:rsidRPr="00D14CE0">
        <w:t>Further audit work at component level</w:t>
      </w:r>
      <w:r>
        <w:t xml:space="preserve"> to </w:t>
      </w:r>
      <w:r w:rsidRPr="00C12219">
        <w:t xml:space="preserve">determine at </w:t>
      </w:r>
      <w:r>
        <w:t xml:space="preserve">which level the audit work will be performed.  </w:t>
      </w:r>
      <w:r w:rsidRPr="00C12219">
        <w:t xml:space="preserve"> </w:t>
      </w:r>
      <w:r w:rsidR="00C87DAE">
        <w:t xml:space="preserve"> </w:t>
      </w:r>
    </w:p>
    <w:p w14:paraId="421AC4FF" w14:textId="1CF9961A" w:rsidR="00673075" w:rsidRDefault="002E1D34" w:rsidP="00C87DAE">
      <w:pPr>
        <w:spacing w:after="160" w:line="278" w:lineRule="auto"/>
        <w:jc w:val="both"/>
      </w:pPr>
      <w:r>
        <w:rPr>
          <w:noProof/>
        </w:rPr>
        <w:drawing>
          <wp:inline distT="0" distB="0" distL="0" distR="0" wp14:anchorId="2E0018DF" wp14:editId="604D413A">
            <wp:extent cx="4518660" cy="2990746"/>
            <wp:effectExtent l="0" t="0" r="0" b="635"/>
            <wp:docPr id="8355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17514" name=""/>
                    <pic:cNvPicPr/>
                  </pic:nvPicPr>
                  <pic:blipFill>
                    <a:blip r:embed="rId54"/>
                    <a:stretch>
                      <a:fillRect/>
                    </a:stretch>
                  </pic:blipFill>
                  <pic:spPr>
                    <a:xfrm>
                      <a:off x="0" y="0"/>
                      <a:ext cx="4525549" cy="2995306"/>
                    </a:xfrm>
                    <a:prstGeom prst="rect">
                      <a:avLst/>
                    </a:prstGeom>
                  </pic:spPr>
                </pic:pic>
              </a:graphicData>
            </a:graphic>
          </wp:inline>
        </w:drawing>
      </w:r>
    </w:p>
    <w:p w14:paraId="734B42B2" w14:textId="2F0CF287" w:rsidR="00327FDB" w:rsidRDefault="00327FDB" w:rsidP="00C87DAE">
      <w:pPr>
        <w:spacing w:after="160" w:line="278" w:lineRule="auto"/>
        <w:jc w:val="both"/>
      </w:pPr>
      <w:r w:rsidRPr="00C87DAE">
        <w:rPr>
          <w:lang w:val="en-US"/>
        </w:rPr>
        <w:t xml:space="preserve">12.20G (New) </w:t>
      </w:r>
      <w:r w:rsidRPr="00D14CE0">
        <w:t>Further audit work at component level</w:t>
      </w:r>
      <w:r>
        <w:t>, is deemed an</w:t>
      </w:r>
      <w:r w:rsidRPr="00C87DAE">
        <w:rPr>
          <w:lang w:val="en-US"/>
        </w:rPr>
        <w:t xml:space="preserve"> </w:t>
      </w:r>
      <w:r w:rsidRPr="00D14CE0">
        <w:t xml:space="preserve">extension of 12.20 </w:t>
      </w:r>
      <w:r w:rsidRPr="00273464">
        <w:t>Audit plan and strategy.</w:t>
      </w:r>
      <w:r>
        <w:t xml:space="preserve">    The following actions will be performed:</w:t>
      </w:r>
    </w:p>
    <w:p w14:paraId="2C29E883" w14:textId="77777777" w:rsidR="00E6484A" w:rsidRDefault="00E6484A" w:rsidP="009A0F9A">
      <w:pPr>
        <w:pStyle w:val="ListParagraph"/>
        <w:numPr>
          <w:ilvl w:val="0"/>
          <w:numId w:val="44"/>
        </w:numPr>
        <w:spacing w:after="160" w:line="278" w:lineRule="auto"/>
        <w:jc w:val="both"/>
      </w:pPr>
      <w:r>
        <w:t>Level at which audit work will be performed</w:t>
      </w:r>
    </w:p>
    <w:p w14:paraId="52F2B5B2" w14:textId="6D7109DA" w:rsidR="00CF5567" w:rsidRDefault="00474EB9" w:rsidP="00CF5567">
      <w:pPr>
        <w:ind w:left="360"/>
        <w:rPr>
          <w:rFonts w:eastAsia="Switzer" w:cs="Times New Roman"/>
        </w:rPr>
      </w:pPr>
      <w:r>
        <w:lastRenderedPageBreak/>
        <w:t xml:space="preserve">For each SCOTABD and material COTABD </w:t>
      </w:r>
      <w:r w:rsidR="001F17D5">
        <w:t>u</w:t>
      </w:r>
      <w:r w:rsidR="00DD05E1">
        <w:t>sers</w:t>
      </w:r>
      <w:r w:rsidR="00ED10AA">
        <w:t xml:space="preserve"> will</w:t>
      </w:r>
      <w:r w:rsidR="009978F8">
        <w:t xml:space="preserve"> determine on 12.20G whether further audit work should be performed for each component identified </w:t>
      </w:r>
      <w:r w:rsidR="00E91F6E">
        <w:t xml:space="preserve">and added </w:t>
      </w:r>
      <w:r w:rsidR="009978F8">
        <w:t>on 11.20G</w:t>
      </w:r>
      <w:r w:rsidR="00C87DAE">
        <w:t>.  Users will</w:t>
      </w:r>
      <w:r w:rsidR="00ED10AA">
        <w:t xml:space="preserve"> select from </w:t>
      </w:r>
      <w:r w:rsidR="00CF5567">
        <w:rPr>
          <w:rFonts w:eastAsia="Switzer" w:cs="Times New Roman"/>
        </w:rPr>
        <w:t>the following dropdown options:</w:t>
      </w:r>
    </w:p>
    <w:p w14:paraId="443156CA" w14:textId="77777777" w:rsidR="00CF5567" w:rsidRPr="007A56AA" w:rsidRDefault="00CF5567" w:rsidP="00CF5567">
      <w:pPr>
        <w:pStyle w:val="ListParagraph"/>
        <w:numPr>
          <w:ilvl w:val="0"/>
          <w:numId w:val="49"/>
        </w:numPr>
        <w:ind w:left="720"/>
        <w:rPr>
          <w:rFonts w:ascii="Switzer" w:eastAsia="Switzer" w:hAnsi="Switzer" w:cs="Times New Roman"/>
        </w:rPr>
      </w:pPr>
      <w:r w:rsidRPr="007A56AA">
        <w:rPr>
          <w:rFonts w:ascii="Switzer" w:eastAsia="Switzer" w:hAnsi="Switzer" w:cs="Times New Roman"/>
        </w:rPr>
        <w:t>Consolidation - Group auditor</w:t>
      </w:r>
    </w:p>
    <w:p w14:paraId="33DB5727" w14:textId="77777777" w:rsidR="00CF5567" w:rsidRDefault="00CF5567" w:rsidP="00CF5567">
      <w:pPr>
        <w:pStyle w:val="ListParagraph"/>
        <w:numPr>
          <w:ilvl w:val="0"/>
          <w:numId w:val="24"/>
        </w:numPr>
        <w:ind w:left="720"/>
        <w:rPr>
          <w:rFonts w:ascii="Switzer" w:eastAsia="Switzer" w:hAnsi="Switzer" w:cs="Times New Roman"/>
        </w:rPr>
      </w:pPr>
      <w:r w:rsidRPr="00B2585A">
        <w:rPr>
          <w:rFonts w:ascii="Switzer" w:eastAsia="Switzer" w:hAnsi="Switzer" w:cs="Times New Roman"/>
        </w:rPr>
        <w:t xml:space="preserve">Centrally - </w:t>
      </w:r>
      <w:r>
        <w:rPr>
          <w:rFonts w:ascii="Switzer" w:eastAsia="Switzer" w:hAnsi="Switzer" w:cs="Times New Roman"/>
        </w:rPr>
        <w:t>G</w:t>
      </w:r>
      <w:r w:rsidRPr="00B2585A">
        <w:rPr>
          <w:rFonts w:ascii="Switzer" w:eastAsia="Switzer" w:hAnsi="Switzer" w:cs="Times New Roman"/>
        </w:rPr>
        <w:t>roup auditor</w:t>
      </w:r>
    </w:p>
    <w:p w14:paraId="00AB4FDC" w14:textId="77777777" w:rsidR="00CF5567" w:rsidRDefault="00CF5567" w:rsidP="00CF5567">
      <w:pPr>
        <w:pStyle w:val="ListParagraph"/>
        <w:numPr>
          <w:ilvl w:val="0"/>
          <w:numId w:val="24"/>
        </w:numPr>
        <w:ind w:left="720"/>
        <w:rPr>
          <w:rFonts w:ascii="Switzer" w:eastAsia="Switzer" w:hAnsi="Switzer" w:cs="Times New Roman"/>
        </w:rPr>
      </w:pPr>
      <w:r w:rsidRPr="00B2585A">
        <w:rPr>
          <w:rFonts w:ascii="Switzer" w:eastAsia="Switzer" w:hAnsi="Switzer" w:cs="Times New Roman"/>
        </w:rPr>
        <w:t xml:space="preserve">Centrally - </w:t>
      </w:r>
      <w:r>
        <w:rPr>
          <w:rFonts w:ascii="Switzer" w:eastAsia="Switzer" w:hAnsi="Switzer" w:cs="Times New Roman"/>
        </w:rPr>
        <w:t>C</w:t>
      </w:r>
      <w:r w:rsidRPr="00B2585A">
        <w:rPr>
          <w:rFonts w:ascii="Switzer" w:eastAsia="Switzer" w:hAnsi="Switzer" w:cs="Times New Roman"/>
        </w:rPr>
        <w:t>omponent auditor with group auditor</w:t>
      </w:r>
    </w:p>
    <w:p w14:paraId="4723527C" w14:textId="5FECAC22" w:rsidR="00CF5567" w:rsidRDefault="00CF5567" w:rsidP="00CF5567">
      <w:pPr>
        <w:pStyle w:val="ListParagraph"/>
        <w:numPr>
          <w:ilvl w:val="0"/>
          <w:numId w:val="24"/>
        </w:numPr>
        <w:ind w:left="720"/>
        <w:rPr>
          <w:rFonts w:ascii="Switzer" w:eastAsia="Switzer" w:hAnsi="Switzer" w:cs="Times New Roman"/>
        </w:rPr>
      </w:pPr>
      <w:r w:rsidRPr="007A56AA">
        <w:rPr>
          <w:rFonts w:ascii="Switzer" w:eastAsia="Switzer" w:hAnsi="Switzer" w:cs="Times New Roman"/>
        </w:rPr>
        <w:t>At component level -Component auditor</w:t>
      </w:r>
    </w:p>
    <w:p w14:paraId="7E50918F" w14:textId="60E28765" w:rsidR="00CF5567" w:rsidRPr="007A56AA" w:rsidRDefault="00CF5567" w:rsidP="00CF5567">
      <w:pPr>
        <w:pStyle w:val="ListParagraph"/>
        <w:numPr>
          <w:ilvl w:val="0"/>
          <w:numId w:val="24"/>
        </w:numPr>
        <w:ind w:left="720"/>
        <w:rPr>
          <w:rFonts w:ascii="Switzer" w:eastAsia="Switzer" w:hAnsi="Switzer" w:cs="Times New Roman"/>
        </w:rPr>
      </w:pPr>
      <w:r>
        <w:rPr>
          <w:rFonts w:ascii="Switzer" w:eastAsia="Switzer" w:hAnsi="Switzer" w:cs="Times New Roman"/>
        </w:rPr>
        <w:t>No audit work required.</w:t>
      </w:r>
    </w:p>
    <w:p w14:paraId="69C760AF" w14:textId="77777777" w:rsidR="00CF5567" w:rsidRDefault="00CF5567" w:rsidP="00CF5567">
      <w:pPr>
        <w:spacing w:after="160" w:line="278" w:lineRule="auto"/>
        <w:ind w:left="360"/>
        <w:jc w:val="both"/>
      </w:pPr>
    </w:p>
    <w:p w14:paraId="55F4E68D" w14:textId="1EA63837" w:rsidR="002F0B5C" w:rsidRDefault="009E59C0" w:rsidP="00CF5567">
      <w:pPr>
        <w:spacing w:after="160" w:line="278" w:lineRule="auto"/>
        <w:ind w:left="360"/>
        <w:jc w:val="both"/>
      </w:pPr>
      <w:r>
        <w:t>D</w:t>
      </w:r>
      <w:r w:rsidR="009517A2">
        <w:t xml:space="preserve">uring </w:t>
      </w:r>
      <w:r>
        <w:t xml:space="preserve">preliminary planning and performing </w:t>
      </w:r>
      <w:r w:rsidR="009517A2">
        <w:t xml:space="preserve">risk assessment procedures, </w:t>
      </w:r>
      <w:r>
        <w:t>group auditor</w:t>
      </w:r>
      <w:r w:rsidR="00D338D2">
        <w:t>s</w:t>
      </w:r>
      <w:r>
        <w:t xml:space="preserve"> </w:t>
      </w:r>
      <w:r w:rsidR="00D338D2">
        <w:t>were</w:t>
      </w:r>
      <w:r>
        <w:t xml:space="preserve"> required on 10.50G to </w:t>
      </w:r>
      <w:r w:rsidR="00361241">
        <w:t xml:space="preserve">determine whether it is a “Consolidation balance only” and to </w:t>
      </w:r>
      <w:r>
        <w:t>make a preliminary determination whether they plan to</w:t>
      </w:r>
      <w:r w:rsidR="00025FEC">
        <w:t xml:space="preserve"> perform further audit work centrally</w:t>
      </w:r>
      <w:r>
        <w:t xml:space="preserve">.  </w:t>
      </w:r>
      <w:r w:rsidR="00797F21">
        <w:t>Th</w:t>
      </w:r>
      <w:r w:rsidR="00D338D2">
        <w:t>is</w:t>
      </w:r>
      <w:r w:rsidR="00797F21">
        <w:t xml:space="preserve"> </w:t>
      </w:r>
      <w:r w:rsidR="00D338D2">
        <w:t>selection</w:t>
      </w:r>
      <w:r w:rsidR="00797F21">
        <w:t xml:space="preserve"> made on 10.50G will be included in each section in 12.20G to be considered </w:t>
      </w:r>
      <w:r>
        <w:t xml:space="preserve">by the group auditor </w:t>
      </w:r>
      <w:r w:rsidR="00797F21">
        <w:t xml:space="preserve">when determining </w:t>
      </w:r>
      <w:r w:rsidR="00582FA8">
        <w:t>at which level further audit work should be performed.</w:t>
      </w:r>
      <w:r w:rsidR="00CD3105">
        <w:t xml:space="preserve">   </w:t>
      </w:r>
    </w:p>
    <w:p w14:paraId="0E712C58" w14:textId="69F28470" w:rsidR="00CD3105" w:rsidRDefault="00CD3105" w:rsidP="00C87DAE">
      <w:pPr>
        <w:pStyle w:val="ListParagraph"/>
        <w:spacing w:after="160" w:line="278" w:lineRule="auto"/>
        <w:ind w:left="360"/>
        <w:jc w:val="both"/>
      </w:pPr>
    </w:p>
    <w:p w14:paraId="3B910201" w14:textId="58DB40B0" w:rsidR="00076E2F" w:rsidRDefault="00076E2F" w:rsidP="00C87DAE">
      <w:pPr>
        <w:pStyle w:val="ListParagraph"/>
        <w:spacing w:after="160" w:line="278" w:lineRule="auto"/>
        <w:ind w:left="360"/>
        <w:jc w:val="both"/>
      </w:pPr>
      <w:r>
        <w:rPr>
          <w:noProof/>
        </w:rPr>
        <w:drawing>
          <wp:inline distT="0" distB="0" distL="0" distR="0" wp14:anchorId="6E4D8311" wp14:editId="1838B032">
            <wp:extent cx="5731510" cy="1638935"/>
            <wp:effectExtent l="0" t="0" r="2540" b="0"/>
            <wp:docPr id="911740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40590" name="Picture 1" descr="A screenshot of a computer&#10;&#10;Description automatically generated"/>
                    <pic:cNvPicPr/>
                  </pic:nvPicPr>
                  <pic:blipFill>
                    <a:blip r:embed="rId55"/>
                    <a:stretch>
                      <a:fillRect/>
                    </a:stretch>
                  </pic:blipFill>
                  <pic:spPr>
                    <a:xfrm>
                      <a:off x="0" y="0"/>
                      <a:ext cx="5731510" cy="1638935"/>
                    </a:xfrm>
                    <a:prstGeom prst="rect">
                      <a:avLst/>
                    </a:prstGeom>
                  </pic:spPr>
                </pic:pic>
              </a:graphicData>
            </a:graphic>
          </wp:inline>
        </w:drawing>
      </w:r>
    </w:p>
    <w:p w14:paraId="73C3D7C7" w14:textId="7AA024CF" w:rsidR="002F0B5C" w:rsidRDefault="002F0B5C" w:rsidP="00A9310E">
      <w:pPr>
        <w:pStyle w:val="ListParagraph"/>
        <w:spacing w:after="160" w:line="278" w:lineRule="auto"/>
        <w:ind w:left="360"/>
        <w:jc w:val="both"/>
      </w:pPr>
    </w:p>
    <w:p w14:paraId="282BD903" w14:textId="74494FDA" w:rsidR="00C87DAE" w:rsidRDefault="00C87DAE" w:rsidP="00C87DAE">
      <w:pPr>
        <w:pStyle w:val="ListParagraph"/>
        <w:spacing w:after="160" w:line="278" w:lineRule="auto"/>
        <w:ind w:left="360"/>
        <w:jc w:val="both"/>
      </w:pPr>
      <w:r>
        <w:t>For the extended user</w:t>
      </w:r>
      <w:r w:rsidR="002271C8">
        <w:t>s</w:t>
      </w:r>
      <w:r>
        <w:t>, group auditor</w:t>
      </w:r>
      <w:r w:rsidR="002271C8">
        <w:t>s</w:t>
      </w:r>
      <w:r>
        <w:t xml:space="preserve"> will be prompted to</w:t>
      </w:r>
      <w:r w:rsidR="0008461C">
        <w:t xml:space="preserve"> </w:t>
      </w:r>
      <w:r w:rsidR="000B5FAB">
        <w:t xml:space="preserve">consider the factors that may </w:t>
      </w:r>
      <w:r w:rsidR="0001724F">
        <w:t xml:space="preserve">influence the group auditor’s determination </w:t>
      </w:r>
      <w:r w:rsidR="000B5FAB">
        <w:t>at which components further audit work</w:t>
      </w:r>
      <w:r w:rsidR="0001724F">
        <w:t xml:space="preserve"> should be performed (ISA600 (Revised).A51).</w:t>
      </w:r>
      <w:r w:rsidR="000B5FAB">
        <w:t xml:space="preserve"> </w:t>
      </w:r>
    </w:p>
    <w:p w14:paraId="167CECC3" w14:textId="77777777" w:rsidR="00701FAC" w:rsidRDefault="00701FAC" w:rsidP="00C87DAE">
      <w:pPr>
        <w:pStyle w:val="ListParagraph"/>
        <w:spacing w:after="160" w:line="278" w:lineRule="auto"/>
        <w:ind w:left="360"/>
        <w:jc w:val="both"/>
      </w:pPr>
    </w:p>
    <w:p w14:paraId="19D35518" w14:textId="1516ACC4" w:rsidR="007402D3" w:rsidRDefault="00084AA3" w:rsidP="00C87DAE">
      <w:pPr>
        <w:pStyle w:val="ListParagraph"/>
        <w:spacing w:after="160" w:line="278" w:lineRule="auto"/>
        <w:ind w:left="360"/>
        <w:jc w:val="both"/>
      </w:pPr>
      <w:r>
        <w:rPr>
          <w:noProof/>
        </w:rPr>
        <w:drawing>
          <wp:inline distT="0" distB="0" distL="0" distR="0" wp14:anchorId="21EE9666" wp14:editId="16BC56FE">
            <wp:extent cx="5731510" cy="2307590"/>
            <wp:effectExtent l="0" t="0" r="2540" b="0"/>
            <wp:docPr id="964944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4275" name="Picture 1" descr="A screenshot of a computer&#10;&#10;Description automatically generated"/>
                    <pic:cNvPicPr/>
                  </pic:nvPicPr>
                  <pic:blipFill>
                    <a:blip r:embed="rId56"/>
                    <a:stretch>
                      <a:fillRect/>
                    </a:stretch>
                  </pic:blipFill>
                  <pic:spPr>
                    <a:xfrm>
                      <a:off x="0" y="0"/>
                      <a:ext cx="5731510" cy="2307590"/>
                    </a:xfrm>
                    <a:prstGeom prst="rect">
                      <a:avLst/>
                    </a:prstGeom>
                  </pic:spPr>
                </pic:pic>
              </a:graphicData>
            </a:graphic>
          </wp:inline>
        </w:drawing>
      </w:r>
    </w:p>
    <w:p w14:paraId="0FAAC9D5" w14:textId="7A2E433C" w:rsidR="00BF7706" w:rsidRPr="00813AD6" w:rsidRDefault="00BF7706" w:rsidP="00813AD6">
      <w:pPr>
        <w:ind w:left="360"/>
        <w:jc w:val="both"/>
        <w:rPr>
          <w:rFonts w:ascii="Switzer" w:eastAsia="Switzer" w:hAnsi="Switzer" w:cs="Times New Roman"/>
        </w:rPr>
      </w:pPr>
      <w:r>
        <w:rPr>
          <w:rFonts w:eastAsia="Switzer" w:cs="Times New Roman"/>
        </w:rPr>
        <w:t>F</w:t>
      </w:r>
      <w:r w:rsidRPr="00A86309">
        <w:rPr>
          <w:rFonts w:eastAsia="Switzer" w:cs="Times New Roman"/>
        </w:rPr>
        <w:t>or example</w:t>
      </w:r>
      <w:r>
        <w:rPr>
          <w:rFonts w:eastAsia="Switzer" w:cs="Times New Roman"/>
        </w:rPr>
        <w:t>,</w:t>
      </w:r>
      <w:r w:rsidRPr="00A86309">
        <w:rPr>
          <w:rFonts w:eastAsia="Switzer" w:cs="Times New Roman"/>
        </w:rPr>
        <w:t xml:space="preserve"> </w:t>
      </w:r>
      <w:r w:rsidR="00813AD6">
        <w:rPr>
          <w:rFonts w:eastAsia="Switzer" w:cs="Times New Roman"/>
        </w:rPr>
        <w:t xml:space="preserve">users are prompted to </w:t>
      </w:r>
      <w:r w:rsidR="00C84F59">
        <w:rPr>
          <w:rFonts w:eastAsia="Switzer" w:cs="Times New Roman"/>
        </w:rPr>
        <w:t>c</w:t>
      </w:r>
      <w:r>
        <w:t xml:space="preserve">onsideration whether the risk identified </w:t>
      </w:r>
      <w:r w:rsidR="00485CAD">
        <w:t xml:space="preserve">on the group financial </w:t>
      </w:r>
      <w:r w:rsidR="00572B8C">
        <w:t>statements</w:t>
      </w:r>
      <w:r w:rsidR="00485CAD">
        <w:t xml:space="preserve"> </w:t>
      </w:r>
      <w:r>
        <w:t>relates to a specific entity or business unit</w:t>
      </w:r>
      <w:r w:rsidR="00813AD6">
        <w:t xml:space="preserve">.  Users can </w:t>
      </w:r>
      <w:proofErr w:type="gramStart"/>
      <w:r w:rsidR="00813AD6">
        <w:t>refer back</w:t>
      </w:r>
      <w:proofErr w:type="gramEnd"/>
      <w:r w:rsidR="00813AD6">
        <w:t xml:space="preserve"> to </w:t>
      </w:r>
      <w:r w:rsidR="00C84F59">
        <w:t xml:space="preserve">11.60 </w:t>
      </w:r>
      <w:r w:rsidR="00813AD6">
        <w:t xml:space="preserve">Risk assessment at assertion level that provides information of whether the recorded risks relate to a specific entity or business unit.  </w:t>
      </w:r>
      <w:r w:rsidRPr="00813AD6">
        <w:rPr>
          <w:rFonts w:eastAsia="Switzer" w:cs="Times New Roman"/>
        </w:rPr>
        <w:t xml:space="preserve">In case of a material COTABD, </w:t>
      </w:r>
      <w:r w:rsidR="00512B92" w:rsidRPr="00813AD6">
        <w:rPr>
          <w:rFonts w:eastAsia="Switzer" w:cs="Times New Roman"/>
        </w:rPr>
        <w:t>this column</w:t>
      </w:r>
      <w:r w:rsidRPr="00813AD6">
        <w:rPr>
          <w:rFonts w:eastAsia="Switzer" w:cs="Times New Roman"/>
        </w:rPr>
        <w:t xml:space="preserve"> will be pre-populated with a “N/A” response.</w:t>
      </w:r>
    </w:p>
    <w:p w14:paraId="7667A24D" w14:textId="77777777" w:rsidR="00BF7706" w:rsidRDefault="00BF7706" w:rsidP="00BF7706">
      <w:pPr>
        <w:pStyle w:val="ListParagraph"/>
        <w:spacing w:after="160" w:line="278" w:lineRule="auto"/>
        <w:ind w:left="360"/>
        <w:jc w:val="both"/>
      </w:pPr>
    </w:p>
    <w:p w14:paraId="3394BFF0" w14:textId="1B1F3652" w:rsidR="00E6484A" w:rsidRDefault="007B3F8C" w:rsidP="009A0F9A">
      <w:pPr>
        <w:pStyle w:val="ListParagraph"/>
        <w:numPr>
          <w:ilvl w:val="0"/>
          <w:numId w:val="44"/>
        </w:numPr>
        <w:spacing w:after="160" w:line="278" w:lineRule="auto"/>
        <w:jc w:val="both"/>
      </w:pPr>
      <w:r>
        <w:t>Scope of work at components and resources</w:t>
      </w:r>
    </w:p>
    <w:p w14:paraId="7A02B982" w14:textId="211D6A85" w:rsidR="007B3F8C" w:rsidRDefault="007B3F8C" w:rsidP="007B3F8C">
      <w:pPr>
        <w:pStyle w:val="ListParagraph"/>
        <w:spacing w:after="160" w:line="278" w:lineRule="auto"/>
        <w:ind w:left="360"/>
        <w:jc w:val="both"/>
      </w:pPr>
    </w:p>
    <w:p w14:paraId="1E8B0231" w14:textId="0B843FBB" w:rsidR="002271C8" w:rsidRDefault="00AF341D" w:rsidP="002271C8">
      <w:pPr>
        <w:pStyle w:val="ListParagraph"/>
        <w:spacing w:after="160" w:line="278" w:lineRule="auto"/>
        <w:ind w:left="360"/>
        <w:jc w:val="both"/>
      </w:pPr>
      <w:r>
        <w:lastRenderedPageBreak/>
        <w:t xml:space="preserve">The components where further audit work is required to be performed by the component auditor, with or without the group auditor, will pull through to “Scope of work at components and resources”.  For each of these components, </w:t>
      </w:r>
      <w:r w:rsidR="00BD2955">
        <w:t xml:space="preserve">the group auditor determines and document </w:t>
      </w:r>
      <w:r>
        <w:t xml:space="preserve">the nature, timing and extent of audit work </w:t>
      </w:r>
      <w:r w:rsidR="00BD2955">
        <w:t>to</w:t>
      </w:r>
      <w:r>
        <w:t xml:space="preserve"> be performed.</w:t>
      </w:r>
    </w:p>
    <w:p w14:paraId="1E26ED45" w14:textId="77777777" w:rsidR="002271C8" w:rsidRDefault="002271C8" w:rsidP="007B3F8C">
      <w:pPr>
        <w:pStyle w:val="ListParagraph"/>
        <w:spacing w:after="160" w:line="278" w:lineRule="auto"/>
        <w:ind w:left="360"/>
        <w:jc w:val="both"/>
      </w:pPr>
    </w:p>
    <w:p w14:paraId="5D03718B" w14:textId="77777777" w:rsidR="00373815" w:rsidRDefault="002271C8" w:rsidP="001A3F2A">
      <w:pPr>
        <w:pStyle w:val="ListParagraph"/>
        <w:tabs>
          <w:tab w:val="left" w:pos="3544"/>
        </w:tabs>
        <w:spacing w:after="160" w:line="278" w:lineRule="auto"/>
        <w:ind w:left="360"/>
        <w:jc w:val="both"/>
      </w:pPr>
      <w:r>
        <w:t xml:space="preserve">For the extended users, </w:t>
      </w:r>
      <w:r w:rsidR="001A3F2A">
        <w:t xml:space="preserve">group auditors will be prompted to </w:t>
      </w:r>
    </w:p>
    <w:p w14:paraId="0430318A" w14:textId="77777777" w:rsidR="007E20C6" w:rsidRDefault="007E20C6" w:rsidP="009A0F9A">
      <w:pPr>
        <w:pStyle w:val="ListParagraph"/>
        <w:numPr>
          <w:ilvl w:val="1"/>
          <w:numId w:val="44"/>
        </w:numPr>
        <w:tabs>
          <w:tab w:val="left" w:pos="3544"/>
        </w:tabs>
        <w:spacing w:after="160" w:line="278" w:lineRule="auto"/>
        <w:jc w:val="both"/>
      </w:pPr>
      <w:r>
        <w:t xml:space="preserve">Consider the factors whether it is appropriate to perform further audit procedures on the entire financial information of the component (ISA 600 (Revised).A133).    </w:t>
      </w:r>
    </w:p>
    <w:p w14:paraId="600D85C6" w14:textId="022AA1AE" w:rsidR="00373815" w:rsidRDefault="00373815" w:rsidP="009A0F9A">
      <w:pPr>
        <w:pStyle w:val="ListParagraph"/>
        <w:numPr>
          <w:ilvl w:val="1"/>
          <w:numId w:val="44"/>
        </w:numPr>
        <w:tabs>
          <w:tab w:val="left" w:pos="3544"/>
        </w:tabs>
        <w:spacing w:after="160" w:line="278" w:lineRule="auto"/>
        <w:jc w:val="both"/>
      </w:pPr>
      <w:r>
        <w:t>D</w:t>
      </w:r>
      <w:r w:rsidR="001A3F2A">
        <w:t xml:space="preserve">etermine at which level the audit work should be performed at the component level. </w:t>
      </w:r>
      <w:r w:rsidR="00AB7350">
        <w:t xml:space="preserve">Users will select form entire financial information, one or more COTABD, and specific audit procedures.  </w:t>
      </w:r>
    </w:p>
    <w:p w14:paraId="68F4200E" w14:textId="253DAAC1" w:rsidR="007E20C6" w:rsidRDefault="007E20C6" w:rsidP="009A0F9A">
      <w:pPr>
        <w:pStyle w:val="ListParagraph"/>
        <w:numPr>
          <w:ilvl w:val="1"/>
          <w:numId w:val="44"/>
        </w:numPr>
        <w:tabs>
          <w:tab w:val="left" w:pos="3544"/>
        </w:tabs>
        <w:spacing w:after="160" w:line="278" w:lineRule="auto"/>
        <w:jc w:val="both"/>
      </w:pPr>
      <w:r>
        <w:t>Document detail of the component auditors.</w:t>
      </w:r>
    </w:p>
    <w:p w14:paraId="69176F2A" w14:textId="77777777" w:rsidR="00DF61D9" w:rsidRDefault="00DF61D9" w:rsidP="001A3F2A">
      <w:pPr>
        <w:pStyle w:val="ListParagraph"/>
        <w:tabs>
          <w:tab w:val="left" w:pos="3544"/>
        </w:tabs>
        <w:spacing w:after="160" w:line="278" w:lineRule="auto"/>
        <w:ind w:left="360"/>
        <w:jc w:val="both"/>
      </w:pPr>
    </w:p>
    <w:p w14:paraId="387C3CDD" w14:textId="49875D69" w:rsidR="00AB7350" w:rsidRDefault="00AB7350" w:rsidP="001A3F2A">
      <w:pPr>
        <w:pStyle w:val="ListParagraph"/>
        <w:tabs>
          <w:tab w:val="left" w:pos="3544"/>
        </w:tabs>
        <w:spacing w:after="160" w:line="278" w:lineRule="auto"/>
        <w:ind w:left="360"/>
        <w:jc w:val="both"/>
      </w:pPr>
      <w:r>
        <w:t>The extended users are also provided with a summary of the level of audit work per COTABD that is required to be performed per component.</w:t>
      </w:r>
    </w:p>
    <w:p w14:paraId="44FCE2E4" w14:textId="77777777" w:rsidR="00C06250" w:rsidRDefault="00C06250" w:rsidP="001A3F2A">
      <w:pPr>
        <w:pStyle w:val="ListParagraph"/>
        <w:tabs>
          <w:tab w:val="left" w:pos="3544"/>
        </w:tabs>
        <w:spacing w:after="160" w:line="278" w:lineRule="auto"/>
        <w:ind w:left="360"/>
        <w:jc w:val="both"/>
      </w:pPr>
    </w:p>
    <w:p w14:paraId="72C9E5D0" w14:textId="4FE811A8" w:rsidR="00C06250" w:rsidRDefault="000575F1" w:rsidP="001A3F2A">
      <w:pPr>
        <w:pStyle w:val="ListParagraph"/>
        <w:tabs>
          <w:tab w:val="left" w:pos="3544"/>
        </w:tabs>
        <w:spacing w:after="160" w:line="278" w:lineRule="auto"/>
        <w:ind w:left="360"/>
        <w:jc w:val="both"/>
      </w:pPr>
      <w:r>
        <w:rPr>
          <w:noProof/>
        </w:rPr>
        <w:drawing>
          <wp:inline distT="0" distB="0" distL="0" distR="0" wp14:anchorId="14FA3E37" wp14:editId="3B3205EF">
            <wp:extent cx="5546921" cy="1463040"/>
            <wp:effectExtent l="0" t="0" r="0" b="3810"/>
            <wp:docPr id="1090970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0085" name="Picture 1" descr="A screenshot of a computer&#10;&#10;Description automatically generated"/>
                    <pic:cNvPicPr/>
                  </pic:nvPicPr>
                  <pic:blipFill>
                    <a:blip r:embed="rId57"/>
                    <a:stretch>
                      <a:fillRect/>
                    </a:stretch>
                  </pic:blipFill>
                  <pic:spPr>
                    <a:xfrm>
                      <a:off x="0" y="0"/>
                      <a:ext cx="5550380" cy="1463952"/>
                    </a:xfrm>
                    <a:prstGeom prst="rect">
                      <a:avLst/>
                    </a:prstGeom>
                  </pic:spPr>
                </pic:pic>
              </a:graphicData>
            </a:graphic>
          </wp:inline>
        </w:drawing>
      </w:r>
    </w:p>
    <w:p w14:paraId="5A930C7F" w14:textId="0A889EE2" w:rsidR="00CF6CD6" w:rsidRPr="00CF6CD6" w:rsidRDefault="00344347" w:rsidP="007B5A32">
      <w:pPr>
        <w:pStyle w:val="Heading3"/>
      </w:pPr>
      <w:bookmarkStart w:id="83" w:name="_Ref168578054"/>
      <w:bookmarkStart w:id="84" w:name="_Ref168977530"/>
      <w:bookmarkStart w:id="85" w:name="_Toc168978246"/>
      <w:r>
        <w:t xml:space="preserve">Audit </w:t>
      </w:r>
      <w:bookmarkEnd w:id="83"/>
      <w:r w:rsidR="00B65A62">
        <w:t>plan and strategy</w:t>
      </w:r>
      <w:bookmarkEnd w:id="84"/>
      <w:bookmarkEnd w:id="85"/>
    </w:p>
    <w:p w14:paraId="5221BCFD" w14:textId="77777777" w:rsidR="00F970DA" w:rsidRDefault="006E530D" w:rsidP="00360812">
      <w:pPr>
        <w:pStyle w:val="NoSpacing"/>
      </w:pPr>
      <w:r>
        <w:t xml:space="preserve">Each COTABD now also include Group audit considerations and group audit procedures.   The selection </w:t>
      </w:r>
      <w:r w:rsidR="00562EF1">
        <w:t xml:space="preserve">of “Perform audit work at which level” </w:t>
      </w:r>
      <w:r>
        <w:t xml:space="preserve">in 12.20G (New) </w:t>
      </w:r>
      <w:r w:rsidRPr="00D14CE0">
        <w:t>Further audit work at component level</w:t>
      </w:r>
      <w:r>
        <w:t xml:space="preserve">, will pull through to 12.20 Audit Plan and strategy. </w:t>
      </w:r>
      <w:r w:rsidR="00F970DA">
        <w:t xml:space="preserve">  </w:t>
      </w:r>
    </w:p>
    <w:p w14:paraId="2C343D2D" w14:textId="77777777" w:rsidR="00F970DA" w:rsidRDefault="00F970DA" w:rsidP="00360812">
      <w:pPr>
        <w:pStyle w:val="NoSpacing"/>
      </w:pPr>
    </w:p>
    <w:p w14:paraId="24D8CB03" w14:textId="2050FCD2" w:rsidR="00360812" w:rsidRDefault="00360812" w:rsidP="00360812">
      <w:pPr>
        <w:pStyle w:val="NoSpacing"/>
      </w:pPr>
      <w:r>
        <w:t>Two new audit procedures are added, namely “Use of component auditors” and “Consolidation process”</w:t>
      </w:r>
      <w:r w:rsidR="00F970DA">
        <w:t>:</w:t>
      </w:r>
      <w:r>
        <w:t xml:space="preserve">  </w:t>
      </w:r>
    </w:p>
    <w:p w14:paraId="3D1A928E" w14:textId="77777777" w:rsidR="00562EF1" w:rsidRDefault="00562EF1" w:rsidP="00CF6CD6"/>
    <w:p w14:paraId="571C0F88" w14:textId="014D41CB" w:rsidR="006941CE" w:rsidRDefault="006E530D" w:rsidP="00F970DA">
      <w:pPr>
        <w:pStyle w:val="ListParagraph"/>
        <w:numPr>
          <w:ilvl w:val="0"/>
          <w:numId w:val="59"/>
        </w:numPr>
      </w:pPr>
      <w:r>
        <w:t>Use of component auditors</w:t>
      </w:r>
    </w:p>
    <w:p w14:paraId="79D4038E" w14:textId="77777777" w:rsidR="00F5554F" w:rsidRDefault="00F5554F" w:rsidP="00F5554F">
      <w:pPr>
        <w:pStyle w:val="ListParagraph"/>
        <w:ind w:left="360"/>
      </w:pPr>
    </w:p>
    <w:p w14:paraId="730AD75C" w14:textId="241A690E" w:rsidR="000630BB" w:rsidRDefault="0025334C" w:rsidP="009507C0">
      <w:r>
        <w:rPr>
          <w:rFonts w:ascii="Switzer" w:eastAsia="Switzer" w:hAnsi="Switzer" w:cs="Times New Roman"/>
        </w:rPr>
        <w:t xml:space="preserve">When users elected on 12.20G (New) Further audit work at components </w:t>
      </w:r>
      <w:r w:rsidR="009507C0" w:rsidRPr="000630BB">
        <w:rPr>
          <w:lang w:val="en-US"/>
        </w:rPr>
        <w:t xml:space="preserve">that component auditors will be used to perform further audit work, with or without the involvement of the group auditor, the new group auditor procedures “Use of component auditors” will be ticked in 12.20 Audit plan and strategy.   </w:t>
      </w:r>
    </w:p>
    <w:p w14:paraId="111DFCA0" w14:textId="77777777" w:rsidR="00765FEF" w:rsidRDefault="00765FEF" w:rsidP="00765FEF">
      <w:pPr>
        <w:pStyle w:val="ListParagraph"/>
        <w:spacing w:after="160" w:line="278" w:lineRule="auto"/>
        <w:ind w:left="360"/>
        <w:jc w:val="both"/>
      </w:pPr>
    </w:p>
    <w:p w14:paraId="008A783B" w14:textId="5FC4848D" w:rsidR="006E530D" w:rsidRDefault="006E530D" w:rsidP="00F970DA">
      <w:pPr>
        <w:pStyle w:val="ListParagraph"/>
        <w:numPr>
          <w:ilvl w:val="0"/>
          <w:numId w:val="59"/>
        </w:numPr>
        <w:spacing w:after="160" w:line="278" w:lineRule="auto"/>
        <w:jc w:val="both"/>
      </w:pPr>
      <w:r>
        <w:t>At component level (only)</w:t>
      </w:r>
    </w:p>
    <w:p w14:paraId="762136D5" w14:textId="04D0C3FA" w:rsidR="000B4EBC" w:rsidRPr="000B4EBC" w:rsidRDefault="000B4EBC" w:rsidP="001E20E6">
      <w:pPr>
        <w:pStyle w:val="NoSpacing"/>
      </w:pPr>
      <w:r w:rsidRPr="000B4EBC">
        <w:t xml:space="preserve">When users elected that audit work will only be done at component level, </w:t>
      </w:r>
      <w:r w:rsidR="00BF67BD">
        <w:t xml:space="preserve">“Required procedures” will not be </w:t>
      </w:r>
      <w:proofErr w:type="gramStart"/>
      <w:r w:rsidR="00BF67BD">
        <w:t>auto-ticked</w:t>
      </w:r>
      <w:proofErr w:type="gramEnd"/>
      <w:r w:rsidR="00BF67BD">
        <w:t>, “</w:t>
      </w:r>
      <w:r w:rsidRPr="000B4EBC">
        <w:t>Extended analytical review</w:t>
      </w:r>
      <w:r w:rsidR="00BF67BD">
        <w:t>”, “</w:t>
      </w:r>
      <w:r w:rsidRPr="000B4EBC">
        <w:t>Extended test of detail</w:t>
      </w:r>
      <w:r w:rsidR="00BF67BD">
        <w:t>” and “</w:t>
      </w:r>
      <w:r w:rsidRPr="000B4EBC">
        <w:t>Substantive sampling</w:t>
      </w:r>
      <w:r w:rsidR="00BF67BD">
        <w:t xml:space="preserve">” will not be available for selection.   </w:t>
      </w:r>
    </w:p>
    <w:p w14:paraId="78FA7186" w14:textId="3C5FD21B" w:rsidR="006766F2" w:rsidRDefault="006766F2" w:rsidP="001E20E6">
      <w:pPr>
        <w:pStyle w:val="NoSpacing"/>
      </w:pPr>
    </w:p>
    <w:p w14:paraId="1529F06C" w14:textId="77777777" w:rsidR="00765FEF" w:rsidRDefault="00765FEF" w:rsidP="001E20E6">
      <w:pPr>
        <w:pStyle w:val="NoSpacing"/>
      </w:pPr>
    </w:p>
    <w:p w14:paraId="57ACC98E" w14:textId="444DDB16" w:rsidR="004474AC" w:rsidRDefault="005269BA" w:rsidP="001E20E6">
      <w:pPr>
        <w:pStyle w:val="NoSpacing"/>
      </w:pPr>
      <w:r>
        <w:rPr>
          <w:noProof/>
        </w:rPr>
        <w:lastRenderedPageBreak/>
        <w:drawing>
          <wp:inline distT="0" distB="0" distL="0" distR="0" wp14:anchorId="79DAA6D1" wp14:editId="40A540A9">
            <wp:extent cx="5731510" cy="6049010"/>
            <wp:effectExtent l="0" t="0" r="2540" b="8890"/>
            <wp:docPr id="184226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62576" name=""/>
                    <pic:cNvPicPr/>
                  </pic:nvPicPr>
                  <pic:blipFill>
                    <a:blip r:embed="rId58"/>
                    <a:stretch>
                      <a:fillRect/>
                    </a:stretch>
                  </pic:blipFill>
                  <pic:spPr>
                    <a:xfrm>
                      <a:off x="0" y="0"/>
                      <a:ext cx="5731510" cy="6049010"/>
                    </a:xfrm>
                    <a:prstGeom prst="rect">
                      <a:avLst/>
                    </a:prstGeom>
                  </pic:spPr>
                </pic:pic>
              </a:graphicData>
            </a:graphic>
          </wp:inline>
        </w:drawing>
      </w:r>
    </w:p>
    <w:p w14:paraId="50B94098" w14:textId="77777777" w:rsidR="00537B93" w:rsidRDefault="00537B93" w:rsidP="001E20E6">
      <w:pPr>
        <w:pStyle w:val="NoSpacing"/>
      </w:pPr>
    </w:p>
    <w:p w14:paraId="09C02623" w14:textId="6716F0B9" w:rsidR="00A8223A" w:rsidRDefault="000B4EBC" w:rsidP="001E20E6">
      <w:pPr>
        <w:pStyle w:val="NoSpacing"/>
      </w:pPr>
      <w:r w:rsidRPr="000B4EBC">
        <w:t>The audit work for the relevant COTABD will be performed at component level.  The group auditor will not perform audit work, other than “Use of component auditors” and “Consolidation process” when an inherent risk related to the consolidation process for that COTABD has been raised.</w:t>
      </w:r>
    </w:p>
    <w:p w14:paraId="36F55046" w14:textId="77777777" w:rsidR="000B4EBC" w:rsidRDefault="000B4EBC" w:rsidP="001E20E6">
      <w:pPr>
        <w:pStyle w:val="NoSpacing"/>
      </w:pPr>
    </w:p>
    <w:p w14:paraId="3EADB5AC" w14:textId="34FF5065" w:rsidR="006E530D" w:rsidRPr="000B4EBC" w:rsidRDefault="006E530D" w:rsidP="009A0F9A">
      <w:pPr>
        <w:pStyle w:val="ListParagraph"/>
        <w:numPr>
          <w:ilvl w:val="0"/>
          <w:numId w:val="44"/>
        </w:numPr>
        <w:spacing w:after="160" w:line="278" w:lineRule="auto"/>
        <w:jc w:val="both"/>
      </w:pPr>
      <w:r>
        <w:t>Centrally or centrally with component auditors</w:t>
      </w:r>
    </w:p>
    <w:p w14:paraId="7C156F95" w14:textId="77777777" w:rsidR="000B4EBC" w:rsidRDefault="000B4EBC" w:rsidP="001E20E6">
      <w:pPr>
        <w:pStyle w:val="NoSpacing"/>
      </w:pPr>
      <w:r w:rsidRPr="000B4EBC">
        <w:t>Extended analytical review and the other audit procedures mentioned above will be available for selection when users elected “Centrally with component auditors” or “Component Auditors”. “</w:t>
      </w:r>
      <w:proofErr w:type="gramStart"/>
      <w:r w:rsidRPr="000B4EBC">
        <w:t>Required  procedures</w:t>
      </w:r>
      <w:proofErr w:type="gramEnd"/>
      <w:r w:rsidRPr="000B4EBC">
        <w:t xml:space="preserve">” will be </w:t>
      </w:r>
      <w:proofErr w:type="gramStart"/>
      <w:r w:rsidRPr="000B4EBC">
        <w:t>auto-ticked</w:t>
      </w:r>
      <w:proofErr w:type="gramEnd"/>
      <w:r w:rsidRPr="000B4EBC">
        <w:t xml:space="preserve"> as the group auditor will perform audit work, with or without the component auditors.</w:t>
      </w:r>
    </w:p>
    <w:p w14:paraId="47CE96C6" w14:textId="77777777" w:rsidR="004C0B76" w:rsidRDefault="004C0B76" w:rsidP="001E20E6">
      <w:pPr>
        <w:pStyle w:val="NoSpacing"/>
      </w:pPr>
    </w:p>
    <w:p w14:paraId="5620CE16" w14:textId="0F8E73FB" w:rsidR="00A8223A" w:rsidRPr="000B4EBC" w:rsidRDefault="001E0546" w:rsidP="001E20E6">
      <w:pPr>
        <w:pStyle w:val="NoSpacing"/>
      </w:pPr>
      <w:r w:rsidRPr="001E0546">
        <w:rPr>
          <w:noProof/>
        </w:rPr>
        <w:lastRenderedPageBreak/>
        <w:drawing>
          <wp:inline distT="0" distB="0" distL="0" distR="0" wp14:anchorId="67042080" wp14:editId="0FF3E437">
            <wp:extent cx="5731510" cy="5250815"/>
            <wp:effectExtent l="0" t="0" r="2540" b="6985"/>
            <wp:docPr id="214482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27175" name=""/>
                    <pic:cNvPicPr/>
                  </pic:nvPicPr>
                  <pic:blipFill>
                    <a:blip r:embed="rId59"/>
                    <a:stretch>
                      <a:fillRect/>
                    </a:stretch>
                  </pic:blipFill>
                  <pic:spPr>
                    <a:xfrm>
                      <a:off x="0" y="0"/>
                      <a:ext cx="5731510" cy="5250815"/>
                    </a:xfrm>
                    <a:prstGeom prst="rect">
                      <a:avLst/>
                    </a:prstGeom>
                  </pic:spPr>
                </pic:pic>
              </a:graphicData>
            </a:graphic>
          </wp:inline>
        </w:drawing>
      </w:r>
    </w:p>
    <w:p w14:paraId="61A8F254" w14:textId="71432A17" w:rsidR="00A8223A" w:rsidRDefault="00A8223A" w:rsidP="00A8223A">
      <w:pPr>
        <w:pStyle w:val="ListParagraph"/>
        <w:spacing w:after="160" w:line="278" w:lineRule="auto"/>
        <w:ind w:left="360"/>
        <w:jc w:val="both"/>
      </w:pPr>
    </w:p>
    <w:p w14:paraId="47E1FAEF" w14:textId="1233A0B5" w:rsidR="00692081" w:rsidRDefault="00692081" w:rsidP="009A0F9A">
      <w:pPr>
        <w:pStyle w:val="ListParagraph"/>
        <w:numPr>
          <w:ilvl w:val="0"/>
          <w:numId w:val="44"/>
        </w:numPr>
        <w:spacing w:after="160" w:line="278" w:lineRule="auto"/>
        <w:jc w:val="both"/>
      </w:pPr>
      <w:r>
        <w:t>Consolidation process</w:t>
      </w:r>
    </w:p>
    <w:p w14:paraId="0C90AE7A" w14:textId="2DC7AF1A" w:rsidR="00B0286C" w:rsidRDefault="00B0286C" w:rsidP="00B0286C">
      <w:pPr>
        <w:rPr>
          <w:rFonts w:ascii="Switzer" w:eastAsia="Switzer" w:hAnsi="Switzer" w:cs="Times New Roman"/>
        </w:rPr>
      </w:pPr>
      <w:r>
        <w:rPr>
          <w:rFonts w:ascii="Switzer" w:eastAsia="Switzer" w:hAnsi="Switzer" w:cs="Times New Roman"/>
        </w:rPr>
        <w:t xml:space="preserve">“Consolidation process” in the relevant section in 12.20 will be </w:t>
      </w:r>
      <w:proofErr w:type="gramStart"/>
      <w:r>
        <w:rPr>
          <w:rFonts w:ascii="Switzer" w:eastAsia="Switzer" w:hAnsi="Switzer" w:cs="Times New Roman"/>
        </w:rPr>
        <w:t>auto-ticked</w:t>
      </w:r>
      <w:proofErr w:type="gramEnd"/>
      <w:r>
        <w:rPr>
          <w:rFonts w:ascii="Switzer" w:eastAsia="Switzer" w:hAnsi="Switzer" w:cs="Times New Roman"/>
        </w:rPr>
        <w:t xml:space="preserve"> when the user selected “Consolidation process” in the </w:t>
      </w:r>
      <w:r w:rsidR="002E5BC6">
        <w:rPr>
          <w:rFonts w:ascii="Switzer" w:eastAsia="Switzer" w:hAnsi="Switzer" w:cs="Times New Roman"/>
        </w:rPr>
        <w:t>risk button</w:t>
      </w:r>
      <w:r>
        <w:rPr>
          <w:rFonts w:ascii="Switzer" w:eastAsia="Switzer" w:hAnsi="Switzer" w:cs="Times New Roman"/>
        </w:rPr>
        <w:t>.</w:t>
      </w:r>
    </w:p>
    <w:p w14:paraId="74C38E60" w14:textId="77777777" w:rsidR="00B0286C" w:rsidRDefault="00B0286C" w:rsidP="00B0286C">
      <w:pPr>
        <w:rPr>
          <w:rFonts w:ascii="Switzer" w:eastAsia="Switzer" w:hAnsi="Switzer" w:cs="Times New Roman"/>
        </w:rPr>
      </w:pPr>
    </w:p>
    <w:p w14:paraId="725F8847" w14:textId="3075BC5D" w:rsidR="0085143C" w:rsidRDefault="002046C1" w:rsidP="00B0286C">
      <w:pPr>
        <w:rPr>
          <w:rFonts w:ascii="Switzer" w:eastAsia="Switzer" w:hAnsi="Switzer" w:cs="Times New Roman"/>
        </w:rPr>
      </w:pPr>
      <w:r w:rsidRPr="002046C1">
        <w:rPr>
          <w:rFonts w:ascii="Switzer" w:eastAsia="Switzer" w:hAnsi="Switzer" w:cs="Times New Roman"/>
          <w:noProof/>
        </w:rPr>
        <w:lastRenderedPageBreak/>
        <w:drawing>
          <wp:inline distT="0" distB="0" distL="0" distR="0" wp14:anchorId="2FC80511" wp14:editId="6E8769C6">
            <wp:extent cx="5731510" cy="5250180"/>
            <wp:effectExtent l="0" t="0" r="2540" b="7620"/>
            <wp:docPr id="1107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287" name=""/>
                    <pic:cNvPicPr/>
                  </pic:nvPicPr>
                  <pic:blipFill>
                    <a:blip r:embed="rId60"/>
                    <a:stretch>
                      <a:fillRect/>
                    </a:stretch>
                  </pic:blipFill>
                  <pic:spPr>
                    <a:xfrm>
                      <a:off x="0" y="0"/>
                      <a:ext cx="5731510" cy="5250180"/>
                    </a:xfrm>
                    <a:prstGeom prst="rect">
                      <a:avLst/>
                    </a:prstGeom>
                  </pic:spPr>
                </pic:pic>
              </a:graphicData>
            </a:graphic>
          </wp:inline>
        </w:drawing>
      </w:r>
    </w:p>
    <w:p w14:paraId="4070B274" w14:textId="77777777" w:rsidR="0085143C" w:rsidRDefault="0085143C" w:rsidP="00B0286C">
      <w:pPr>
        <w:rPr>
          <w:rFonts w:ascii="Switzer" w:eastAsia="Switzer" w:hAnsi="Switzer" w:cs="Times New Roman"/>
        </w:rPr>
      </w:pPr>
    </w:p>
    <w:p w14:paraId="7559D1E4" w14:textId="226C37B5" w:rsidR="002F649C" w:rsidRDefault="00B0286C" w:rsidP="00787E54">
      <w:pPr>
        <w:jc w:val="both"/>
        <w:rPr>
          <w:rFonts w:ascii="Switzer" w:eastAsia="Switzer" w:hAnsi="Switzer" w:cs="Times New Roman"/>
        </w:rPr>
      </w:pPr>
      <w:r>
        <w:t>T</w:t>
      </w:r>
      <w:r w:rsidRPr="00B0286C">
        <w:t xml:space="preserve">he user will be required to </w:t>
      </w:r>
      <w:r w:rsidR="007A4E0A">
        <w:rPr>
          <w:rFonts w:ascii="Switzer" w:eastAsia="Switzer" w:hAnsi="Switzer" w:cs="Times New Roman"/>
        </w:rPr>
        <w:t xml:space="preserve">add audit procedures </w:t>
      </w:r>
      <w:r w:rsidR="00787E54">
        <w:rPr>
          <w:rFonts w:ascii="Switzer" w:eastAsia="Switzer" w:hAnsi="Switzer" w:cs="Times New Roman"/>
        </w:rPr>
        <w:t xml:space="preserve">in the relevant work program </w:t>
      </w:r>
      <w:r w:rsidR="007A4E0A">
        <w:rPr>
          <w:rFonts w:ascii="Switzer" w:eastAsia="Switzer" w:hAnsi="Switzer" w:cs="Times New Roman"/>
        </w:rPr>
        <w:t xml:space="preserve">to obtain sufficient and appropriate audit evidence to address the ROMM at assertion level that relates to the consolidated process.  </w:t>
      </w:r>
    </w:p>
    <w:p w14:paraId="1C387E9E" w14:textId="77777777" w:rsidR="0085143C" w:rsidRPr="0085143C" w:rsidRDefault="0085143C" w:rsidP="00787E54">
      <w:pPr>
        <w:jc w:val="both"/>
        <w:rPr>
          <w:rFonts w:ascii="Switzer" w:eastAsia="Switzer" w:hAnsi="Switzer" w:cs="Times New Roman"/>
        </w:rPr>
      </w:pPr>
    </w:p>
    <w:p w14:paraId="469DDAFB" w14:textId="0CC3A01C" w:rsidR="00176BAA" w:rsidRDefault="00176BAA" w:rsidP="00F970DA">
      <w:pPr>
        <w:pStyle w:val="ListParagraph"/>
        <w:numPr>
          <w:ilvl w:val="0"/>
          <w:numId w:val="59"/>
        </w:numPr>
        <w:spacing w:after="160" w:line="278" w:lineRule="auto"/>
        <w:jc w:val="both"/>
      </w:pPr>
      <w:r>
        <w:t>Significant risks</w:t>
      </w:r>
    </w:p>
    <w:p w14:paraId="45E37CFD" w14:textId="17CA4AA2" w:rsidR="000B4EBC" w:rsidRPr="000B4EBC" w:rsidRDefault="000B4EBC" w:rsidP="00787E54">
      <w:pPr>
        <w:spacing w:after="160" w:line="278" w:lineRule="auto"/>
        <w:jc w:val="both"/>
      </w:pPr>
      <w:r w:rsidRPr="000B4EBC">
        <w:t xml:space="preserve">When a significant risk was raised, the “Significant risk response” will be </w:t>
      </w:r>
      <w:proofErr w:type="gramStart"/>
      <w:r w:rsidRPr="000B4EBC">
        <w:t>auto-ticked</w:t>
      </w:r>
      <w:proofErr w:type="gramEnd"/>
      <w:r w:rsidRPr="000B4EBC">
        <w:t>.</w:t>
      </w:r>
    </w:p>
    <w:p w14:paraId="47CA232E" w14:textId="5418B1B4" w:rsidR="00176BAA" w:rsidRDefault="00176BAA" w:rsidP="00F970DA">
      <w:pPr>
        <w:pStyle w:val="ListParagraph"/>
        <w:numPr>
          <w:ilvl w:val="0"/>
          <w:numId w:val="59"/>
        </w:numPr>
        <w:spacing w:after="160" w:line="278" w:lineRule="auto"/>
        <w:jc w:val="both"/>
      </w:pPr>
      <w:r>
        <w:t>Tests of controls</w:t>
      </w:r>
    </w:p>
    <w:p w14:paraId="2994891F" w14:textId="2F1D20C8" w:rsidR="002E367A" w:rsidRDefault="000B4EBC" w:rsidP="00787E54">
      <w:pPr>
        <w:spacing w:after="160" w:line="278" w:lineRule="auto"/>
        <w:jc w:val="both"/>
      </w:pPr>
      <w:r w:rsidRPr="000B4EBC">
        <w:t xml:space="preserve">Audit procedure “Tests of control” continue to be </w:t>
      </w:r>
      <w:proofErr w:type="gramStart"/>
      <w:r w:rsidRPr="000B4EBC">
        <w:t>auto-ticked</w:t>
      </w:r>
      <w:proofErr w:type="gramEnd"/>
      <w:r w:rsidRPr="000B4EBC">
        <w:t xml:space="preserve"> when the user indicated in the “Record Control” that reliance on control is intended.</w:t>
      </w:r>
    </w:p>
    <w:p w14:paraId="4FB17D61" w14:textId="5D91C3DE" w:rsidR="00C07210" w:rsidRPr="002A6599" w:rsidRDefault="006458F9" w:rsidP="002A6599">
      <w:pPr>
        <w:pStyle w:val="Heading3"/>
      </w:pPr>
      <w:bookmarkStart w:id="86" w:name="_Toc168978247"/>
      <w:r>
        <w:t>Use of component</w:t>
      </w:r>
      <w:r w:rsidR="00C07210">
        <w:t xml:space="preserve"> auditors – work programs</w:t>
      </w:r>
      <w:bookmarkEnd w:id="86"/>
    </w:p>
    <w:p w14:paraId="5C0DE716" w14:textId="3A5286AB" w:rsidR="00C07210" w:rsidRDefault="005943A2" w:rsidP="00C07210">
      <w:pPr>
        <w:spacing w:after="160" w:line="278" w:lineRule="auto"/>
        <w:jc w:val="both"/>
        <w:rPr>
          <w:lang w:val="en-US"/>
        </w:rPr>
      </w:pPr>
      <w:r>
        <w:rPr>
          <w:lang w:val="en-US"/>
        </w:rPr>
        <w:t xml:space="preserve">When “use of component auditors’ </w:t>
      </w:r>
      <w:r w:rsidR="00DD4A82">
        <w:rPr>
          <w:lang w:val="en-US"/>
        </w:rPr>
        <w:t>is</w:t>
      </w:r>
      <w:r>
        <w:rPr>
          <w:lang w:val="en-US"/>
        </w:rPr>
        <w:t xml:space="preserve"> ticked in 12.20, </w:t>
      </w:r>
      <w:r w:rsidR="00C07210">
        <w:rPr>
          <w:lang w:val="en-US"/>
        </w:rPr>
        <w:t>a</w:t>
      </w:r>
      <w:r w:rsidR="00C07210" w:rsidRPr="009507C0">
        <w:rPr>
          <w:lang w:val="en-US"/>
        </w:rPr>
        <w:t xml:space="preserve">udit procedure under the heading “Use of component auditors” will be added to the relevant work program.  </w:t>
      </w:r>
    </w:p>
    <w:p w14:paraId="0CECB615" w14:textId="77777777" w:rsidR="009026B3" w:rsidRDefault="009026B3" w:rsidP="00C07210">
      <w:pPr>
        <w:spacing w:after="160" w:line="278" w:lineRule="auto"/>
        <w:jc w:val="both"/>
        <w:rPr>
          <w:lang w:val="en-US"/>
        </w:rPr>
      </w:pPr>
    </w:p>
    <w:p w14:paraId="63B7E699" w14:textId="77777777" w:rsidR="009026B3" w:rsidRDefault="009026B3" w:rsidP="00C07210">
      <w:pPr>
        <w:spacing w:after="160" w:line="278" w:lineRule="auto"/>
        <w:jc w:val="both"/>
        <w:rPr>
          <w:lang w:val="en-US"/>
        </w:rPr>
      </w:pPr>
      <w:r>
        <w:rPr>
          <w:noProof/>
        </w:rPr>
        <w:lastRenderedPageBreak/>
        <w:drawing>
          <wp:inline distT="0" distB="0" distL="0" distR="0" wp14:anchorId="38F143AE" wp14:editId="7011FDB2">
            <wp:extent cx="5731510" cy="3727450"/>
            <wp:effectExtent l="0" t="0" r="2540" b="6350"/>
            <wp:docPr id="945985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5485" name="Picture 1" descr="A screenshot of a computer&#10;&#10;Description automatically generated"/>
                    <pic:cNvPicPr/>
                  </pic:nvPicPr>
                  <pic:blipFill>
                    <a:blip r:embed="rId61"/>
                    <a:stretch>
                      <a:fillRect/>
                    </a:stretch>
                  </pic:blipFill>
                  <pic:spPr>
                    <a:xfrm>
                      <a:off x="0" y="0"/>
                      <a:ext cx="5731510" cy="3727450"/>
                    </a:xfrm>
                    <a:prstGeom prst="rect">
                      <a:avLst/>
                    </a:prstGeom>
                  </pic:spPr>
                </pic:pic>
              </a:graphicData>
            </a:graphic>
          </wp:inline>
        </w:drawing>
      </w:r>
      <w:r w:rsidRPr="00271B0E">
        <w:rPr>
          <w:lang w:val="en-US"/>
        </w:rPr>
        <w:t xml:space="preserve"> </w:t>
      </w:r>
    </w:p>
    <w:p w14:paraId="3CBDA1DB" w14:textId="7D3E8D19" w:rsidR="00C953B6" w:rsidRDefault="00C953B6" w:rsidP="00C07210">
      <w:pPr>
        <w:spacing w:after="160" w:line="278" w:lineRule="auto"/>
        <w:jc w:val="both"/>
        <w:rPr>
          <w:lang w:val="en-US"/>
        </w:rPr>
      </w:pPr>
      <w:r>
        <w:rPr>
          <w:lang w:val="en-US"/>
        </w:rPr>
        <w:t>Conclusion questions were added to consider whether the work performed by the component auditors is adequate for the purposes of the group audit.</w:t>
      </w:r>
    </w:p>
    <w:p w14:paraId="0DC72468" w14:textId="438D2F70" w:rsidR="006A0AD7" w:rsidRDefault="006A0AD7" w:rsidP="002A6599">
      <w:pPr>
        <w:spacing w:after="160" w:line="278" w:lineRule="auto"/>
        <w:rPr>
          <w:lang w:val="en-US"/>
        </w:rPr>
      </w:pPr>
      <w:r>
        <w:rPr>
          <w:noProof/>
        </w:rPr>
        <w:drawing>
          <wp:inline distT="0" distB="0" distL="0" distR="0" wp14:anchorId="1A61AE90" wp14:editId="7D93AC9C">
            <wp:extent cx="5731510" cy="4127500"/>
            <wp:effectExtent l="0" t="0" r="2540" b="6350"/>
            <wp:docPr id="1406839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39802" name="Picture 1" descr="A screenshot of a computer&#10;&#10;Description automatically generated"/>
                    <pic:cNvPicPr/>
                  </pic:nvPicPr>
                  <pic:blipFill>
                    <a:blip r:embed="rId62"/>
                    <a:stretch>
                      <a:fillRect/>
                    </a:stretch>
                  </pic:blipFill>
                  <pic:spPr>
                    <a:xfrm>
                      <a:off x="0" y="0"/>
                      <a:ext cx="5731510" cy="4127500"/>
                    </a:xfrm>
                    <a:prstGeom prst="rect">
                      <a:avLst/>
                    </a:prstGeom>
                  </pic:spPr>
                </pic:pic>
              </a:graphicData>
            </a:graphic>
          </wp:inline>
        </w:drawing>
      </w:r>
    </w:p>
    <w:p w14:paraId="05A77684" w14:textId="3C1F33BF" w:rsidR="002A6599" w:rsidRDefault="00B34311" w:rsidP="002A6599">
      <w:pPr>
        <w:spacing w:after="160" w:line="278" w:lineRule="auto"/>
        <w:rPr>
          <w:lang w:val="en-US"/>
        </w:rPr>
      </w:pPr>
      <w:r w:rsidRPr="3461EB07">
        <w:rPr>
          <w:lang w:val="en-US"/>
        </w:rPr>
        <w:lastRenderedPageBreak/>
        <w:t>U</w:t>
      </w:r>
      <w:r w:rsidR="00C07210" w:rsidRPr="3461EB07">
        <w:rPr>
          <w:lang w:val="en-US"/>
        </w:rPr>
        <w:t xml:space="preserve">sers will </w:t>
      </w:r>
      <w:r w:rsidRPr="3461EB07">
        <w:rPr>
          <w:lang w:val="en-US"/>
        </w:rPr>
        <w:t xml:space="preserve">be required to </w:t>
      </w:r>
      <w:r w:rsidR="00C22E4D" w:rsidRPr="3461EB07">
        <w:rPr>
          <w:lang w:val="en-US"/>
        </w:rPr>
        <w:t xml:space="preserve">determine the assurance obtained through </w:t>
      </w:r>
      <w:r w:rsidR="0050325E" w:rsidRPr="3461EB07">
        <w:rPr>
          <w:lang w:val="en-US"/>
        </w:rPr>
        <w:t xml:space="preserve">the work </w:t>
      </w:r>
      <w:r w:rsidR="006E47DF" w:rsidRPr="3461EB07">
        <w:rPr>
          <w:lang w:val="en-US"/>
        </w:rPr>
        <w:t>performed by the component auditors</w:t>
      </w:r>
      <w:r w:rsidR="00B774B2" w:rsidRPr="3461EB07">
        <w:rPr>
          <w:lang w:val="en-US"/>
        </w:rPr>
        <w:t xml:space="preserve">.  </w:t>
      </w:r>
      <w:r w:rsidR="00150BBB" w:rsidRPr="3461EB07">
        <w:rPr>
          <w:lang w:val="en-US"/>
        </w:rPr>
        <w:t xml:space="preserve">Users should </w:t>
      </w:r>
      <w:r w:rsidR="00B774B2" w:rsidRPr="3461EB07">
        <w:rPr>
          <w:lang w:val="en-US"/>
        </w:rPr>
        <w:t>take</w:t>
      </w:r>
      <w:r w:rsidR="00150BBB" w:rsidRPr="3461EB07">
        <w:rPr>
          <w:lang w:val="en-US"/>
        </w:rPr>
        <w:t xml:space="preserve"> assessment</w:t>
      </w:r>
      <w:r w:rsidR="00B774B2" w:rsidRPr="3461EB07">
        <w:rPr>
          <w:lang w:val="en-US"/>
        </w:rPr>
        <w:t xml:space="preserve"> into account in</w:t>
      </w:r>
      <w:r w:rsidR="00150BBB" w:rsidRPr="3461EB07">
        <w:rPr>
          <w:lang w:val="en-US"/>
        </w:rPr>
        <w:t xml:space="preserve"> determination of</w:t>
      </w:r>
      <w:r w:rsidR="00B774B2" w:rsidRPr="3461EB07">
        <w:rPr>
          <w:lang w:val="en-US"/>
        </w:rPr>
        <w:t xml:space="preserve"> the audit risk remaining.</w:t>
      </w:r>
    </w:p>
    <w:p w14:paraId="5349DBD8" w14:textId="6E60219B" w:rsidR="002A6599" w:rsidRPr="002A6599" w:rsidRDefault="00EF316A" w:rsidP="002A6599">
      <w:pPr>
        <w:spacing w:after="160" w:line="278" w:lineRule="auto"/>
        <w:jc w:val="both"/>
      </w:pPr>
      <w:r>
        <w:rPr>
          <w:noProof/>
        </w:rPr>
        <w:drawing>
          <wp:inline distT="0" distB="0" distL="0" distR="0" wp14:anchorId="78F63197" wp14:editId="6DA9171C">
            <wp:extent cx="5731510" cy="2285365"/>
            <wp:effectExtent l="0" t="0" r="2540" b="635"/>
            <wp:docPr id="1122839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39674" name="Picture 1" descr="A screenshot of a computer&#10;&#10;Description automatically generated"/>
                    <pic:cNvPicPr/>
                  </pic:nvPicPr>
                  <pic:blipFill>
                    <a:blip r:embed="rId63"/>
                    <a:stretch>
                      <a:fillRect/>
                    </a:stretch>
                  </pic:blipFill>
                  <pic:spPr>
                    <a:xfrm>
                      <a:off x="0" y="0"/>
                      <a:ext cx="5731510" cy="2285365"/>
                    </a:xfrm>
                    <a:prstGeom prst="rect">
                      <a:avLst/>
                    </a:prstGeom>
                  </pic:spPr>
                </pic:pic>
              </a:graphicData>
            </a:graphic>
          </wp:inline>
        </w:drawing>
      </w:r>
    </w:p>
    <w:p w14:paraId="398D45F2" w14:textId="77777777" w:rsidR="002557A8" w:rsidRPr="002557A8" w:rsidRDefault="002557A8" w:rsidP="002557A8">
      <w:pPr>
        <w:jc w:val="both"/>
      </w:pPr>
      <w:r w:rsidRPr="002557A8">
        <w:t>When the group auditor concluded that assurance obtained from component auditors are not adequate, the user should select “Yes” to “A need to revise audit plan?” and “General including laws and regulations”</w:t>
      </w:r>
    </w:p>
    <w:p w14:paraId="7BC12143" w14:textId="77777777" w:rsidR="002557A8" w:rsidRPr="002557A8" w:rsidRDefault="002557A8" w:rsidP="002557A8">
      <w:pPr>
        <w:jc w:val="both"/>
      </w:pPr>
      <w:r w:rsidRPr="002557A8">
        <w:t>Under “Revised audit plan-General” a new type of audit procedure “Additional procedures” is added.</w:t>
      </w:r>
    </w:p>
    <w:p w14:paraId="3B260B10" w14:textId="77777777" w:rsidR="002557A8" w:rsidRPr="002557A8" w:rsidRDefault="002557A8" w:rsidP="002557A8">
      <w:pPr>
        <w:jc w:val="both"/>
      </w:pPr>
      <w:r w:rsidRPr="002557A8">
        <w:t>When the user selects “Additional procedures”, the user is prompted to add audit procedure(s).</w:t>
      </w:r>
    </w:p>
    <w:p w14:paraId="195B7B29" w14:textId="3AF8DC7C" w:rsidR="006E47DF" w:rsidRDefault="002557A8" w:rsidP="002557A8">
      <w:pPr>
        <w:jc w:val="both"/>
      </w:pPr>
      <w:r w:rsidRPr="002557A8">
        <w:t xml:space="preserve">After completion of the additional procedure(s), the group auditor will determine the assurance obtained from the additional procedures and that </w:t>
      </w:r>
      <w:r w:rsidR="00CB6B1A">
        <w:t>should</w:t>
      </w:r>
      <w:r w:rsidRPr="002557A8">
        <w:t xml:space="preserve"> be </w:t>
      </w:r>
      <w:proofErr w:type="gramStart"/>
      <w:r w:rsidRPr="002557A8">
        <w:t>taken into account</w:t>
      </w:r>
      <w:proofErr w:type="gramEnd"/>
      <w:r w:rsidRPr="002557A8">
        <w:t xml:space="preserve"> when determining the estimated audit risk remaining.    </w:t>
      </w:r>
    </w:p>
    <w:p w14:paraId="7240EC12" w14:textId="77777777" w:rsidR="00C1229A" w:rsidRDefault="00C1229A" w:rsidP="002557A8">
      <w:pPr>
        <w:jc w:val="both"/>
      </w:pPr>
    </w:p>
    <w:p w14:paraId="7BEE5BCC" w14:textId="56FFCF14" w:rsidR="00C1229A" w:rsidRDefault="00C1229A" w:rsidP="002557A8">
      <w:pPr>
        <w:jc w:val="both"/>
      </w:pPr>
      <w:r>
        <w:rPr>
          <w:noProof/>
        </w:rPr>
        <w:drawing>
          <wp:inline distT="0" distB="0" distL="0" distR="0" wp14:anchorId="2EB81F4A" wp14:editId="00F41B03">
            <wp:extent cx="5731510" cy="3411220"/>
            <wp:effectExtent l="0" t="0" r="2540" b="0"/>
            <wp:docPr id="20447734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73456" name="Picture 1" descr="A screenshot of a computer&#10;&#10;Description automatically generated"/>
                    <pic:cNvPicPr/>
                  </pic:nvPicPr>
                  <pic:blipFill>
                    <a:blip r:embed="rId64"/>
                    <a:stretch>
                      <a:fillRect/>
                    </a:stretch>
                  </pic:blipFill>
                  <pic:spPr>
                    <a:xfrm>
                      <a:off x="0" y="0"/>
                      <a:ext cx="5731510" cy="3411220"/>
                    </a:xfrm>
                    <a:prstGeom prst="rect">
                      <a:avLst/>
                    </a:prstGeom>
                  </pic:spPr>
                </pic:pic>
              </a:graphicData>
            </a:graphic>
          </wp:inline>
        </w:drawing>
      </w:r>
    </w:p>
    <w:p w14:paraId="580F6D00" w14:textId="77777777" w:rsidR="002557A8" w:rsidRDefault="002557A8" w:rsidP="002557A8">
      <w:pPr>
        <w:jc w:val="both"/>
      </w:pPr>
    </w:p>
    <w:p w14:paraId="2FB542C0" w14:textId="7A1649E7" w:rsidR="005943A2" w:rsidRDefault="005943A2" w:rsidP="00297AC2">
      <w:pPr>
        <w:pStyle w:val="Heading3"/>
      </w:pPr>
      <w:bookmarkStart w:id="87" w:name="_Ref168977483"/>
      <w:bookmarkStart w:id="88" w:name="_Toc168978248"/>
      <w:r>
        <w:t>Consolidation process – work programs</w:t>
      </w:r>
      <w:bookmarkEnd w:id="87"/>
      <w:bookmarkEnd w:id="88"/>
    </w:p>
    <w:p w14:paraId="357DE585" w14:textId="77777777" w:rsidR="004E275E" w:rsidRDefault="004E275E" w:rsidP="005943A2">
      <w:pPr>
        <w:pStyle w:val="NoSpacing"/>
      </w:pPr>
    </w:p>
    <w:p w14:paraId="6150D7DB" w14:textId="77777777" w:rsidR="002E4A60" w:rsidRDefault="002E4A60" w:rsidP="002E4A60">
      <w:pPr>
        <w:jc w:val="both"/>
        <w:rPr>
          <w:rFonts w:ascii="Switzer" w:eastAsia="Switzer" w:hAnsi="Switzer" w:cs="Times New Roman"/>
        </w:rPr>
      </w:pPr>
      <w:r>
        <w:rPr>
          <w:rFonts w:ascii="Switzer" w:eastAsia="Switzer" w:hAnsi="Switzer" w:cs="Times New Roman"/>
        </w:rPr>
        <w:t xml:space="preserve">When “Consolidation process” is </w:t>
      </w:r>
      <w:proofErr w:type="gramStart"/>
      <w:r>
        <w:rPr>
          <w:rFonts w:ascii="Switzer" w:eastAsia="Switzer" w:hAnsi="Switzer" w:cs="Times New Roman"/>
        </w:rPr>
        <w:t>auto-</w:t>
      </w:r>
      <w:r w:rsidRPr="00153828">
        <w:rPr>
          <w:rFonts w:ascii="Switzer" w:eastAsia="Switzer" w:hAnsi="Switzer" w:cs="Times New Roman"/>
        </w:rPr>
        <w:t>ticked</w:t>
      </w:r>
      <w:proofErr w:type="gramEnd"/>
      <w:r>
        <w:rPr>
          <w:rFonts w:ascii="Switzer" w:eastAsia="Switzer" w:hAnsi="Switzer" w:cs="Times New Roman"/>
        </w:rPr>
        <w:t xml:space="preserve"> on 12.20, the relevant work program will include a prompt to add audit procedures to obtain sufficient and appropriate audit evidence to address the ROMM at assertion level that relates to the consolidated process.  </w:t>
      </w:r>
    </w:p>
    <w:p w14:paraId="251A429A" w14:textId="77777777" w:rsidR="00B0286C" w:rsidRDefault="00B0286C" w:rsidP="002E4A60">
      <w:pPr>
        <w:pStyle w:val="NoSpacing"/>
        <w:rPr>
          <w:rFonts w:ascii="Switzer" w:eastAsia="Switzer" w:hAnsi="Switzer" w:cs="Times New Roman"/>
        </w:rPr>
      </w:pPr>
    </w:p>
    <w:p w14:paraId="0A570E64" w14:textId="11BACE27" w:rsidR="00B0286C" w:rsidRDefault="00B64ACE" w:rsidP="002E4A60">
      <w:pPr>
        <w:pStyle w:val="NoSpacing"/>
        <w:rPr>
          <w:rFonts w:ascii="Switzer" w:eastAsia="Switzer" w:hAnsi="Switzer" w:cs="Times New Roman"/>
        </w:rPr>
      </w:pPr>
      <w:r>
        <w:rPr>
          <w:noProof/>
        </w:rPr>
        <w:drawing>
          <wp:inline distT="0" distB="0" distL="0" distR="0" wp14:anchorId="46836145" wp14:editId="516706FB">
            <wp:extent cx="5731510" cy="2096135"/>
            <wp:effectExtent l="0" t="0" r="2540" b="0"/>
            <wp:docPr id="197161148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11480" name="Picture 1" descr="A screenshot of a computer screen&#10;&#10;Description automatically generated"/>
                    <pic:cNvPicPr/>
                  </pic:nvPicPr>
                  <pic:blipFill>
                    <a:blip r:embed="rId65"/>
                    <a:stretch>
                      <a:fillRect/>
                    </a:stretch>
                  </pic:blipFill>
                  <pic:spPr>
                    <a:xfrm>
                      <a:off x="0" y="0"/>
                      <a:ext cx="5731510" cy="2096135"/>
                    </a:xfrm>
                    <a:prstGeom prst="rect">
                      <a:avLst/>
                    </a:prstGeom>
                  </pic:spPr>
                </pic:pic>
              </a:graphicData>
            </a:graphic>
          </wp:inline>
        </w:drawing>
      </w:r>
    </w:p>
    <w:p w14:paraId="0514A158" w14:textId="77777777" w:rsidR="00B0286C" w:rsidRDefault="00B0286C" w:rsidP="00B774B2">
      <w:pPr>
        <w:spacing w:after="160" w:line="278" w:lineRule="auto"/>
        <w:rPr>
          <w:lang w:val="en-US"/>
        </w:rPr>
      </w:pPr>
    </w:p>
    <w:p w14:paraId="22AB6290" w14:textId="72D3A785" w:rsidR="00B0286C" w:rsidRDefault="00B0286C" w:rsidP="00B0286C">
      <w:pPr>
        <w:pStyle w:val="NoSpacing"/>
        <w:rPr>
          <w:rFonts w:ascii="Switzer" w:eastAsia="Switzer" w:hAnsi="Switzer" w:cs="Times New Roman"/>
        </w:rPr>
      </w:pPr>
      <w:r>
        <w:rPr>
          <w:rFonts w:ascii="Switzer" w:eastAsia="Switzer" w:hAnsi="Switzer" w:cs="Times New Roman"/>
        </w:rPr>
        <w:t>The user will be required to complete “Assurance obtained” for “Consolidation process”.</w:t>
      </w:r>
    </w:p>
    <w:p w14:paraId="16E95FC1" w14:textId="77777777" w:rsidR="004A7FF7" w:rsidRDefault="004A7FF7" w:rsidP="00B0286C">
      <w:pPr>
        <w:pStyle w:val="NoSpacing"/>
        <w:rPr>
          <w:rFonts w:ascii="Switzer" w:eastAsia="Switzer" w:hAnsi="Switzer" w:cs="Times New Roman"/>
        </w:rPr>
      </w:pPr>
      <w:bookmarkStart w:id="89" w:name="_Ref168478478"/>
    </w:p>
    <w:p w14:paraId="592F40E3" w14:textId="76F05258" w:rsidR="004A7FF7" w:rsidRPr="00B0286C" w:rsidRDefault="004A7FF7" w:rsidP="00B0286C">
      <w:pPr>
        <w:pStyle w:val="NoSpacing"/>
      </w:pPr>
      <w:r>
        <w:rPr>
          <w:noProof/>
        </w:rPr>
        <w:drawing>
          <wp:inline distT="0" distB="0" distL="0" distR="0" wp14:anchorId="7C93ED94" wp14:editId="7BF06FE3">
            <wp:extent cx="5731510" cy="2936240"/>
            <wp:effectExtent l="0" t="0" r="2540" b="0"/>
            <wp:docPr id="2131533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33110" name="Picture 1" descr="A screenshot of a computer&#10;&#10;Description automatically generated"/>
                    <pic:cNvPicPr/>
                  </pic:nvPicPr>
                  <pic:blipFill>
                    <a:blip r:embed="rId66"/>
                    <a:stretch>
                      <a:fillRect/>
                    </a:stretch>
                  </pic:blipFill>
                  <pic:spPr>
                    <a:xfrm>
                      <a:off x="0" y="0"/>
                      <a:ext cx="5731510" cy="2936240"/>
                    </a:xfrm>
                    <a:prstGeom prst="rect">
                      <a:avLst/>
                    </a:prstGeom>
                  </pic:spPr>
                </pic:pic>
              </a:graphicData>
            </a:graphic>
          </wp:inline>
        </w:drawing>
      </w:r>
    </w:p>
    <w:p w14:paraId="6D8C6F01" w14:textId="7FA9C9F2" w:rsidR="00544B54" w:rsidRDefault="00544B54" w:rsidP="00297AC2">
      <w:pPr>
        <w:pStyle w:val="Heading3"/>
      </w:pPr>
      <w:bookmarkStart w:id="90" w:name="_Toc168978249"/>
      <w:bookmarkStart w:id="91" w:name="_Ref168978257"/>
      <w:r>
        <w:t>Compliance Add – On (South Africa only)</w:t>
      </w:r>
      <w:bookmarkEnd w:id="89"/>
      <w:bookmarkEnd w:id="90"/>
      <w:bookmarkEnd w:id="91"/>
    </w:p>
    <w:p w14:paraId="37246320" w14:textId="5AA293FF" w:rsidR="00544B54" w:rsidRDefault="00544B54" w:rsidP="00980B33">
      <w:pPr>
        <w:jc w:val="both"/>
        <w:rPr>
          <w:rFonts w:ascii="Switzer" w:eastAsia="Switzer" w:hAnsi="Switzer" w:cs="Times New Roman"/>
        </w:rPr>
      </w:pPr>
      <w:r>
        <w:rPr>
          <w:rFonts w:ascii="Switzer" w:eastAsia="Switzer" w:hAnsi="Switzer" w:cs="Times New Roman"/>
        </w:rPr>
        <w:t xml:space="preserve">For engagement type “Group Audit M”, the group auditor can elect in 10.20 whether they want to include the Companies Act procedures in the engagement file. This approach recognises that the Companies Act procedures are applicable to a company.  The Companies Act procedures that address the requirements related to presentation and disclosure in the financial statement, that also applies to group financial statements, will always be included in 18.10 </w:t>
      </w:r>
      <w:r w:rsidR="00125EB5">
        <w:rPr>
          <w:rFonts w:ascii="Switzer" w:eastAsia="Switzer" w:hAnsi="Switzer" w:cs="Times New Roman"/>
        </w:rPr>
        <w:t xml:space="preserve">Financial statement presentation work program </w:t>
      </w:r>
      <w:r>
        <w:rPr>
          <w:rFonts w:ascii="Switzer" w:eastAsia="Switzer" w:hAnsi="Switzer" w:cs="Times New Roman"/>
        </w:rPr>
        <w:t xml:space="preserve">for “Group Audit M”. </w:t>
      </w:r>
    </w:p>
    <w:p w14:paraId="09FBA6F5" w14:textId="77777777" w:rsidR="00544B54" w:rsidRDefault="00544B54" w:rsidP="00980B33">
      <w:pPr>
        <w:jc w:val="both"/>
        <w:rPr>
          <w:rFonts w:ascii="Switzer" w:eastAsia="Switzer" w:hAnsi="Switzer" w:cs="Times New Roman"/>
        </w:rPr>
      </w:pPr>
    </w:p>
    <w:p w14:paraId="1640C0CD" w14:textId="17A8CBE7" w:rsidR="00544B54" w:rsidRDefault="00544B54" w:rsidP="00980B33">
      <w:pPr>
        <w:jc w:val="both"/>
        <w:rPr>
          <w:rFonts w:ascii="Switzer" w:eastAsia="Switzer" w:hAnsi="Switzer" w:cs="Times New Roman"/>
        </w:rPr>
      </w:pPr>
      <w:r>
        <w:rPr>
          <w:rFonts w:ascii="Switzer" w:eastAsia="Switzer" w:hAnsi="Switzer" w:cs="Times New Roman"/>
        </w:rPr>
        <w:t xml:space="preserve">The inclusion of the Companies Act procedures for “Group Audit S” and “Audit S” is </w:t>
      </w:r>
      <w:proofErr w:type="gramStart"/>
      <w:r>
        <w:rPr>
          <w:rFonts w:ascii="Switzer" w:eastAsia="Switzer" w:hAnsi="Switzer" w:cs="Times New Roman"/>
        </w:rPr>
        <w:t xml:space="preserve">similar </w:t>
      </w:r>
      <w:r w:rsidR="00125EB5">
        <w:rPr>
          <w:rFonts w:ascii="Switzer" w:eastAsia="Switzer" w:hAnsi="Switzer" w:cs="Times New Roman"/>
        </w:rPr>
        <w:t>to</w:t>
      </w:r>
      <w:proofErr w:type="gramEnd"/>
      <w:r w:rsidR="00125EB5">
        <w:rPr>
          <w:rFonts w:ascii="Switzer" w:eastAsia="Switzer" w:hAnsi="Switzer" w:cs="Times New Roman"/>
        </w:rPr>
        <w:t xml:space="preserve"> </w:t>
      </w:r>
      <w:r>
        <w:rPr>
          <w:rFonts w:ascii="Switzer" w:eastAsia="Switzer" w:hAnsi="Switzer" w:cs="Times New Roman"/>
        </w:rPr>
        <w:t xml:space="preserve">the treatment in the 2023 and earlier market versions, i.e. </w:t>
      </w:r>
    </w:p>
    <w:p w14:paraId="4D312A00" w14:textId="77777777" w:rsidR="00544B54" w:rsidRDefault="00544B54" w:rsidP="009A0F9A">
      <w:pPr>
        <w:pStyle w:val="ListParagraph"/>
        <w:numPr>
          <w:ilvl w:val="0"/>
          <w:numId w:val="18"/>
        </w:numPr>
        <w:jc w:val="both"/>
        <w:rPr>
          <w:rFonts w:ascii="Switzer" w:eastAsia="Switzer" w:hAnsi="Switzer" w:cs="Times New Roman"/>
        </w:rPr>
      </w:pPr>
      <w:r>
        <w:rPr>
          <w:rFonts w:ascii="Switzer" w:eastAsia="Switzer" w:hAnsi="Switzer" w:cs="Times New Roman"/>
        </w:rPr>
        <w:t>Large – Always included.</w:t>
      </w:r>
    </w:p>
    <w:p w14:paraId="72251E4F" w14:textId="77777777" w:rsidR="00544B54" w:rsidRDefault="00544B54" w:rsidP="009A0F9A">
      <w:pPr>
        <w:pStyle w:val="ListParagraph"/>
        <w:numPr>
          <w:ilvl w:val="0"/>
          <w:numId w:val="18"/>
        </w:numPr>
        <w:jc w:val="both"/>
        <w:rPr>
          <w:rFonts w:ascii="Switzer" w:eastAsia="Switzer" w:hAnsi="Switzer" w:cs="Times New Roman"/>
        </w:rPr>
      </w:pPr>
      <w:r>
        <w:rPr>
          <w:rFonts w:ascii="Switzer" w:eastAsia="Switzer" w:hAnsi="Switzer" w:cs="Times New Roman"/>
        </w:rPr>
        <w:t>Small – Users can elect in10.20.</w:t>
      </w:r>
    </w:p>
    <w:p w14:paraId="1635B74C" w14:textId="77777777" w:rsidR="00544B54" w:rsidRDefault="00544B54" w:rsidP="00980B33">
      <w:pPr>
        <w:jc w:val="both"/>
        <w:rPr>
          <w:rFonts w:ascii="Switzer" w:eastAsia="Switzer" w:hAnsi="Switzer" w:cs="Times New Roman"/>
        </w:rPr>
      </w:pPr>
    </w:p>
    <w:p w14:paraId="26B90AA1" w14:textId="07585652" w:rsidR="00544B54" w:rsidRDefault="00544B54" w:rsidP="00980B33">
      <w:pPr>
        <w:jc w:val="both"/>
        <w:rPr>
          <w:rFonts w:ascii="Switzer" w:eastAsia="Switzer" w:hAnsi="Switzer" w:cs="Times New Roman"/>
        </w:rPr>
      </w:pPr>
      <w:r>
        <w:rPr>
          <w:rFonts w:ascii="Switzer" w:eastAsia="Switzer" w:hAnsi="Switzer" w:cs="Times New Roman"/>
        </w:rPr>
        <w:t xml:space="preserve">The </w:t>
      </w:r>
      <w:r w:rsidR="009F6350">
        <w:rPr>
          <w:rFonts w:ascii="Switzer" w:eastAsia="Switzer" w:hAnsi="Switzer" w:cs="Times New Roman"/>
        </w:rPr>
        <w:t>answer to the question in 10.20 Engagement evaluation</w:t>
      </w:r>
      <w:r>
        <w:rPr>
          <w:rFonts w:ascii="Switzer" w:eastAsia="Switzer" w:hAnsi="Switzer" w:cs="Times New Roman"/>
        </w:rPr>
        <w:t xml:space="preserve"> inter alia includes questions or procedures on the following documents:</w:t>
      </w:r>
    </w:p>
    <w:p w14:paraId="5E111A48" w14:textId="77777777" w:rsidR="00544B54" w:rsidRDefault="00544B54" w:rsidP="00980B33">
      <w:pPr>
        <w:jc w:val="both"/>
        <w:rPr>
          <w:rFonts w:ascii="Switzer" w:eastAsia="Switzer" w:hAnsi="Switzer" w:cs="Times New Roman"/>
        </w:rPr>
      </w:pPr>
    </w:p>
    <w:p w14:paraId="58CB3017" w14:textId="5448BDA5" w:rsidR="00544B54" w:rsidRDefault="00544B54" w:rsidP="009A0F9A">
      <w:pPr>
        <w:pStyle w:val="ListParagraph"/>
        <w:numPr>
          <w:ilvl w:val="0"/>
          <w:numId w:val="22"/>
        </w:numPr>
        <w:jc w:val="both"/>
        <w:rPr>
          <w:rFonts w:ascii="Switzer" w:eastAsia="Switzer" w:hAnsi="Switzer" w:cs="Times New Roman"/>
        </w:rPr>
      </w:pPr>
      <w:r>
        <w:rPr>
          <w:rFonts w:ascii="Switzer" w:eastAsia="Switzer" w:hAnsi="Switzer" w:cs="Times New Roman"/>
        </w:rPr>
        <w:t>10.50 Gathering of information</w:t>
      </w:r>
    </w:p>
    <w:p w14:paraId="0B7218B5" w14:textId="2DE59F29" w:rsidR="004804BA" w:rsidRDefault="004804BA" w:rsidP="009A0F9A">
      <w:pPr>
        <w:pStyle w:val="ListParagraph"/>
        <w:numPr>
          <w:ilvl w:val="0"/>
          <w:numId w:val="22"/>
        </w:numPr>
        <w:jc w:val="both"/>
        <w:rPr>
          <w:rFonts w:ascii="Switzer" w:eastAsia="Switzer" w:hAnsi="Switzer" w:cs="Times New Roman"/>
        </w:rPr>
      </w:pPr>
      <w:r>
        <w:rPr>
          <w:rFonts w:ascii="Switzer" w:eastAsia="Switzer" w:hAnsi="Switzer" w:cs="Times New Roman"/>
        </w:rPr>
        <w:t>10.51 Types and v</w:t>
      </w:r>
      <w:r w:rsidR="00580967">
        <w:rPr>
          <w:rFonts w:ascii="Switzer" w:eastAsia="Switzer" w:hAnsi="Switzer" w:cs="Times New Roman"/>
        </w:rPr>
        <w:t>olumes of transactions</w:t>
      </w:r>
    </w:p>
    <w:p w14:paraId="71F4B78C" w14:textId="3C486B6F" w:rsidR="00544B54" w:rsidRDefault="00544B54" w:rsidP="009A0F9A">
      <w:pPr>
        <w:pStyle w:val="ListParagraph"/>
        <w:numPr>
          <w:ilvl w:val="0"/>
          <w:numId w:val="22"/>
        </w:numPr>
        <w:jc w:val="both"/>
        <w:rPr>
          <w:rFonts w:ascii="Switzer" w:eastAsia="Switzer" w:hAnsi="Switzer" w:cs="Times New Roman"/>
        </w:rPr>
      </w:pPr>
      <w:r>
        <w:rPr>
          <w:rFonts w:ascii="Switzer" w:eastAsia="Switzer" w:hAnsi="Switzer" w:cs="Times New Roman"/>
        </w:rPr>
        <w:t>16.10</w:t>
      </w:r>
      <w:r w:rsidR="005349C0">
        <w:rPr>
          <w:rFonts w:ascii="Switzer" w:eastAsia="Switzer" w:hAnsi="Switzer" w:cs="Times New Roman"/>
        </w:rPr>
        <w:t xml:space="preserve"> Accounting records work program</w:t>
      </w:r>
    </w:p>
    <w:p w14:paraId="77AA194E" w14:textId="06AD478B" w:rsidR="005349C0" w:rsidRDefault="005349C0" w:rsidP="009A0F9A">
      <w:pPr>
        <w:pStyle w:val="ListParagraph"/>
        <w:numPr>
          <w:ilvl w:val="0"/>
          <w:numId w:val="22"/>
        </w:numPr>
        <w:jc w:val="both"/>
        <w:rPr>
          <w:rFonts w:ascii="Switzer" w:eastAsia="Switzer" w:hAnsi="Switzer" w:cs="Times New Roman"/>
        </w:rPr>
      </w:pPr>
      <w:r>
        <w:rPr>
          <w:rFonts w:ascii="Switzer" w:eastAsia="Switzer" w:hAnsi="Switzer" w:cs="Times New Roman"/>
        </w:rPr>
        <w:lastRenderedPageBreak/>
        <w:t>18.10 Financial statement preparation work program</w:t>
      </w:r>
    </w:p>
    <w:p w14:paraId="6CEFFA41" w14:textId="306DDFEB" w:rsidR="00544B54" w:rsidRDefault="005349C0" w:rsidP="009A0F9A">
      <w:pPr>
        <w:pStyle w:val="ListParagraph"/>
        <w:numPr>
          <w:ilvl w:val="0"/>
          <w:numId w:val="22"/>
        </w:numPr>
        <w:jc w:val="both"/>
        <w:rPr>
          <w:rFonts w:ascii="Switzer" w:eastAsia="Switzer" w:hAnsi="Switzer" w:cs="Times New Roman"/>
        </w:rPr>
      </w:pPr>
      <w:r>
        <w:rPr>
          <w:rFonts w:ascii="Switzer" w:eastAsia="Switzer" w:hAnsi="Switzer" w:cs="Times New Roman"/>
        </w:rPr>
        <w:t>20.10 Laws and regulations work program</w:t>
      </w:r>
    </w:p>
    <w:p w14:paraId="2129621D" w14:textId="2FDC2A07" w:rsidR="00580967" w:rsidRDefault="00580967" w:rsidP="009A0F9A">
      <w:pPr>
        <w:pStyle w:val="ListParagraph"/>
        <w:numPr>
          <w:ilvl w:val="0"/>
          <w:numId w:val="22"/>
        </w:numPr>
        <w:jc w:val="both"/>
        <w:rPr>
          <w:rFonts w:ascii="Switzer" w:eastAsia="Switzer" w:hAnsi="Switzer" w:cs="Times New Roman"/>
        </w:rPr>
      </w:pPr>
      <w:r>
        <w:rPr>
          <w:rFonts w:ascii="Switzer" w:eastAsia="Switzer" w:hAnsi="Switzer" w:cs="Times New Roman"/>
        </w:rPr>
        <w:t>750.10</w:t>
      </w:r>
      <w:r w:rsidR="00982D8A">
        <w:rPr>
          <w:rFonts w:ascii="Switzer" w:eastAsia="Switzer" w:hAnsi="Switzer" w:cs="Times New Roman"/>
        </w:rPr>
        <w:t xml:space="preserve"> Operating expenses work program</w:t>
      </w:r>
    </w:p>
    <w:p w14:paraId="0B9CDAE9" w14:textId="475CDC4A" w:rsidR="00580967" w:rsidRDefault="00580967" w:rsidP="009A0F9A">
      <w:pPr>
        <w:pStyle w:val="ListParagraph"/>
        <w:numPr>
          <w:ilvl w:val="0"/>
          <w:numId w:val="22"/>
        </w:numPr>
        <w:jc w:val="both"/>
        <w:rPr>
          <w:rFonts w:ascii="Switzer" w:eastAsia="Switzer" w:hAnsi="Switzer" w:cs="Times New Roman"/>
        </w:rPr>
      </w:pPr>
      <w:r>
        <w:rPr>
          <w:rFonts w:ascii="Switzer" w:eastAsia="Switzer" w:hAnsi="Switzer" w:cs="Times New Roman"/>
        </w:rPr>
        <w:t xml:space="preserve">805.10 </w:t>
      </w:r>
      <w:r w:rsidR="00982D8A">
        <w:rPr>
          <w:rFonts w:ascii="Switzer" w:eastAsia="Switzer" w:hAnsi="Switzer" w:cs="Times New Roman"/>
        </w:rPr>
        <w:t>Capital or contributions work program</w:t>
      </w:r>
    </w:p>
    <w:p w14:paraId="41F9B629" w14:textId="0E5C4B7D" w:rsidR="006A1207" w:rsidRDefault="009520AF" w:rsidP="006A1207">
      <w:pPr>
        <w:pStyle w:val="Heading2"/>
      </w:pPr>
      <w:bookmarkStart w:id="92" w:name="_Toc168978250"/>
      <w:bookmarkEnd w:id="23"/>
      <w:r>
        <w:t>IRBA Enhanced Audit Reporting Rule (South Africa only)</w:t>
      </w:r>
      <w:bookmarkEnd w:id="92"/>
    </w:p>
    <w:p w14:paraId="40CE0F98" w14:textId="0B2C7BBB" w:rsidR="008B2850" w:rsidRPr="008B2850" w:rsidRDefault="008B2850" w:rsidP="003545D9">
      <w:pPr>
        <w:shd w:val="clear" w:color="auto" w:fill="FFFFFF"/>
        <w:jc w:val="both"/>
        <w:rPr>
          <w:rFonts w:eastAsia="Times New Roman" w:cs="Arial"/>
          <w:color w:val="000000"/>
          <w:lang w:eastAsia="en-ZA"/>
        </w:rPr>
      </w:pPr>
      <w:r w:rsidRPr="008B2850">
        <w:rPr>
          <w:rFonts w:eastAsia="Times New Roman" w:cs="Arial"/>
          <w:color w:val="000000"/>
          <w:lang w:eastAsia="en-ZA"/>
        </w:rPr>
        <w:t xml:space="preserve">The </w:t>
      </w:r>
      <w:r w:rsidR="006876B1" w:rsidRPr="001F7D98">
        <w:rPr>
          <w:rFonts w:eastAsia="Times New Roman" w:cs="Arial"/>
          <w:color w:val="000000"/>
          <w:lang w:eastAsia="en-ZA"/>
        </w:rPr>
        <w:t xml:space="preserve">IRBA Rule on </w:t>
      </w:r>
      <w:r w:rsidRPr="008B2850">
        <w:rPr>
          <w:rFonts w:eastAsia="Times New Roman" w:cs="Arial"/>
          <w:color w:val="000000"/>
          <w:lang w:eastAsia="en-ZA"/>
        </w:rPr>
        <w:t>E</w:t>
      </w:r>
      <w:r w:rsidR="00F76701" w:rsidRPr="001F7D98">
        <w:rPr>
          <w:rFonts w:eastAsia="Times New Roman" w:cs="Arial"/>
          <w:color w:val="000000"/>
          <w:lang w:eastAsia="en-ZA"/>
        </w:rPr>
        <w:t xml:space="preserve">nhanced </w:t>
      </w:r>
      <w:r w:rsidRPr="008B2850">
        <w:rPr>
          <w:rFonts w:eastAsia="Times New Roman" w:cs="Arial"/>
          <w:color w:val="000000"/>
          <w:lang w:eastAsia="en-ZA"/>
        </w:rPr>
        <w:t>A</w:t>
      </w:r>
      <w:r w:rsidR="00F76701" w:rsidRPr="001F7D98">
        <w:rPr>
          <w:rFonts w:eastAsia="Times New Roman" w:cs="Arial"/>
          <w:color w:val="000000"/>
          <w:lang w:eastAsia="en-ZA"/>
        </w:rPr>
        <w:t xml:space="preserve">uditor </w:t>
      </w:r>
      <w:r w:rsidRPr="008B2850">
        <w:rPr>
          <w:rFonts w:eastAsia="Times New Roman" w:cs="Arial"/>
          <w:color w:val="000000"/>
          <w:lang w:eastAsia="en-ZA"/>
        </w:rPr>
        <w:t>R</w:t>
      </w:r>
      <w:r w:rsidR="00F76701" w:rsidRPr="001F7D98">
        <w:rPr>
          <w:rFonts w:eastAsia="Times New Roman" w:cs="Arial"/>
          <w:color w:val="000000"/>
          <w:lang w:eastAsia="en-ZA"/>
        </w:rPr>
        <w:t>eporting</w:t>
      </w:r>
      <w:r w:rsidR="006876B1" w:rsidRPr="001F7D98">
        <w:rPr>
          <w:rFonts w:eastAsia="Times New Roman" w:cs="Arial"/>
          <w:color w:val="000000"/>
          <w:lang w:eastAsia="en-ZA"/>
        </w:rPr>
        <w:t xml:space="preserve"> for the Audits</w:t>
      </w:r>
      <w:r w:rsidR="003545D9" w:rsidRPr="001F7D98">
        <w:rPr>
          <w:rFonts w:eastAsia="Times New Roman" w:cs="Arial"/>
          <w:color w:val="000000"/>
          <w:lang w:eastAsia="en-ZA"/>
        </w:rPr>
        <w:t xml:space="preserve"> of Financial Statements of Public Interest Entities, published in Government Gazette No. 49309 dated 15 September 2023 (EAR Rul</w:t>
      </w:r>
      <w:r w:rsidR="00252911" w:rsidRPr="001F7D98">
        <w:rPr>
          <w:rFonts w:eastAsia="Times New Roman" w:cs="Arial"/>
          <w:color w:val="000000"/>
          <w:lang w:eastAsia="en-ZA"/>
        </w:rPr>
        <w:t>e</w:t>
      </w:r>
      <w:r w:rsidR="003545D9" w:rsidRPr="001F7D98">
        <w:rPr>
          <w:rFonts w:eastAsia="Times New Roman" w:cs="Arial"/>
          <w:color w:val="000000"/>
          <w:lang w:eastAsia="en-ZA"/>
        </w:rPr>
        <w:t xml:space="preserve">) </w:t>
      </w:r>
      <w:r w:rsidRPr="008B2850">
        <w:rPr>
          <w:rFonts w:eastAsia="Times New Roman" w:cs="Arial"/>
          <w:color w:val="000000"/>
          <w:lang w:eastAsia="en-ZA"/>
        </w:rPr>
        <w:t>is effective for audits of financial statements for periods ending on or after 15 December 2024, with early adoption permitted.</w:t>
      </w:r>
    </w:p>
    <w:p w14:paraId="3C3921FF" w14:textId="77777777" w:rsidR="008B2850" w:rsidRPr="008B2850" w:rsidRDefault="008B2850" w:rsidP="003545D9">
      <w:pPr>
        <w:shd w:val="clear" w:color="auto" w:fill="FFFFFF"/>
        <w:jc w:val="both"/>
        <w:rPr>
          <w:rFonts w:eastAsia="Times New Roman" w:cs="Arial"/>
          <w:color w:val="000000"/>
          <w:lang w:eastAsia="en-ZA"/>
        </w:rPr>
      </w:pPr>
    </w:p>
    <w:p w14:paraId="3519A7E2" w14:textId="3162FACC" w:rsidR="00555CD5" w:rsidRPr="001F7D98" w:rsidRDefault="008B2850" w:rsidP="003545D9">
      <w:pPr>
        <w:shd w:val="clear" w:color="auto" w:fill="FFFFFF"/>
        <w:jc w:val="both"/>
        <w:rPr>
          <w:rFonts w:eastAsia="Times New Roman" w:cs="Arial"/>
          <w:color w:val="000000"/>
          <w:lang w:eastAsia="en-ZA"/>
        </w:rPr>
      </w:pPr>
      <w:r w:rsidRPr="008B2850">
        <w:rPr>
          <w:rFonts w:eastAsia="Times New Roman" w:cs="Arial"/>
          <w:color w:val="000000"/>
          <w:lang w:eastAsia="en-ZA"/>
        </w:rPr>
        <w:t>The EAR Rule prescribes additional disclosures in the independent auditor’s report on the audit of annual financial statements of</w:t>
      </w:r>
      <w:r w:rsidR="003545D9" w:rsidRPr="001F7D98">
        <w:rPr>
          <w:rFonts w:eastAsia="Times New Roman" w:cs="Arial"/>
          <w:color w:val="000000"/>
          <w:lang w:eastAsia="en-ZA"/>
        </w:rPr>
        <w:t xml:space="preserve"> </w:t>
      </w:r>
      <w:r w:rsidR="001F7D98" w:rsidRPr="008B2850">
        <w:rPr>
          <w:rFonts w:eastAsia="Times New Roman" w:cs="Arial"/>
          <w:color w:val="000000"/>
          <w:lang w:eastAsia="en-ZA"/>
        </w:rPr>
        <w:t>Public</w:t>
      </w:r>
      <w:r w:rsidRPr="008B2850">
        <w:rPr>
          <w:rFonts w:eastAsia="Times New Roman" w:cs="Arial"/>
          <w:color w:val="000000"/>
          <w:lang w:eastAsia="en-ZA"/>
        </w:rPr>
        <w:t xml:space="preserve"> Interest Entities (PIEs), as defined in the IRBA Code of Professional Conduct for Registered Auditors (</w:t>
      </w:r>
      <w:r w:rsidR="00E4787E" w:rsidRPr="001F7D98">
        <w:rPr>
          <w:rFonts w:eastAsia="Times New Roman" w:cs="Arial"/>
          <w:color w:val="000000"/>
          <w:lang w:eastAsia="en-ZA"/>
        </w:rPr>
        <w:t>Revised</w:t>
      </w:r>
      <w:r w:rsidR="00252911" w:rsidRPr="001F7D98">
        <w:rPr>
          <w:rFonts w:eastAsia="Times New Roman" w:cs="Arial"/>
          <w:color w:val="000000"/>
          <w:lang w:eastAsia="en-ZA"/>
        </w:rPr>
        <w:t xml:space="preserve"> April 2023), as amended</w:t>
      </w:r>
      <w:r w:rsidR="00722767" w:rsidRPr="001F7D98">
        <w:rPr>
          <w:rFonts w:eastAsia="Times New Roman" w:cs="Arial"/>
          <w:color w:val="000000"/>
          <w:lang w:eastAsia="en-ZA"/>
        </w:rPr>
        <w:t xml:space="preserve">.  The </w:t>
      </w:r>
      <w:r w:rsidR="00D4241A" w:rsidRPr="001F7D98">
        <w:rPr>
          <w:rFonts w:eastAsia="Times New Roman" w:cs="Arial"/>
          <w:color w:val="000000"/>
          <w:lang w:eastAsia="en-ZA"/>
        </w:rPr>
        <w:t>Revisions to the IRBA Code of Professional Conduct for Registered Auditors (Revised April 2023) issued in</w:t>
      </w:r>
      <w:r w:rsidR="00252911" w:rsidRPr="001F7D98">
        <w:rPr>
          <w:rFonts w:eastAsia="Times New Roman" w:cs="Arial"/>
          <w:color w:val="000000"/>
          <w:lang w:eastAsia="en-ZA"/>
        </w:rPr>
        <w:t xml:space="preserve"> November 2023 </w:t>
      </w:r>
      <w:r w:rsidR="00D4241A" w:rsidRPr="001F7D98">
        <w:rPr>
          <w:rFonts w:eastAsia="Times New Roman" w:cs="Arial"/>
          <w:color w:val="000000"/>
          <w:lang w:eastAsia="en-ZA"/>
        </w:rPr>
        <w:t xml:space="preserve">was </w:t>
      </w:r>
      <w:r w:rsidR="001F7D98" w:rsidRPr="001F7D98">
        <w:rPr>
          <w:rFonts w:eastAsia="Times New Roman" w:cs="Arial"/>
          <w:color w:val="000000"/>
          <w:lang w:eastAsia="en-ZA"/>
        </w:rPr>
        <w:t>applied</w:t>
      </w:r>
      <w:r w:rsidRPr="008B2850">
        <w:rPr>
          <w:rFonts w:eastAsia="Times New Roman" w:cs="Arial"/>
          <w:color w:val="000000"/>
          <w:lang w:eastAsia="en-ZA"/>
        </w:rPr>
        <w:t>.</w:t>
      </w:r>
    </w:p>
    <w:p w14:paraId="3CC59DAF" w14:textId="77777777" w:rsidR="008B2850" w:rsidRPr="008B2850" w:rsidRDefault="008B2850" w:rsidP="003545D9">
      <w:pPr>
        <w:shd w:val="clear" w:color="auto" w:fill="FFFFFF"/>
        <w:jc w:val="both"/>
        <w:rPr>
          <w:rFonts w:ascii="Arial" w:eastAsia="Times New Roman" w:hAnsi="Arial" w:cs="Arial"/>
          <w:color w:val="000000"/>
          <w:lang w:eastAsia="en-ZA"/>
        </w:rPr>
      </w:pPr>
    </w:p>
    <w:tbl>
      <w:tblPr>
        <w:tblStyle w:val="CWA20221"/>
        <w:tblW w:w="9072" w:type="dxa"/>
        <w:tblLayout w:type="fixed"/>
        <w:tblLook w:val="0420" w:firstRow="1" w:lastRow="0" w:firstColumn="0" w:lastColumn="0" w:noHBand="0" w:noVBand="1"/>
      </w:tblPr>
      <w:tblGrid>
        <w:gridCol w:w="3828"/>
        <w:gridCol w:w="1275"/>
        <w:gridCol w:w="3969"/>
      </w:tblGrid>
      <w:tr w:rsidR="00252911" w:rsidRPr="00FC2360" w14:paraId="43F04EFF" w14:textId="77777777">
        <w:trPr>
          <w:cnfStyle w:val="100000000000" w:firstRow="1" w:lastRow="0" w:firstColumn="0" w:lastColumn="0" w:oddVBand="0" w:evenVBand="0" w:oddHBand="0" w:evenHBand="0" w:firstRowFirstColumn="0" w:firstRowLastColumn="0" w:lastRowFirstColumn="0" w:lastRowLastColumn="0"/>
          <w:tblHeader/>
        </w:trPr>
        <w:tc>
          <w:tcPr>
            <w:tcW w:w="3828" w:type="dxa"/>
            <w:tcBorders>
              <w:right w:val="nil"/>
            </w:tcBorders>
            <w:hideMark/>
          </w:tcPr>
          <w:p w14:paraId="4775A260" w14:textId="77777777" w:rsidR="00252911" w:rsidRPr="00FC2360" w:rsidRDefault="00252911">
            <w:pPr>
              <w:rPr>
                <w:rFonts w:ascii="Switzer" w:eastAsia="Switzer" w:hAnsi="Switzer" w:cs="Times New Roman"/>
              </w:rPr>
            </w:pPr>
            <w:r w:rsidRPr="00FC2360">
              <w:rPr>
                <w:rFonts w:ascii="Switzer" w:eastAsia="Switzer" w:hAnsi="Switzer" w:cs="Times New Roman"/>
              </w:rPr>
              <w:t>Matter identified </w:t>
            </w:r>
          </w:p>
        </w:tc>
        <w:tc>
          <w:tcPr>
            <w:tcW w:w="1275" w:type="dxa"/>
            <w:tcBorders>
              <w:left w:val="nil"/>
              <w:right w:val="nil"/>
            </w:tcBorders>
            <w:hideMark/>
          </w:tcPr>
          <w:p w14:paraId="06E31B37" w14:textId="77777777" w:rsidR="00252911" w:rsidRPr="00FC2360" w:rsidRDefault="00252911">
            <w:pPr>
              <w:rPr>
                <w:rFonts w:ascii="Switzer" w:eastAsia="Switzer" w:hAnsi="Switzer" w:cs="Times New Roman"/>
              </w:rPr>
            </w:pPr>
            <w:r w:rsidRPr="00FC2360">
              <w:rPr>
                <w:rFonts w:ascii="Switzer" w:eastAsia="Switzer" w:hAnsi="Switzer" w:cs="Times New Roman"/>
              </w:rPr>
              <w:t>ISA ref</w:t>
            </w:r>
          </w:p>
        </w:tc>
        <w:tc>
          <w:tcPr>
            <w:tcW w:w="3969" w:type="dxa"/>
            <w:tcBorders>
              <w:left w:val="nil"/>
            </w:tcBorders>
            <w:hideMark/>
          </w:tcPr>
          <w:p w14:paraId="5197B464" w14:textId="77777777" w:rsidR="00252911" w:rsidRPr="00FC2360" w:rsidRDefault="00252911">
            <w:pPr>
              <w:rPr>
                <w:rFonts w:ascii="Switzer" w:eastAsia="Switzer" w:hAnsi="Switzer" w:cs="Times New Roman"/>
              </w:rPr>
            </w:pPr>
            <w:r w:rsidRPr="00FC2360">
              <w:rPr>
                <w:rFonts w:ascii="Switzer" w:eastAsia="Switzer" w:hAnsi="Switzer" w:cs="Times New Roman"/>
              </w:rPr>
              <w:t>Comment </w:t>
            </w:r>
          </w:p>
        </w:tc>
      </w:tr>
      <w:tr w:rsidR="00252911" w14:paraId="05EFF53E" w14:textId="77777777">
        <w:tc>
          <w:tcPr>
            <w:tcW w:w="9072" w:type="dxa"/>
            <w:gridSpan w:val="3"/>
            <w:tcBorders>
              <w:top w:val="single" w:sz="4" w:space="0" w:color="auto"/>
            </w:tcBorders>
          </w:tcPr>
          <w:p w14:paraId="75137156" w14:textId="49DA3833" w:rsidR="00252911" w:rsidRDefault="00252911">
            <w:pPr>
              <w:keepNext/>
              <w:rPr>
                <w:rFonts w:ascii="Switzer" w:eastAsia="Switzer" w:hAnsi="Switzer" w:cs="Times New Roman"/>
                <w:i/>
                <w:iCs/>
                <w:color w:val="F56354"/>
              </w:rPr>
            </w:pPr>
            <w:r>
              <w:rPr>
                <w:rFonts w:ascii="Switzer" w:eastAsia="Switzer" w:hAnsi="Switzer" w:cs="Times New Roman"/>
                <w:i/>
                <w:iCs/>
                <w:color w:val="F56354"/>
              </w:rPr>
              <w:t xml:space="preserve">10.20 Engagement evaluation </w:t>
            </w:r>
          </w:p>
        </w:tc>
      </w:tr>
      <w:tr w:rsidR="00252911" w14:paraId="046E702D" w14:textId="77777777">
        <w:tc>
          <w:tcPr>
            <w:tcW w:w="3828" w:type="dxa"/>
            <w:tcBorders>
              <w:top w:val="single" w:sz="4" w:space="0" w:color="auto"/>
            </w:tcBorders>
          </w:tcPr>
          <w:p w14:paraId="5467D941" w14:textId="2EA025E8" w:rsidR="00252911" w:rsidRPr="00EE3EB4" w:rsidRDefault="00EE3EB4">
            <w:pPr>
              <w:keepNext/>
              <w:rPr>
                <w:rFonts w:ascii="Switzer" w:eastAsia="Switzer" w:hAnsi="Switzer" w:cs="Times New Roman"/>
                <w:color w:val="auto"/>
              </w:rPr>
            </w:pPr>
            <w:bookmarkStart w:id="93" w:name="_Hlk168473614"/>
            <w:r w:rsidRPr="00EE3EB4">
              <w:rPr>
                <w:rFonts w:ascii="Switzer" w:eastAsia="Switzer" w:hAnsi="Switzer" w:cs="Times New Roman"/>
                <w:color w:val="auto"/>
              </w:rPr>
              <w:t>Public interest entity</w:t>
            </w:r>
            <w:bookmarkEnd w:id="93"/>
            <w:r w:rsidR="003F3B46">
              <w:rPr>
                <w:rFonts w:ascii="Switzer" w:eastAsia="Switzer" w:hAnsi="Switzer" w:cs="Times New Roman"/>
                <w:color w:val="auto"/>
              </w:rPr>
              <w:t xml:space="preserve"> (PIE)</w:t>
            </w:r>
          </w:p>
        </w:tc>
        <w:tc>
          <w:tcPr>
            <w:tcW w:w="1275" w:type="dxa"/>
            <w:tcBorders>
              <w:top w:val="single" w:sz="4" w:space="0" w:color="auto"/>
            </w:tcBorders>
          </w:tcPr>
          <w:p w14:paraId="2F0674B2" w14:textId="5DE6E7F4" w:rsidR="00252911" w:rsidRPr="00EE3EB4" w:rsidRDefault="00252911">
            <w:pPr>
              <w:keepNext/>
              <w:rPr>
                <w:rFonts w:ascii="Switzer" w:eastAsia="Switzer" w:hAnsi="Switzer" w:cs="Times New Roman"/>
                <w:color w:val="auto"/>
              </w:rPr>
            </w:pPr>
          </w:p>
        </w:tc>
        <w:tc>
          <w:tcPr>
            <w:tcW w:w="3969" w:type="dxa"/>
            <w:tcBorders>
              <w:top w:val="single" w:sz="4" w:space="0" w:color="auto"/>
            </w:tcBorders>
          </w:tcPr>
          <w:p w14:paraId="64395ADE" w14:textId="06971ACC" w:rsidR="005027F2" w:rsidRDefault="005027F2" w:rsidP="001F7D98">
            <w:pPr>
              <w:shd w:val="clear" w:color="auto" w:fill="FFFFFF"/>
              <w:rPr>
                <w:rFonts w:eastAsia="Switzer" w:cs="Times New Roman"/>
                <w:color w:val="auto"/>
              </w:rPr>
            </w:pPr>
            <w:r>
              <w:rPr>
                <w:rFonts w:eastAsia="Switzer" w:cs="Times New Roman"/>
                <w:color w:val="auto"/>
              </w:rPr>
              <w:t>A question</w:t>
            </w:r>
            <w:r w:rsidRPr="001F7D98">
              <w:rPr>
                <w:rFonts w:eastAsia="Switzer" w:cs="Times New Roman"/>
                <w:color w:val="auto"/>
              </w:rPr>
              <w:t xml:space="preserve"> was added to determine whether the entity was classified as a public interest entity when it is determined to be </w:t>
            </w:r>
            <w:r>
              <w:rPr>
                <w:rFonts w:eastAsia="Switzer" w:cs="Times New Roman"/>
                <w:color w:val="auto"/>
              </w:rPr>
              <w:t xml:space="preserve">one of the </w:t>
            </w:r>
            <w:r w:rsidRPr="001F7D98">
              <w:rPr>
                <w:rFonts w:eastAsia="Switzer" w:cs="Times New Roman"/>
                <w:color w:val="auto"/>
              </w:rPr>
              <w:t>entit</w:t>
            </w:r>
            <w:r>
              <w:rPr>
                <w:rFonts w:eastAsia="Switzer" w:cs="Times New Roman"/>
                <w:color w:val="auto"/>
              </w:rPr>
              <w:t>ies</w:t>
            </w:r>
            <w:r w:rsidRPr="001F7D98">
              <w:rPr>
                <w:rFonts w:eastAsia="Switzer" w:cs="Times New Roman"/>
                <w:color w:val="auto"/>
              </w:rPr>
              <w:t xml:space="preserve"> </w:t>
            </w:r>
            <w:r>
              <w:rPr>
                <w:rFonts w:eastAsia="Switzer" w:cs="Times New Roman"/>
                <w:color w:val="auto"/>
              </w:rPr>
              <w:t xml:space="preserve">on </w:t>
            </w:r>
            <w:r w:rsidRPr="001F7D98">
              <w:rPr>
                <w:rFonts w:eastAsia="Switzer" w:cs="Times New Roman"/>
                <w:color w:val="auto"/>
              </w:rPr>
              <w:t xml:space="preserve">the list of entities </w:t>
            </w:r>
            <w:r>
              <w:rPr>
                <w:rFonts w:eastAsia="Switzer" w:cs="Times New Roman"/>
                <w:color w:val="auto"/>
              </w:rPr>
              <w:t xml:space="preserve">deemed to PIEs in accordance with </w:t>
            </w:r>
            <w:r w:rsidRPr="001F7D98">
              <w:rPr>
                <w:rFonts w:eastAsia="Switzer" w:cs="Times New Roman"/>
                <w:color w:val="auto"/>
              </w:rPr>
              <w:t>R400.</w:t>
            </w:r>
            <w:r>
              <w:rPr>
                <w:rFonts w:eastAsia="Switzer" w:cs="Times New Roman"/>
                <w:color w:val="auto"/>
              </w:rPr>
              <w:t>23(SA).</w:t>
            </w:r>
            <w:r w:rsidR="00A31446">
              <w:rPr>
                <w:rFonts w:eastAsia="Switzer" w:cs="Times New Roman"/>
                <w:color w:val="auto"/>
              </w:rPr>
              <w:t xml:space="preserve">  The list of entities deemed to </w:t>
            </w:r>
            <w:r w:rsidR="00BA2B23">
              <w:rPr>
                <w:rFonts w:eastAsia="Switzer" w:cs="Times New Roman"/>
                <w:color w:val="auto"/>
              </w:rPr>
              <w:t xml:space="preserve">be </w:t>
            </w:r>
            <w:r w:rsidR="00A31446">
              <w:rPr>
                <w:rFonts w:eastAsia="Switzer" w:cs="Times New Roman"/>
                <w:color w:val="auto"/>
              </w:rPr>
              <w:t xml:space="preserve">PIEs in accordance with </w:t>
            </w:r>
            <w:r w:rsidR="00A31446" w:rsidRPr="001F7D98">
              <w:rPr>
                <w:rFonts w:eastAsia="Switzer" w:cs="Times New Roman"/>
                <w:color w:val="auto"/>
              </w:rPr>
              <w:t>R400.</w:t>
            </w:r>
            <w:r w:rsidR="00A31446">
              <w:rPr>
                <w:rFonts w:eastAsia="Switzer" w:cs="Times New Roman"/>
                <w:color w:val="auto"/>
              </w:rPr>
              <w:t>23(SA) is included as an instruction.</w:t>
            </w:r>
          </w:p>
          <w:p w14:paraId="037D49B0" w14:textId="2DE4E775" w:rsidR="005027F2" w:rsidRDefault="005027F2" w:rsidP="00E8B46F">
            <w:pPr>
              <w:shd w:val="clear" w:color="auto" w:fill="FFFFFF" w:themeFill="background1"/>
              <w:rPr>
                <w:rFonts w:eastAsia="Switzer" w:cs="Times New Roman"/>
                <w:color w:val="auto"/>
              </w:rPr>
            </w:pPr>
          </w:p>
          <w:p w14:paraId="10BED7EE" w14:textId="19290F43" w:rsidR="00E43F41" w:rsidRPr="005443C3" w:rsidRDefault="00AE0EA0" w:rsidP="005443C3">
            <w:pPr>
              <w:shd w:val="clear" w:color="auto" w:fill="FFFFFF"/>
              <w:rPr>
                <w:rFonts w:eastAsia="Times New Roman" w:cs="Arial"/>
                <w:color w:val="000000"/>
                <w:lang w:eastAsia="en-ZA"/>
              </w:rPr>
            </w:pPr>
            <w:r w:rsidRPr="001F7D98">
              <w:rPr>
                <w:rFonts w:eastAsia="Switzer" w:cs="Times New Roman"/>
                <w:color w:val="auto"/>
              </w:rPr>
              <w:t xml:space="preserve">The definition of the public interest entity included as guidance text has been updated based on the revised definition in </w:t>
            </w:r>
            <w:r w:rsidR="00BF6A80">
              <w:rPr>
                <w:rFonts w:eastAsia="Switzer" w:cs="Times New Roman"/>
                <w:color w:val="auto"/>
              </w:rPr>
              <w:t>‘</w:t>
            </w:r>
            <w:r w:rsidR="001F7D98" w:rsidRPr="001F7D98">
              <w:rPr>
                <w:rFonts w:eastAsia="Times New Roman" w:cs="Arial"/>
                <w:color w:val="000000"/>
                <w:lang w:eastAsia="en-ZA"/>
              </w:rPr>
              <w:t>The Revisions to the IRBA Code of Professional Conduct for Registered Auditors (Revised April 2023)</w:t>
            </w:r>
            <w:r w:rsidR="00344210">
              <w:rPr>
                <w:rFonts w:eastAsia="Times New Roman" w:cs="Arial"/>
                <w:color w:val="000000"/>
                <w:lang w:eastAsia="en-ZA"/>
              </w:rPr>
              <w:t>’</w:t>
            </w:r>
            <w:r w:rsidR="001F7D98" w:rsidRPr="001F7D98">
              <w:rPr>
                <w:rFonts w:eastAsia="Times New Roman" w:cs="Arial"/>
                <w:color w:val="000000"/>
                <w:lang w:eastAsia="en-ZA"/>
              </w:rPr>
              <w:t xml:space="preserve"> issued in November</w:t>
            </w:r>
            <w:r w:rsidR="00344210">
              <w:rPr>
                <w:rFonts w:eastAsia="Times New Roman" w:cs="Arial"/>
                <w:color w:val="000000"/>
                <w:lang w:eastAsia="en-ZA"/>
              </w:rPr>
              <w:t xml:space="preserve"> 2023</w:t>
            </w:r>
            <w:r w:rsidR="001F7D98" w:rsidRPr="008B2850">
              <w:rPr>
                <w:rFonts w:eastAsia="Times New Roman" w:cs="Arial"/>
                <w:color w:val="000000"/>
                <w:lang w:eastAsia="en-ZA"/>
              </w:rPr>
              <w:t>.</w:t>
            </w:r>
          </w:p>
        </w:tc>
      </w:tr>
      <w:tr w:rsidR="00252911" w:rsidRPr="00FC2360" w14:paraId="64BC4C1A" w14:textId="77777777">
        <w:tc>
          <w:tcPr>
            <w:tcW w:w="9072" w:type="dxa"/>
            <w:gridSpan w:val="3"/>
            <w:tcBorders>
              <w:top w:val="single" w:sz="4" w:space="0" w:color="auto"/>
            </w:tcBorders>
          </w:tcPr>
          <w:p w14:paraId="1BD20FFE" w14:textId="77777777" w:rsidR="00252911" w:rsidRPr="00FC2360" w:rsidRDefault="00252911">
            <w:pPr>
              <w:keepNext/>
              <w:rPr>
                <w:rFonts w:ascii="Switzer" w:eastAsia="Switzer" w:hAnsi="Switzer" w:cs="Times New Roman"/>
              </w:rPr>
            </w:pPr>
            <w:r>
              <w:rPr>
                <w:rFonts w:ascii="Switzer" w:eastAsia="Switzer" w:hAnsi="Switzer" w:cs="Times New Roman"/>
                <w:i/>
                <w:iCs/>
                <w:color w:val="F56354"/>
              </w:rPr>
              <w:t xml:space="preserve">02.50 Consideration of assurance reports </w:t>
            </w:r>
          </w:p>
        </w:tc>
      </w:tr>
      <w:tr w:rsidR="00252911" w:rsidRPr="00A77C6C" w14:paraId="68282117" w14:textId="77777777">
        <w:tc>
          <w:tcPr>
            <w:tcW w:w="3828" w:type="dxa"/>
            <w:tcBorders>
              <w:top w:val="single" w:sz="4" w:space="0" w:color="auto"/>
              <w:bottom w:val="single" w:sz="4" w:space="0" w:color="auto"/>
            </w:tcBorders>
          </w:tcPr>
          <w:p w14:paraId="26C07091" w14:textId="3E85BB8D" w:rsidR="00252911" w:rsidRPr="00EE3EB4" w:rsidRDefault="00EE3EB4">
            <w:pPr>
              <w:rPr>
                <w:rFonts w:ascii="Switzer" w:eastAsia="Switzer" w:hAnsi="Switzer" w:cs="Times New Roman"/>
              </w:rPr>
            </w:pPr>
            <w:r w:rsidRPr="00EE3EB4">
              <w:rPr>
                <w:rFonts w:ascii="Switzer" w:eastAsia="Switzer" w:hAnsi="Switzer" w:cs="Times New Roman"/>
                <w:color w:val="auto"/>
              </w:rPr>
              <w:t>Public interest entity</w:t>
            </w:r>
            <w:r w:rsidR="003F3B46">
              <w:rPr>
                <w:rFonts w:ascii="Switzer" w:eastAsia="Switzer" w:hAnsi="Switzer" w:cs="Times New Roman"/>
                <w:color w:val="auto"/>
              </w:rPr>
              <w:t xml:space="preserve"> (PIE)</w:t>
            </w:r>
          </w:p>
        </w:tc>
        <w:tc>
          <w:tcPr>
            <w:tcW w:w="1275" w:type="dxa"/>
          </w:tcPr>
          <w:p w14:paraId="24D59724" w14:textId="13FF61C4" w:rsidR="00252911" w:rsidRPr="00EE3EB4" w:rsidRDefault="00252911">
            <w:pPr>
              <w:rPr>
                <w:rFonts w:ascii="Switzer" w:eastAsia="Switzer" w:hAnsi="Switzer" w:cs="Times New Roman"/>
              </w:rPr>
            </w:pPr>
          </w:p>
        </w:tc>
        <w:tc>
          <w:tcPr>
            <w:tcW w:w="3969" w:type="dxa"/>
          </w:tcPr>
          <w:p w14:paraId="742B1C02" w14:textId="77777777" w:rsidR="00252911" w:rsidRDefault="000A1F71">
            <w:pPr>
              <w:spacing w:after="160" w:line="278" w:lineRule="auto"/>
              <w:rPr>
                <w:lang w:val="en-US"/>
              </w:rPr>
            </w:pPr>
            <w:r>
              <w:rPr>
                <w:lang w:val="en-US"/>
              </w:rPr>
              <w:t xml:space="preserve">Procedures </w:t>
            </w:r>
            <w:r w:rsidR="00BF6A80">
              <w:rPr>
                <w:lang w:val="en-US"/>
              </w:rPr>
              <w:t xml:space="preserve">related to the additional disclosure required in the auditor’s report </w:t>
            </w:r>
            <w:r w:rsidR="003F3B46">
              <w:rPr>
                <w:lang w:val="en-US"/>
              </w:rPr>
              <w:t>of the financial statements of a PIE, were added.</w:t>
            </w:r>
          </w:p>
          <w:p w14:paraId="3114059D" w14:textId="61CDC73C" w:rsidR="003F3B46" w:rsidRPr="00EE3EB4" w:rsidRDefault="003F3B46">
            <w:pPr>
              <w:spacing w:after="160" w:line="278" w:lineRule="auto"/>
              <w:rPr>
                <w:lang w:val="en-US"/>
              </w:rPr>
            </w:pPr>
            <w:r>
              <w:rPr>
                <w:lang w:val="en-US"/>
              </w:rPr>
              <w:t>These procedures will only be included when user selected yes to the PIE question in 10.20.</w:t>
            </w:r>
          </w:p>
        </w:tc>
      </w:tr>
      <w:tr w:rsidR="00555CD5" w:rsidRPr="00A77C6C" w14:paraId="36EC0F4D" w14:textId="77777777">
        <w:tc>
          <w:tcPr>
            <w:tcW w:w="9072" w:type="dxa"/>
            <w:gridSpan w:val="3"/>
            <w:tcBorders>
              <w:top w:val="single" w:sz="4" w:space="0" w:color="auto"/>
              <w:bottom w:val="single" w:sz="4" w:space="0" w:color="auto"/>
            </w:tcBorders>
          </w:tcPr>
          <w:p w14:paraId="1DA75171" w14:textId="5993AB42" w:rsidR="00555CD5" w:rsidRPr="00A77C6C" w:rsidRDefault="003F3B46">
            <w:pPr>
              <w:spacing w:after="160" w:line="278" w:lineRule="auto"/>
              <w:rPr>
                <w:lang w:val="en-US"/>
              </w:rPr>
            </w:pPr>
            <w:r>
              <w:rPr>
                <w:rFonts w:ascii="Switzer" w:eastAsia="Switzer" w:hAnsi="Switzer" w:cs="Times New Roman"/>
                <w:i/>
                <w:iCs/>
                <w:color w:val="F56354"/>
              </w:rPr>
              <w:t xml:space="preserve">02.55 </w:t>
            </w:r>
            <w:r w:rsidR="001B0C75">
              <w:rPr>
                <w:rFonts w:ascii="Switzer" w:eastAsia="Switzer" w:hAnsi="Switzer" w:cs="Times New Roman"/>
                <w:i/>
                <w:iCs/>
                <w:color w:val="F56354"/>
              </w:rPr>
              <w:t>Key Audit Matters</w:t>
            </w:r>
          </w:p>
        </w:tc>
      </w:tr>
      <w:tr w:rsidR="00555CD5" w:rsidRPr="00A77C6C" w14:paraId="356915B6" w14:textId="77777777">
        <w:tc>
          <w:tcPr>
            <w:tcW w:w="3828" w:type="dxa"/>
            <w:tcBorders>
              <w:top w:val="single" w:sz="4" w:space="0" w:color="auto"/>
              <w:bottom w:val="single" w:sz="4" w:space="0" w:color="auto"/>
            </w:tcBorders>
          </w:tcPr>
          <w:p w14:paraId="39C9C6CE" w14:textId="7F3D23AD" w:rsidR="00555CD5" w:rsidRPr="00FC2360" w:rsidRDefault="00F463F4">
            <w:pPr>
              <w:rPr>
                <w:rFonts w:ascii="Switzer" w:eastAsia="Switzer" w:hAnsi="Switzer" w:cs="Times New Roman"/>
              </w:rPr>
            </w:pPr>
            <w:r>
              <w:rPr>
                <w:rFonts w:ascii="Switzer" w:eastAsia="Switzer" w:hAnsi="Switzer" w:cs="Times New Roman"/>
              </w:rPr>
              <w:lastRenderedPageBreak/>
              <w:t>Key Audit Matters table</w:t>
            </w:r>
          </w:p>
        </w:tc>
        <w:tc>
          <w:tcPr>
            <w:tcW w:w="1275" w:type="dxa"/>
          </w:tcPr>
          <w:p w14:paraId="0CDCB045" w14:textId="77777777" w:rsidR="00555CD5" w:rsidRPr="00FC2360" w:rsidRDefault="00555CD5">
            <w:pPr>
              <w:rPr>
                <w:rFonts w:ascii="Switzer" w:eastAsia="Switzer" w:hAnsi="Switzer" w:cs="Times New Roman"/>
              </w:rPr>
            </w:pPr>
          </w:p>
        </w:tc>
        <w:tc>
          <w:tcPr>
            <w:tcW w:w="3969" w:type="dxa"/>
          </w:tcPr>
          <w:p w14:paraId="01483636" w14:textId="1EF163AE" w:rsidR="00555CD5" w:rsidRPr="00C8302B" w:rsidRDefault="00F534AC">
            <w:pPr>
              <w:spacing w:after="160" w:line="278" w:lineRule="auto"/>
              <w:rPr>
                <w:lang w:val="en-US"/>
              </w:rPr>
            </w:pPr>
            <w:r>
              <w:rPr>
                <w:lang w:val="en-US"/>
              </w:rPr>
              <w:t>When recording a KAM, u</w:t>
            </w:r>
            <w:r w:rsidR="00C8302B" w:rsidRPr="00C8302B">
              <w:rPr>
                <w:lang w:val="en-US"/>
              </w:rPr>
              <w:t xml:space="preserve">sers will be required to complete the following two new data fields </w:t>
            </w:r>
            <w:r w:rsidR="00735528" w:rsidRPr="00C8302B">
              <w:rPr>
                <w:lang w:val="en-US"/>
              </w:rPr>
              <w:t xml:space="preserve">when </w:t>
            </w:r>
            <w:r>
              <w:rPr>
                <w:lang w:val="en-US"/>
              </w:rPr>
              <w:t xml:space="preserve">users answered </w:t>
            </w:r>
            <w:r w:rsidR="00735528" w:rsidRPr="00C8302B">
              <w:rPr>
                <w:lang w:val="en-US"/>
              </w:rPr>
              <w:t>“Yes”</w:t>
            </w:r>
            <w:r>
              <w:rPr>
                <w:lang w:val="en-US"/>
              </w:rPr>
              <w:t xml:space="preserve"> was </w:t>
            </w:r>
            <w:r w:rsidR="00735528" w:rsidRPr="00C8302B">
              <w:rPr>
                <w:lang w:val="en-US"/>
              </w:rPr>
              <w:t>to PIE question in 10.20:</w:t>
            </w:r>
          </w:p>
          <w:p w14:paraId="65962052" w14:textId="77777777" w:rsidR="00F463F4" w:rsidRPr="00C8302B" w:rsidRDefault="00735528" w:rsidP="009A0F9A">
            <w:pPr>
              <w:pStyle w:val="ListParagraph"/>
              <w:numPr>
                <w:ilvl w:val="0"/>
                <w:numId w:val="17"/>
              </w:numPr>
              <w:spacing w:after="160" w:line="278" w:lineRule="auto"/>
              <w:rPr>
                <w:color w:val="1F1F1F"/>
                <w:shd w:val="clear" w:color="auto" w:fill="FFFFFF"/>
              </w:rPr>
            </w:pPr>
            <w:r w:rsidRPr="00C8302B">
              <w:rPr>
                <w:color w:val="1F1F1F"/>
                <w:shd w:val="clear" w:color="auto" w:fill="FFFFFF"/>
              </w:rPr>
              <w:t>Outcomes of audit procedures with respect to the key audit matter</w:t>
            </w:r>
          </w:p>
          <w:p w14:paraId="1ED3799C" w14:textId="77777777" w:rsidR="00735528" w:rsidRPr="00C8302B" w:rsidRDefault="00F463F4" w:rsidP="009A0F9A">
            <w:pPr>
              <w:pStyle w:val="ListParagraph"/>
              <w:numPr>
                <w:ilvl w:val="0"/>
                <w:numId w:val="17"/>
              </w:numPr>
              <w:spacing w:after="160" w:line="278" w:lineRule="auto"/>
              <w:rPr>
                <w:color w:val="1F1F1F"/>
                <w:shd w:val="clear" w:color="auto" w:fill="FFFFFF"/>
              </w:rPr>
            </w:pPr>
            <w:r w:rsidRPr="00C8302B">
              <w:rPr>
                <w:color w:val="1F1F1F"/>
                <w:shd w:val="clear" w:color="auto" w:fill="FFFFFF"/>
              </w:rPr>
              <w:t>Key observations with respect to the key audit matter</w:t>
            </w:r>
          </w:p>
          <w:p w14:paraId="0962FBF8" w14:textId="607732D8" w:rsidR="00F463F4" w:rsidRPr="00F463F4" w:rsidRDefault="00C8302B" w:rsidP="00F463F4">
            <w:pPr>
              <w:spacing w:after="160" w:line="278" w:lineRule="auto"/>
              <w:rPr>
                <w:rFonts w:ascii="Roboto" w:hAnsi="Roboto"/>
                <w:color w:val="1F1F1F"/>
                <w:sz w:val="18"/>
                <w:szCs w:val="18"/>
                <w:shd w:val="clear" w:color="auto" w:fill="FFFFFF"/>
              </w:rPr>
            </w:pPr>
            <w:r w:rsidRPr="00C8302B">
              <w:rPr>
                <w:color w:val="1F1F1F"/>
                <w:shd w:val="clear" w:color="auto" w:fill="FFFFFF"/>
              </w:rPr>
              <w:t>The detail will pull through to the Key Audit Matters table on 02.55, and the auditor’s report in the financial statements when user concluded that the KAM will be</w:t>
            </w:r>
            <w:r>
              <w:rPr>
                <w:rFonts w:ascii="Roboto" w:hAnsi="Roboto"/>
                <w:color w:val="1F1F1F"/>
                <w:sz w:val="18"/>
                <w:szCs w:val="18"/>
                <w:shd w:val="clear" w:color="auto" w:fill="FFFFFF"/>
              </w:rPr>
              <w:t xml:space="preserve"> </w:t>
            </w:r>
            <w:r w:rsidR="0086640A">
              <w:rPr>
                <w:rFonts w:ascii="Roboto" w:hAnsi="Roboto"/>
                <w:color w:val="1F1F1F"/>
                <w:sz w:val="18"/>
                <w:szCs w:val="18"/>
                <w:shd w:val="clear" w:color="auto" w:fill="FFFFFF"/>
              </w:rPr>
              <w:t>reported on in the Auditor’s Report.</w:t>
            </w:r>
          </w:p>
        </w:tc>
      </w:tr>
    </w:tbl>
    <w:p w14:paraId="40655B17" w14:textId="5150AA14" w:rsidR="00E07634" w:rsidRDefault="00E07634" w:rsidP="00E07634">
      <w:pPr>
        <w:pStyle w:val="Heading2"/>
      </w:pPr>
      <w:bookmarkStart w:id="94" w:name="_Toc168978251"/>
      <w:r>
        <w:t>Other</w:t>
      </w:r>
      <w:bookmarkEnd w:id="94"/>
    </w:p>
    <w:p w14:paraId="38655208" w14:textId="0589B324" w:rsidR="00294277" w:rsidRDefault="00294277" w:rsidP="00792DFB">
      <w:pPr>
        <w:pStyle w:val="Heading3"/>
      </w:pPr>
      <w:bookmarkStart w:id="95" w:name="_Toc168978252"/>
      <w:r>
        <w:t>Financial reporting frameworks</w:t>
      </w:r>
      <w:bookmarkEnd w:id="95"/>
    </w:p>
    <w:p w14:paraId="37004BD2" w14:textId="759BBFB2" w:rsidR="00C173B2" w:rsidRDefault="00410B31" w:rsidP="002C4AF7">
      <w:pPr>
        <w:jc w:val="both"/>
      </w:pPr>
      <w:r>
        <w:t xml:space="preserve">The </w:t>
      </w:r>
      <w:r w:rsidR="00C173B2">
        <w:t xml:space="preserve">IFRS Foundation® </w:t>
      </w:r>
      <w:proofErr w:type="gramStart"/>
      <w:r w:rsidR="00C173B2">
        <w:t>Trade Mark</w:t>
      </w:r>
      <w:proofErr w:type="gramEnd"/>
      <w:r w:rsidR="00C173B2">
        <w:t xml:space="preserve"> Guidelines, in accordance with the International Auditing and Assurance Standards Board’s (IAASB) International Accounting Standards Board (IASB) Liaison Working Group Publication</w:t>
      </w:r>
      <w:r>
        <w:t xml:space="preserve">, have been implemented.  </w:t>
      </w:r>
    </w:p>
    <w:p w14:paraId="30CA650E" w14:textId="77777777" w:rsidR="00410B31" w:rsidRDefault="00410B31" w:rsidP="002C4AF7">
      <w:pPr>
        <w:jc w:val="both"/>
      </w:pPr>
    </w:p>
    <w:p w14:paraId="7E591F7B" w14:textId="60CD2785" w:rsidR="00482652" w:rsidRPr="00482652" w:rsidRDefault="00410B31" w:rsidP="002C4AF7">
      <w:pPr>
        <w:jc w:val="both"/>
      </w:pPr>
      <w:r>
        <w:t xml:space="preserve">The term IFRS in 10.20 </w:t>
      </w:r>
      <w:r w:rsidR="003A3DF0">
        <w:t xml:space="preserve">was replaced with </w:t>
      </w:r>
      <w:r w:rsidR="00482652">
        <w:t>“</w:t>
      </w:r>
      <w:r w:rsidR="00572CF9">
        <w:t>IFRS Accounting Standards as issued by the International Accounting Standards Board</w:t>
      </w:r>
      <w:r w:rsidR="00482652">
        <w:t xml:space="preserve">”, and similarly the term “IFRS for SME” </w:t>
      </w:r>
      <w:r w:rsidR="003A3DF0">
        <w:t>was replaced with “IFRS for SMEs Accounting Standard as issued by the International Accounting Standards Board”.</w:t>
      </w:r>
    </w:p>
    <w:p w14:paraId="0E629DBA" w14:textId="0D25B462" w:rsidR="00294277" w:rsidRDefault="00294277" w:rsidP="00792DFB">
      <w:pPr>
        <w:pStyle w:val="Heading3"/>
      </w:pPr>
      <w:bookmarkStart w:id="96" w:name="_Toc168978253"/>
      <w:r>
        <w:t>02.55 K</w:t>
      </w:r>
      <w:r>
        <w:rPr>
          <w:rFonts w:hint="eastAsia"/>
        </w:rPr>
        <w:t>e</w:t>
      </w:r>
      <w:r>
        <w:t>y audit matters</w:t>
      </w:r>
      <w:bookmarkEnd w:id="96"/>
    </w:p>
    <w:p w14:paraId="21152636" w14:textId="61BD79FA" w:rsidR="002337D3" w:rsidRDefault="0000774D" w:rsidP="00294277">
      <w:r>
        <w:t>The following audit</w:t>
      </w:r>
      <w:r w:rsidR="00EE2E48">
        <w:t xml:space="preserve"> procedures were added to 02.55.  </w:t>
      </w:r>
    </w:p>
    <w:p w14:paraId="23086DA9" w14:textId="7C8F51AC" w:rsidR="0000774D" w:rsidRDefault="0000774D" w:rsidP="009A0F9A">
      <w:pPr>
        <w:pStyle w:val="ListParagraph"/>
        <w:numPr>
          <w:ilvl w:val="0"/>
          <w:numId w:val="23"/>
        </w:numPr>
      </w:pPr>
      <w:r w:rsidRPr="0000774D">
        <w:t xml:space="preserve">Determine from the matters communicated with </w:t>
      </w:r>
      <w:r>
        <w:t>TCWG</w:t>
      </w:r>
      <w:r w:rsidRPr="0000774D">
        <w:t>, those matters that required significant attention in performing the audit</w:t>
      </w:r>
      <w:r w:rsidR="00DD2DA5">
        <w:t xml:space="preserve"> (ISA701.9)</w:t>
      </w:r>
      <w:r w:rsidRPr="0000774D">
        <w:t>.</w:t>
      </w:r>
    </w:p>
    <w:p w14:paraId="6FDCE00E" w14:textId="15FBC999" w:rsidR="0000774D" w:rsidRDefault="005010EE" w:rsidP="009A0F9A">
      <w:pPr>
        <w:pStyle w:val="ListParagraph"/>
        <w:numPr>
          <w:ilvl w:val="0"/>
          <w:numId w:val="23"/>
        </w:numPr>
      </w:pPr>
      <w:proofErr w:type="gramStart"/>
      <w:r w:rsidRPr="005010EE">
        <w:t>Take into account</w:t>
      </w:r>
      <w:proofErr w:type="gramEnd"/>
      <w:r w:rsidRPr="005010EE">
        <w:t xml:space="preserve"> the following when determining the key audit matters to be communicated in the auditor's report:</w:t>
      </w:r>
    </w:p>
    <w:p w14:paraId="7471AC07" w14:textId="1D6E9C59" w:rsidR="00BA4E45" w:rsidRDefault="00BA4E45" w:rsidP="009A0F9A">
      <w:pPr>
        <w:pStyle w:val="ListParagraph"/>
        <w:numPr>
          <w:ilvl w:val="1"/>
          <w:numId w:val="23"/>
        </w:numPr>
      </w:pPr>
      <w:r w:rsidRPr="00BA4E45">
        <w:t>Areas of higher assessed risk of material misstatement, or significant risks.</w:t>
      </w:r>
    </w:p>
    <w:p w14:paraId="26004FCD" w14:textId="626A570D" w:rsidR="00BA4E45" w:rsidRDefault="0004518D" w:rsidP="009A0F9A">
      <w:pPr>
        <w:pStyle w:val="ListParagraph"/>
        <w:numPr>
          <w:ilvl w:val="1"/>
          <w:numId w:val="23"/>
        </w:numPr>
      </w:pPr>
      <w:r w:rsidRPr="0004518D">
        <w:t>Significant judgments relating to areas in the financial statements that involved significant management judgment, including accounting estimates that have been identified as having high estimation uncertainty.</w:t>
      </w:r>
    </w:p>
    <w:p w14:paraId="3AF3228A" w14:textId="38CE8674" w:rsidR="0004518D" w:rsidRDefault="0004518D" w:rsidP="009A0F9A">
      <w:pPr>
        <w:pStyle w:val="ListParagraph"/>
        <w:numPr>
          <w:ilvl w:val="1"/>
          <w:numId w:val="23"/>
        </w:numPr>
      </w:pPr>
      <w:r w:rsidRPr="0004518D">
        <w:t>The effect on the audit of significant events or transactions that occurred during the period.</w:t>
      </w:r>
    </w:p>
    <w:p w14:paraId="7C84581B" w14:textId="77777777" w:rsidR="002337D3" w:rsidRDefault="002337D3" w:rsidP="00294277"/>
    <w:p w14:paraId="73F6C7F3" w14:textId="686B49DA" w:rsidR="00294277" w:rsidRPr="00294277" w:rsidRDefault="00EE2E48" w:rsidP="00294277">
      <w:r>
        <w:t xml:space="preserve">The </w:t>
      </w:r>
      <w:r w:rsidR="002337D3">
        <w:t xml:space="preserve">engagement partner sign-off on 02.55 was deleted and a declaration by the engagement partner related to KAMs </w:t>
      </w:r>
      <w:ins w:id="97" w:author="Juané Schreuder" w:date="2024-07-24T14:06:00Z">
        <w:r w:rsidR="004B4FBD">
          <w:t>is</w:t>
        </w:r>
      </w:ins>
      <w:del w:id="98" w:author="Juané Schreuder" w:date="2024-07-24T14:06:00Z">
        <w:r w:rsidR="002337D3">
          <w:delText>are</w:delText>
        </w:r>
      </w:del>
      <w:r w:rsidR="002337D3">
        <w:t xml:space="preserve"> included in the “Engagement partner declaration” on 02.00.</w:t>
      </w:r>
    </w:p>
    <w:p w14:paraId="453F653A" w14:textId="0F8E4441" w:rsidR="00DE3E91" w:rsidRDefault="00DE3E91">
      <w:pPr>
        <w:pStyle w:val="Heading3"/>
      </w:pPr>
      <w:bookmarkStart w:id="99" w:name="_Toc168978225"/>
      <w:r>
        <w:t>11.60 Uncategorised risks</w:t>
      </w:r>
    </w:p>
    <w:p w14:paraId="537035FC" w14:textId="72BE77BE" w:rsidR="00A41AA5" w:rsidRPr="00A41AA5" w:rsidRDefault="00A41AA5" w:rsidP="00A41AA5">
      <w:r>
        <w:t xml:space="preserve">We have included additional functionality to </w:t>
      </w:r>
      <w:r w:rsidR="00243245">
        <w:t xml:space="preserve">document 11.60 </w:t>
      </w:r>
      <w:r w:rsidR="008F7E2E">
        <w:t>that will i</w:t>
      </w:r>
      <w:r w:rsidR="00243245">
        <w:t xml:space="preserve">ndicate to the user when they have a risk </w:t>
      </w:r>
      <w:r w:rsidR="00BE6105">
        <w:t xml:space="preserve">that exists that does not belong to any of the existing sections. At the top of the document, you will see </w:t>
      </w:r>
      <w:r w:rsidR="005E5DF1">
        <w:t>a section called uncategorised risks where these risks will be stored. To reallocate these risks to the correct section</w:t>
      </w:r>
      <w:r w:rsidR="00D42C83">
        <w:t>, you need to edit that risk and select the section you require it to be allocated to</w:t>
      </w:r>
      <w:r w:rsidR="00C1480A">
        <w:t xml:space="preserve"> or you can choose to delete the risk if it no longer serves a purpose</w:t>
      </w:r>
    </w:p>
    <w:p w14:paraId="0E97FDF9" w14:textId="77777777" w:rsidR="0048157E" w:rsidRPr="00631A22" w:rsidRDefault="0048157E" w:rsidP="0048157E">
      <w:pPr>
        <w:pStyle w:val="Heading2"/>
      </w:pPr>
      <w:r w:rsidRPr="008F0F64">
        <w:lastRenderedPageBreak/>
        <w:t xml:space="preserve">Known </w:t>
      </w:r>
      <w:r>
        <w:t>matters</w:t>
      </w:r>
      <w:bookmarkEnd w:id="99"/>
    </w:p>
    <w:p w14:paraId="77F6FDB7" w14:textId="77777777" w:rsidR="0048157E" w:rsidRPr="003E158C" w:rsidRDefault="0048157E" w:rsidP="0048157E">
      <w:pPr>
        <w:pStyle w:val="Heading3"/>
        <w:rPr>
          <w:strike/>
        </w:rPr>
      </w:pPr>
      <w:bookmarkStart w:id="100" w:name="_Toc146803360"/>
      <w:bookmarkStart w:id="101" w:name="_Toc146803419"/>
      <w:bookmarkStart w:id="102" w:name="_Toc146803484"/>
      <w:bookmarkStart w:id="103" w:name="_Toc168978226"/>
      <w:bookmarkEnd w:id="100"/>
      <w:bookmarkEnd w:id="101"/>
      <w:bookmarkEnd w:id="102"/>
      <w:r w:rsidRPr="003E158C">
        <w:rPr>
          <w:strike/>
        </w:rPr>
        <w:t>10.50 – Gathering information</w:t>
      </w:r>
      <w:bookmarkEnd w:id="103"/>
    </w:p>
    <w:p w14:paraId="59704187" w14:textId="77777777" w:rsidR="0048157E" w:rsidRPr="003E158C" w:rsidRDefault="0048157E" w:rsidP="0048157E">
      <w:pPr>
        <w:rPr>
          <w:strike/>
        </w:rPr>
      </w:pPr>
      <w:r w:rsidRPr="003E158C">
        <w:rPr>
          <w:strike/>
        </w:rPr>
        <w:t>The procedure “Are any of the entities or business units within the group registered for Value Added Tax?” is affected by more sections than just 430 - Trade receivables and 630 - Trade payables. These will be identified and added for the final release.</w:t>
      </w:r>
    </w:p>
    <w:p w14:paraId="6FECB661" w14:textId="121B2972" w:rsidR="006D3599" w:rsidRPr="003E158C" w:rsidRDefault="00FA7531" w:rsidP="006D3599">
      <w:pPr>
        <w:pStyle w:val="Heading3"/>
        <w:rPr>
          <w:strike/>
        </w:rPr>
      </w:pPr>
      <w:r w:rsidRPr="003E158C">
        <w:rPr>
          <w:strike/>
        </w:rPr>
        <w:t>Financial reporting framework in client deliverables</w:t>
      </w:r>
    </w:p>
    <w:p w14:paraId="545895CC" w14:textId="77777777" w:rsidR="00DB57D2" w:rsidRPr="003E158C" w:rsidRDefault="00FA7531" w:rsidP="00FA7531">
      <w:pPr>
        <w:rPr>
          <w:strike/>
        </w:rPr>
      </w:pPr>
      <w:r w:rsidRPr="003E158C">
        <w:rPr>
          <w:strike/>
        </w:rPr>
        <w:t xml:space="preserve">The </w:t>
      </w:r>
      <w:r w:rsidR="00E60159" w:rsidRPr="003E158C">
        <w:rPr>
          <w:strike/>
        </w:rPr>
        <w:t>client deliverables, such as the engagement letter and management representation letter</w:t>
      </w:r>
      <w:r w:rsidR="00DB57D2" w:rsidRPr="003E158C">
        <w:rPr>
          <w:strike/>
        </w:rPr>
        <w:t>,</w:t>
      </w:r>
      <w:r w:rsidR="00E60159" w:rsidRPr="003E158C">
        <w:rPr>
          <w:strike/>
        </w:rPr>
        <w:t xml:space="preserve"> </w:t>
      </w:r>
      <w:r w:rsidR="00DB57D2" w:rsidRPr="003E158C">
        <w:rPr>
          <w:strike/>
        </w:rPr>
        <w:t xml:space="preserve">still refer to the earlier references of ‘the International Financial Reporting Standards’ rather than ‘IFRS Accounting Standards as issued by the International Accounting Standards Board’. </w:t>
      </w:r>
    </w:p>
    <w:p w14:paraId="3FDAEC60" w14:textId="19F7D950" w:rsidR="00FA7531" w:rsidRPr="00FA7531" w:rsidRDefault="00DB57D2" w:rsidP="00FA7531">
      <w:r>
        <w:t>This will be updated in the final release.</w:t>
      </w:r>
    </w:p>
    <w:p w14:paraId="4B2F9634" w14:textId="58662FB4" w:rsidR="002E6AAA" w:rsidRDefault="002E6AAA" w:rsidP="002E6AAA">
      <w:pPr>
        <w:pStyle w:val="Heading3"/>
      </w:pPr>
      <w:bookmarkStart w:id="104" w:name="_Toc168978221"/>
      <w:r>
        <w:t>Differences between total assets and total liabilitie</w:t>
      </w:r>
      <w:r>
        <w:rPr>
          <w:rFonts w:hint="eastAsia"/>
        </w:rPr>
        <w:t>s</w:t>
      </w:r>
      <w:r>
        <w:t xml:space="preserve"> in 10.52 and 02.40 </w:t>
      </w:r>
    </w:p>
    <w:p w14:paraId="3037C602" w14:textId="56D430EA" w:rsidR="002E6AAA" w:rsidRDefault="002E6AAA" w:rsidP="002E6AAA">
      <w:r>
        <w:t>There is a difference between the figures of total assets in 10.52 - Preliminary analytical review and 02.40 - Evaluation of misstatements, this relates to technical assets that appear in 10.52 - Preliminary analytical review and not in 02.40 - Evaluation of misstatements</w:t>
      </w:r>
      <w:r w:rsidR="0051796D">
        <w:t>. This will be fixed in the next release.</w:t>
      </w:r>
    </w:p>
    <w:p w14:paraId="66B4128A" w14:textId="77777777" w:rsidR="002E6AAA" w:rsidRDefault="002E6AAA" w:rsidP="002E6AAA"/>
    <w:p w14:paraId="03DE8503" w14:textId="2D140F07" w:rsidR="002E6AAA" w:rsidRPr="00223D4F" w:rsidRDefault="002E6AAA" w:rsidP="002E6AAA">
      <w:r>
        <w:t>There is a difference between the figures of total liabilities in 10.52 - Preliminary analytical review and 02.40</w:t>
      </w:r>
      <w:r w:rsidRPr="001724D0">
        <w:t xml:space="preserve"> </w:t>
      </w:r>
      <w:r>
        <w:t>Evaluation of misstatements, this relates to deferred tax being offset in 02.40 - Evaluation of misstatements and not in 10.52 - Preliminary analytical review.</w:t>
      </w:r>
      <w:r w:rsidR="0051796D">
        <w:t xml:space="preserve"> This will be fixed in the next release.</w:t>
      </w:r>
    </w:p>
    <w:p w14:paraId="162F50B4" w14:textId="77777777" w:rsidR="002E6AAA" w:rsidRPr="002E6AAA" w:rsidRDefault="002E6AAA" w:rsidP="002E6AAA"/>
    <w:p w14:paraId="7603AD8E" w14:textId="6DED02AF" w:rsidR="00B136AB" w:rsidRDefault="003A1584">
      <w:pPr>
        <w:pStyle w:val="Heading3"/>
      </w:pPr>
      <w:r>
        <w:t xml:space="preserve">11.60 - </w:t>
      </w:r>
      <w:r w:rsidR="00015533">
        <w:t>Blank risks under Uncategorise</w:t>
      </w:r>
      <w:r>
        <w:t>d section</w:t>
      </w:r>
    </w:p>
    <w:p w14:paraId="0F630E38" w14:textId="4EAE43FA" w:rsidR="003A1584" w:rsidRPr="003A1584" w:rsidRDefault="003A1584" w:rsidP="003A1584">
      <w:r>
        <w:t>Upon o</w:t>
      </w:r>
      <w:r w:rsidR="00A96802">
        <w:t>pening document 11.60</w:t>
      </w:r>
      <w:r w:rsidR="0060162E">
        <w:t>, you may note that you have two blank risks under the uncategorised risks section</w:t>
      </w:r>
      <w:r w:rsidR="00EE038C">
        <w:t>. We have noted this and it can be resolved by opening document 11.20G</w:t>
      </w:r>
      <w:r w:rsidR="00707A08">
        <w:t xml:space="preserve"> and closing it, then refreshing risk tables in 11.60. We will resolve this issue in the next release.</w:t>
      </w:r>
    </w:p>
    <w:p w14:paraId="26FFF1DD" w14:textId="12C5A202" w:rsidR="00887A0E" w:rsidRDefault="00F22E2A">
      <w:pPr>
        <w:pStyle w:val="Heading3"/>
      </w:pPr>
      <w:r>
        <w:t>11.60</w:t>
      </w:r>
      <w:r w:rsidR="00D076EC">
        <w:t xml:space="preserve"> and 10.70</w:t>
      </w:r>
      <w:r>
        <w:t xml:space="preserve"> – Blank risks</w:t>
      </w:r>
      <w:r w:rsidR="00D076EC">
        <w:t xml:space="preserve">/LTBMs </w:t>
      </w:r>
      <w:r>
        <w:t>identified</w:t>
      </w:r>
    </w:p>
    <w:p w14:paraId="5F157570" w14:textId="42E4E18C" w:rsidR="00F22E2A" w:rsidRPr="00F22E2A" w:rsidRDefault="00F22E2A" w:rsidP="00F22E2A">
      <w:r>
        <w:t xml:space="preserve">When in </w:t>
      </w:r>
      <w:r w:rsidR="004338B1">
        <w:t>an audit engagement</w:t>
      </w:r>
      <w:r w:rsidR="009B5AF8">
        <w:t xml:space="preserve">, 11.60 has an issue where all newly created risks are created twice. Once for the risk you raise and a second one that appears as blank. You may delete the second one that shows as </w:t>
      </w:r>
      <w:r w:rsidR="00496EFD">
        <w:t xml:space="preserve">a </w:t>
      </w:r>
      <w:r w:rsidR="009B5AF8">
        <w:t>blank</w:t>
      </w:r>
      <w:r w:rsidR="00496EFD">
        <w:t xml:space="preserve"> risk</w:t>
      </w:r>
      <w:r w:rsidR="00DF6DBE">
        <w:t>. When in a review engagement, the same issue exists in 10.70</w:t>
      </w:r>
      <w:r w:rsidR="0070265A">
        <w:t xml:space="preserve"> and can </w:t>
      </w:r>
      <w:r w:rsidR="000B23A7">
        <w:t xml:space="preserve">be resolved the same way by deleting the </w:t>
      </w:r>
      <w:r w:rsidR="00D076EC">
        <w:t>blank LTBM</w:t>
      </w:r>
      <w:r w:rsidR="00496EFD">
        <w:t xml:space="preserve">. We will rectify this issue in the </w:t>
      </w:r>
      <w:r w:rsidR="0070265A">
        <w:t>next release.</w:t>
      </w:r>
    </w:p>
    <w:p w14:paraId="3AE417BA" w14:textId="77777777" w:rsidR="006E5465" w:rsidRPr="00792DFB" w:rsidRDefault="006E5465" w:rsidP="006E5465">
      <w:pPr>
        <w:pStyle w:val="Heading2"/>
      </w:pPr>
      <w:r w:rsidRPr="00792DFB">
        <w:t>Previously reported items fixed with Hotfixes</w:t>
      </w:r>
      <w:bookmarkEnd w:id="104"/>
      <w:r w:rsidRPr="00792DFB">
        <w:t xml:space="preserve"> </w:t>
      </w:r>
    </w:p>
    <w:p w14:paraId="5B6EFB9B" w14:textId="77777777" w:rsidR="006E5465" w:rsidRDefault="006E5465" w:rsidP="006E5465">
      <w:hyperlink r:id="rId67" w:history="1">
        <w:r w:rsidRPr="00367A53">
          <w:rPr>
            <w:rStyle w:val="Hyperlink"/>
          </w:rPr>
          <w:t>https://success.casewareafrica.com/articles/Knowledge/Probe-Hotfix</w:t>
        </w:r>
      </w:hyperlink>
    </w:p>
    <w:p w14:paraId="4BB75C9F" w14:textId="77777777" w:rsidR="006E5465" w:rsidRDefault="006E5465" w:rsidP="006E5465">
      <w:r w:rsidRPr="008F0F64">
        <w:t>The following list is a brief description of fixes that have been made</w:t>
      </w:r>
      <w:r>
        <w:t xml:space="preserve"> though hotfixes</w:t>
      </w:r>
      <w:r w:rsidRPr="008F0F64">
        <w:t>:</w:t>
      </w:r>
    </w:p>
    <w:p w14:paraId="54692E81" w14:textId="77777777" w:rsidR="006E5465" w:rsidRDefault="006E5465" w:rsidP="006E5465">
      <w:pPr>
        <w:pStyle w:val="Heading3"/>
      </w:pPr>
      <w:bookmarkStart w:id="105" w:name="_Toc168978222"/>
      <w:r>
        <w:t>12.20 – Audit plan and strategy</w:t>
      </w:r>
      <w:bookmarkEnd w:id="105"/>
    </w:p>
    <w:p w14:paraId="6229F689" w14:textId="77777777" w:rsidR="006E5465" w:rsidRDefault="006E5465" w:rsidP="006E5465">
      <w:r w:rsidRPr="00927734">
        <w:t>The risk assessment at financial statement levels and the overall response increase extent of work on all relevant and selected assertions, are not populating automatically from 11.20, 11.25 and 11.30.</w:t>
      </w:r>
    </w:p>
    <w:p w14:paraId="7EE3C048" w14:textId="77777777" w:rsidR="006E5465" w:rsidRDefault="006E5465" w:rsidP="006E5465">
      <w:pPr>
        <w:pStyle w:val="Heading3"/>
      </w:pPr>
      <w:bookmarkStart w:id="106" w:name="_Toc168978223"/>
      <w:r>
        <w:t>20.10 – Laws and regulations work program</w:t>
      </w:r>
      <w:bookmarkEnd w:id="106"/>
    </w:p>
    <w:p w14:paraId="0254742F" w14:textId="77777777" w:rsidR="006E5465" w:rsidRDefault="006E5465" w:rsidP="009A0F9A">
      <w:pPr>
        <w:pStyle w:val="ListParagraph"/>
        <w:keepNext/>
        <w:numPr>
          <w:ilvl w:val="0"/>
          <w:numId w:val="36"/>
        </w:numPr>
      </w:pPr>
      <w:r w:rsidRPr="007325B0">
        <w:t>Identified risks table is incorrectly showing in document 20.10.  Risks at assertion level are not applicable to this work program.</w:t>
      </w:r>
    </w:p>
    <w:p w14:paraId="7CF9E372" w14:textId="77777777" w:rsidR="006E5465" w:rsidRDefault="006E5465" w:rsidP="009A0F9A">
      <w:pPr>
        <w:pStyle w:val="ListParagraph"/>
        <w:keepNext/>
        <w:numPr>
          <w:ilvl w:val="0"/>
          <w:numId w:val="36"/>
        </w:numPr>
      </w:pPr>
      <w:r w:rsidRPr="007325B0">
        <w:t>When updating a file, the required procedures in document 20.10 do not show.</w:t>
      </w:r>
    </w:p>
    <w:p w14:paraId="19978B59" w14:textId="77777777" w:rsidR="006E5465" w:rsidRDefault="006E5465" w:rsidP="006E5465">
      <w:pPr>
        <w:pStyle w:val="Heading3"/>
      </w:pPr>
      <w:bookmarkStart w:id="107" w:name="_Toc168978224"/>
      <w:r>
        <w:t>02.00 – Partner sign-off</w:t>
      </w:r>
      <w:bookmarkEnd w:id="107"/>
    </w:p>
    <w:p w14:paraId="65C99458" w14:textId="77777777" w:rsidR="006E5465" w:rsidRDefault="006E5465" w:rsidP="009A0F9A">
      <w:pPr>
        <w:pStyle w:val="ListParagraph"/>
        <w:keepNext/>
        <w:numPr>
          <w:ilvl w:val="0"/>
          <w:numId w:val="36"/>
        </w:numPr>
      </w:pPr>
      <w:r w:rsidRPr="00001EB8">
        <w:t>The audit risk conclusion does not completely pull through from the work programs into document 02.00 with the satisfactory/unsatisfactory selection, sign-off details, and overall comment.</w:t>
      </w:r>
    </w:p>
    <w:p w14:paraId="014CEAF6" w14:textId="77777777" w:rsidR="006E5465" w:rsidRDefault="006E5465" w:rsidP="009A0F9A">
      <w:pPr>
        <w:pStyle w:val="ListParagraph"/>
        <w:keepNext/>
        <w:numPr>
          <w:ilvl w:val="0"/>
          <w:numId w:val="36"/>
        </w:numPr>
      </w:pPr>
      <w:r w:rsidRPr="00001EB8">
        <w:t>Whenever the user switches between 02.00 and a work program, the entire section relating to the open work program (</w:t>
      </w:r>
      <w:proofErr w:type="spellStart"/>
      <w:r w:rsidRPr="00001EB8">
        <w:t>e.g</w:t>
      </w:r>
      <w:proofErr w:type="spellEnd"/>
      <w:r w:rsidRPr="00001EB8">
        <w:t xml:space="preserve"> PPE or Inventories) in 02.00 hides away. Only applicable to SMALL engagements.</w:t>
      </w:r>
    </w:p>
    <w:p w14:paraId="7EDE7D8F" w14:textId="77777777" w:rsidR="006E5465" w:rsidRPr="00C46CF9" w:rsidRDefault="006E5465" w:rsidP="006E5465"/>
    <w:p w14:paraId="0C5293B2" w14:textId="77777777" w:rsidR="00294277" w:rsidRPr="00294277" w:rsidRDefault="00294277" w:rsidP="00294277"/>
    <w:p w14:paraId="03392A0B" w14:textId="26E179FC" w:rsidR="4CDDBA43" w:rsidRDefault="4CDDBA43" w:rsidP="003545D9">
      <w:pPr>
        <w:jc w:val="both"/>
      </w:pPr>
    </w:p>
    <w:p w14:paraId="27E24D51" w14:textId="18812C57" w:rsidR="00EA1A06" w:rsidRPr="00792DFB" w:rsidRDefault="00EA1A06" w:rsidP="00EA1A06">
      <w:pPr>
        <w:pStyle w:val="Heading1"/>
      </w:pPr>
      <w:bookmarkStart w:id="108" w:name="_Toc168978254"/>
      <w:r w:rsidRPr="00792DFB">
        <w:lastRenderedPageBreak/>
        <w:t>Review</w:t>
      </w:r>
      <w:bookmarkEnd w:id="108"/>
    </w:p>
    <w:p w14:paraId="7469854B" w14:textId="77777777" w:rsidR="00D2232C" w:rsidRDefault="00D2232C" w:rsidP="00D2232C"/>
    <w:p w14:paraId="043DB2AC" w14:textId="5249CDD0" w:rsidR="00D2232C" w:rsidRPr="00D2232C" w:rsidRDefault="00D2232C" w:rsidP="00D2232C">
      <w:r>
        <w:t>No changes were made to Review in this release.</w:t>
      </w:r>
    </w:p>
    <w:p w14:paraId="5A66F440" w14:textId="6B3AC466" w:rsidR="00EA1A06" w:rsidRPr="00792DFB" w:rsidRDefault="00EA1A06" w:rsidP="00EA1A06">
      <w:pPr>
        <w:pStyle w:val="Heading1"/>
      </w:pPr>
      <w:bookmarkStart w:id="109" w:name="_Toc168978255"/>
      <w:r w:rsidRPr="00792DFB">
        <w:lastRenderedPageBreak/>
        <w:t>Compilation</w:t>
      </w:r>
      <w:bookmarkEnd w:id="109"/>
    </w:p>
    <w:p w14:paraId="672F1BF6" w14:textId="77777777" w:rsidR="00A2199F" w:rsidRDefault="00A2199F" w:rsidP="00A2199F"/>
    <w:p w14:paraId="4DBACB1B" w14:textId="461F8571" w:rsidR="00A2199F" w:rsidRPr="00A2199F" w:rsidRDefault="00A2199F" w:rsidP="00A2199F">
      <w:r>
        <w:t>No changes were made to Compilation in this release.</w:t>
      </w:r>
      <w:r>
        <w:br/>
      </w:r>
    </w:p>
    <w:p w14:paraId="2656BA82" w14:textId="6136E429" w:rsidR="00EA1A06" w:rsidRPr="00792DFB" w:rsidRDefault="0CDEFB61" w:rsidP="00EA1A06">
      <w:pPr>
        <w:pStyle w:val="Heading1"/>
      </w:pPr>
      <w:bookmarkStart w:id="110" w:name="_Toc168978256"/>
      <w:commentRangeStart w:id="111"/>
      <w:r w:rsidRPr="00792DFB">
        <w:lastRenderedPageBreak/>
        <w:t>Update</w:t>
      </w:r>
      <w:r w:rsidR="565C304A" w:rsidRPr="00792DFB">
        <w:t>d</w:t>
      </w:r>
      <w:r w:rsidR="00EA1A06" w:rsidRPr="00792DFB">
        <w:t xml:space="preserve"> document summary</w:t>
      </w:r>
      <w:commentRangeEnd w:id="111"/>
      <w:r w:rsidR="00E42E23" w:rsidRPr="00792DFB">
        <w:rPr>
          <w:rStyle w:val="CommentReference"/>
          <w:sz w:val="32"/>
          <w:szCs w:val="32"/>
        </w:rPr>
        <w:commentReference w:id="111"/>
      </w:r>
      <w:bookmarkEnd w:id="110"/>
    </w:p>
    <w:p w14:paraId="55B267B2" w14:textId="021CF85A" w:rsidR="00C3499F" w:rsidRDefault="009F2267" w:rsidP="00C3499F">
      <w:pPr>
        <w:rPr>
          <w:rFonts w:ascii="Switzer" w:eastAsia="Switzer" w:hAnsi="Switzer" w:cs="Switzer"/>
        </w:rPr>
      </w:pPr>
      <w:r w:rsidRPr="009F2267">
        <w:rPr>
          <w:rFonts w:ascii="Switzer" w:eastAsia="Switzer" w:hAnsi="Switzer" w:cs="Switzer"/>
        </w:rPr>
        <w:t>The following documents will work as follow on the update of firm templates from the previous market release as well as engagement files:</w:t>
      </w:r>
    </w:p>
    <w:p w14:paraId="6B8D6625" w14:textId="77777777" w:rsidR="009F2267" w:rsidRDefault="009F2267" w:rsidP="00C3499F"/>
    <w:tbl>
      <w:tblPr>
        <w:tblStyle w:val="CWA20221"/>
        <w:tblW w:w="8593" w:type="dxa"/>
        <w:tblLook w:val="0420" w:firstRow="1" w:lastRow="0" w:firstColumn="0" w:lastColumn="0" w:noHBand="0" w:noVBand="1"/>
      </w:tblPr>
      <w:tblGrid>
        <w:gridCol w:w="1165"/>
        <w:gridCol w:w="2835"/>
        <w:gridCol w:w="1701"/>
        <w:gridCol w:w="964"/>
        <w:gridCol w:w="964"/>
        <w:gridCol w:w="964"/>
      </w:tblGrid>
      <w:tr w:rsidR="00E60527" w:rsidRPr="006904ED" w14:paraId="4859117E" w14:textId="77777777" w:rsidTr="00F66D65">
        <w:trPr>
          <w:cnfStyle w:val="100000000000" w:firstRow="1" w:lastRow="0" w:firstColumn="0" w:lastColumn="0" w:oddVBand="0" w:evenVBand="0" w:oddHBand="0" w:evenHBand="0" w:firstRowFirstColumn="0" w:firstRowLastColumn="0" w:lastRowFirstColumn="0" w:lastRowLastColumn="0"/>
          <w:trHeight w:val="804"/>
          <w:tblHeader/>
        </w:trPr>
        <w:tc>
          <w:tcPr>
            <w:tcW w:w="1165" w:type="dxa"/>
            <w:noWrap/>
            <w:hideMark/>
          </w:tcPr>
          <w:p w14:paraId="368CA776" w14:textId="6C83BC6F"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Number</w:t>
            </w:r>
            <w:r w:rsidR="00A516AB">
              <w:rPr>
                <w:rFonts w:ascii="Switzer" w:eastAsia="Times New Roman" w:hAnsi="Switzer" w:cs="Calibri"/>
                <w:bCs/>
                <w:color w:val="FFFFFF"/>
                <w:lang w:eastAsia="en-ZA"/>
              </w:rPr>
              <w:t xml:space="preserve"> </w:t>
            </w:r>
          </w:p>
        </w:tc>
        <w:tc>
          <w:tcPr>
            <w:tcW w:w="2835" w:type="dxa"/>
            <w:hideMark/>
          </w:tcPr>
          <w:p w14:paraId="4D01289E" w14:textId="77777777"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Name </w:t>
            </w:r>
          </w:p>
        </w:tc>
        <w:tc>
          <w:tcPr>
            <w:tcW w:w="1701" w:type="dxa"/>
            <w:hideMark/>
          </w:tcPr>
          <w:p w14:paraId="40800B91" w14:textId="77777777"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Type </w:t>
            </w:r>
          </w:p>
        </w:tc>
        <w:tc>
          <w:tcPr>
            <w:tcW w:w="964" w:type="dxa"/>
            <w:hideMark/>
          </w:tcPr>
          <w:p w14:paraId="0B488F2C"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Update in this version </w:t>
            </w:r>
          </w:p>
        </w:tc>
        <w:tc>
          <w:tcPr>
            <w:tcW w:w="964" w:type="dxa"/>
            <w:hideMark/>
          </w:tcPr>
          <w:p w14:paraId="79A9481F"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Retain data </w:t>
            </w:r>
          </w:p>
        </w:tc>
        <w:tc>
          <w:tcPr>
            <w:tcW w:w="964" w:type="dxa"/>
            <w:hideMark/>
          </w:tcPr>
          <w:p w14:paraId="6E40D5DA"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Retain some data </w:t>
            </w:r>
          </w:p>
        </w:tc>
      </w:tr>
      <w:tr w:rsidR="006904ED" w:rsidRPr="006904ED" w14:paraId="6AB79765" w14:textId="77777777" w:rsidTr="00F66D65">
        <w:trPr>
          <w:trHeight w:val="300"/>
        </w:trPr>
        <w:tc>
          <w:tcPr>
            <w:tcW w:w="8593" w:type="dxa"/>
            <w:gridSpan w:val="6"/>
            <w:noWrap/>
            <w:hideMark/>
          </w:tcPr>
          <w:p w14:paraId="1C00EE03" w14:textId="11F53C5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Firm template set-up</w:t>
            </w:r>
            <w:r w:rsidR="00A516AB">
              <w:rPr>
                <w:rFonts w:ascii="Switzer" w:eastAsia="Times New Roman" w:hAnsi="Switzer" w:cs="Calibri"/>
                <w:color w:val="000000"/>
                <w:lang w:eastAsia="en-ZA"/>
              </w:rPr>
              <w:t xml:space="preserve"> </w:t>
            </w:r>
          </w:p>
        </w:tc>
      </w:tr>
      <w:tr w:rsidR="00C35815" w:rsidRPr="006904ED" w14:paraId="0A97289C" w14:textId="77777777" w:rsidTr="00F66D65">
        <w:trPr>
          <w:trHeight w:val="300"/>
        </w:trPr>
        <w:tc>
          <w:tcPr>
            <w:tcW w:w="1165" w:type="dxa"/>
            <w:noWrap/>
            <w:hideMark/>
          </w:tcPr>
          <w:p w14:paraId="2037E146" w14:textId="3903781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FIRMSETT</w:t>
            </w:r>
            <w:r w:rsidR="00A516AB">
              <w:rPr>
                <w:rFonts w:ascii="Switzer" w:eastAsia="Times New Roman" w:hAnsi="Switzer" w:cs="Calibri"/>
                <w:color w:val="000000"/>
                <w:lang w:eastAsia="en-ZA"/>
              </w:rPr>
              <w:t xml:space="preserve"> </w:t>
            </w:r>
          </w:p>
        </w:tc>
        <w:tc>
          <w:tcPr>
            <w:tcW w:w="2835" w:type="dxa"/>
            <w:hideMark/>
          </w:tcPr>
          <w:p w14:paraId="1AC9FD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Probe Firm Settings </w:t>
            </w:r>
          </w:p>
        </w:tc>
        <w:tc>
          <w:tcPr>
            <w:tcW w:w="1701" w:type="dxa"/>
            <w:hideMark/>
          </w:tcPr>
          <w:p w14:paraId="5205F4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497F6B9E"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8505AB3"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7DB457BF" w14:textId="3279E2F3" w:rsidR="006904ED" w:rsidRPr="00215EFD" w:rsidRDefault="006904ED" w:rsidP="006904ED">
            <w:pPr>
              <w:jc w:val="center"/>
              <w:rPr>
                <w:rFonts w:ascii="Webdings" w:eastAsia="Times New Roman" w:hAnsi="Webdings" w:cs="Calibri"/>
                <w:color w:val="000000"/>
                <w:lang w:eastAsia="en-ZA"/>
              </w:rPr>
            </w:pPr>
          </w:p>
        </w:tc>
      </w:tr>
      <w:tr w:rsidR="006904ED" w:rsidRPr="006904ED" w14:paraId="33C9CC1B" w14:textId="77777777" w:rsidTr="00F66D65">
        <w:trPr>
          <w:trHeight w:val="300"/>
        </w:trPr>
        <w:tc>
          <w:tcPr>
            <w:tcW w:w="8593" w:type="dxa"/>
            <w:gridSpan w:val="6"/>
            <w:noWrap/>
            <w:hideMark/>
          </w:tcPr>
          <w:p w14:paraId="4C0D42D5" w14:textId="0F98D5F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Financial statements</w:t>
            </w:r>
            <w:r w:rsidR="00A516AB">
              <w:rPr>
                <w:rFonts w:ascii="Switzer" w:eastAsia="Times New Roman" w:hAnsi="Switzer" w:cs="Calibri"/>
                <w:color w:val="000000"/>
                <w:lang w:eastAsia="en-ZA"/>
              </w:rPr>
              <w:t xml:space="preserve"> </w:t>
            </w:r>
          </w:p>
        </w:tc>
      </w:tr>
      <w:tr w:rsidR="006904ED" w:rsidRPr="006904ED" w14:paraId="4B7F2D09" w14:textId="77777777" w:rsidTr="00F66D65">
        <w:trPr>
          <w:trHeight w:val="300"/>
        </w:trPr>
        <w:tc>
          <w:tcPr>
            <w:tcW w:w="8593" w:type="dxa"/>
            <w:gridSpan w:val="6"/>
            <w:noWrap/>
            <w:hideMark/>
          </w:tcPr>
          <w:p w14:paraId="5FA802C5" w14:textId="3A35668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Financial statement schedules and minutes</w:t>
            </w:r>
            <w:r w:rsidR="00A516AB">
              <w:rPr>
                <w:rFonts w:ascii="Switzer" w:eastAsia="Times New Roman" w:hAnsi="Switzer" w:cs="Calibri"/>
                <w:color w:val="000000"/>
                <w:lang w:eastAsia="en-ZA"/>
              </w:rPr>
              <w:t xml:space="preserve"> </w:t>
            </w:r>
          </w:p>
        </w:tc>
      </w:tr>
      <w:tr w:rsidR="00A07BC7" w:rsidRPr="006904ED" w14:paraId="723F54CA" w14:textId="77777777" w:rsidTr="00F66D65">
        <w:trPr>
          <w:trHeight w:val="300"/>
        </w:trPr>
        <w:tc>
          <w:tcPr>
            <w:tcW w:w="1165" w:type="dxa"/>
            <w:noWrap/>
            <w:hideMark/>
          </w:tcPr>
          <w:p w14:paraId="68EF9A91" w14:textId="720BB8D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871708">
              <w:rPr>
                <w:rFonts w:ascii="Switzer" w:eastAsia="Times New Roman" w:hAnsi="Switzer" w:cs="Calibri"/>
                <w:color w:val="000000"/>
                <w:lang w:eastAsia="en-ZA"/>
              </w:rPr>
              <w:t>0</w:t>
            </w:r>
            <w:r w:rsidR="006904ED" w:rsidRPr="006904ED">
              <w:rPr>
                <w:rFonts w:ascii="Switzer" w:eastAsia="Times New Roman" w:hAnsi="Switzer" w:cs="Calibri"/>
                <w:color w:val="000000"/>
                <w:lang w:eastAsia="en-ZA"/>
              </w:rPr>
              <w:t xml:space="preserve">1.60 </w:t>
            </w:r>
          </w:p>
        </w:tc>
        <w:tc>
          <w:tcPr>
            <w:tcW w:w="2835" w:type="dxa"/>
            <w:noWrap/>
            <w:hideMark/>
          </w:tcPr>
          <w:p w14:paraId="4B09A6E2" w14:textId="399C1C1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Minutes</w:t>
            </w:r>
            <w:r w:rsidR="00A516AB">
              <w:rPr>
                <w:rFonts w:ascii="Switzer" w:eastAsia="Times New Roman" w:hAnsi="Switzer" w:cs="Calibri"/>
                <w:color w:val="000000"/>
                <w:lang w:eastAsia="en-ZA"/>
              </w:rPr>
              <w:t xml:space="preserve"> </w:t>
            </w:r>
          </w:p>
        </w:tc>
        <w:tc>
          <w:tcPr>
            <w:tcW w:w="1701" w:type="dxa"/>
            <w:noWrap/>
            <w:hideMark/>
          </w:tcPr>
          <w:p w14:paraId="4C540FC1" w14:textId="183E3E2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Letter</w:t>
            </w:r>
            <w:r w:rsidR="00A516AB">
              <w:rPr>
                <w:rFonts w:ascii="Switzer" w:eastAsia="Times New Roman" w:hAnsi="Switzer" w:cs="Calibri"/>
                <w:color w:val="000000"/>
                <w:lang w:eastAsia="en-ZA"/>
              </w:rPr>
              <w:t xml:space="preserve"> </w:t>
            </w:r>
          </w:p>
        </w:tc>
        <w:tc>
          <w:tcPr>
            <w:tcW w:w="964" w:type="dxa"/>
            <w:noWrap/>
            <w:hideMark/>
          </w:tcPr>
          <w:p w14:paraId="4FED4F48" w14:textId="09A94E36" w:rsidR="006904ED" w:rsidRPr="00215EFD" w:rsidRDefault="00E60527" w:rsidP="00E60527">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noWrap/>
            <w:hideMark/>
          </w:tcPr>
          <w:p w14:paraId="5E0753C6" w14:textId="3F2A1328" w:rsidR="006904ED" w:rsidRPr="00215EFD" w:rsidRDefault="006904ED" w:rsidP="00E60527">
            <w:pPr>
              <w:jc w:val="center"/>
              <w:rPr>
                <w:rFonts w:ascii="Webdings" w:eastAsia="Times New Roman" w:hAnsi="Webdings" w:cs="Calibri"/>
                <w:color w:val="000000"/>
                <w:lang w:eastAsia="en-ZA"/>
              </w:rPr>
            </w:pPr>
          </w:p>
        </w:tc>
        <w:tc>
          <w:tcPr>
            <w:tcW w:w="964" w:type="dxa"/>
            <w:noWrap/>
            <w:hideMark/>
          </w:tcPr>
          <w:p w14:paraId="5A25ABDE" w14:textId="0EEFB180" w:rsidR="006904ED" w:rsidRPr="00215EFD" w:rsidRDefault="00E60527" w:rsidP="00E60527">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r>
      <w:tr w:rsidR="006904ED" w:rsidRPr="006904ED" w14:paraId="02AEC118" w14:textId="77777777" w:rsidTr="00F66D65">
        <w:trPr>
          <w:trHeight w:val="300"/>
        </w:trPr>
        <w:tc>
          <w:tcPr>
            <w:tcW w:w="8593" w:type="dxa"/>
            <w:gridSpan w:val="6"/>
            <w:noWrap/>
            <w:hideMark/>
          </w:tcPr>
          <w:p w14:paraId="02A4ADDE" w14:textId="1B52477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Compilation engagement</w:t>
            </w:r>
            <w:r w:rsidR="00A516AB">
              <w:rPr>
                <w:rFonts w:ascii="Switzer" w:eastAsia="Times New Roman" w:hAnsi="Switzer" w:cs="Calibri"/>
                <w:color w:val="000000"/>
                <w:lang w:eastAsia="en-ZA"/>
              </w:rPr>
              <w:t xml:space="preserve"> </w:t>
            </w:r>
          </w:p>
        </w:tc>
      </w:tr>
      <w:tr w:rsidR="006904ED" w:rsidRPr="006904ED" w14:paraId="797EF164" w14:textId="77777777" w:rsidTr="00F66D65">
        <w:trPr>
          <w:trHeight w:val="300"/>
        </w:trPr>
        <w:tc>
          <w:tcPr>
            <w:tcW w:w="8593" w:type="dxa"/>
            <w:gridSpan w:val="6"/>
            <w:noWrap/>
            <w:hideMark/>
          </w:tcPr>
          <w:p w14:paraId="053265FB" w14:textId="4B48C74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Finalisation</w:t>
            </w:r>
            <w:r w:rsidR="00A516AB">
              <w:rPr>
                <w:rFonts w:ascii="Switzer" w:eastAsia="Times New Roman" w:hAnsi="Switzer" w:cs="Calibri"/>
                <w:color w:val="000000"/>
                <w:lang w:eastAsia="en-ZA"/>
              </w:rPr>
              <w:t xml:space="preserve"> </w:t>
            </w:r>
          </w:p>
        </w:tc>
      </w:tr>
      <w:tr w:rsidR="00C35815" w:rsidRPr="006904ED" w14:paraId="4C83B0B0" w14:textId="77777777" w:rsidTr="00F66D65">
        <w:trPr>
          <w:trHeight w:val="300"/>
        </w:trPr>
        <w:tc>
          <w:tcPr>
            <w:tcW w:w="1165" w:type="dxa"/>
            <w:noWrap/>
            <w:hideMark/>
          </w:tcPr>
          <w:p w14:paraId="15FF902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06.00 </w:t>
            </w:r>
          </w:p>
        </w:tc>
        <w:tc>
          <w:tcPr>
            <w:tcW w:w="2835" w:type="dxa"/>
            <w:hideMark/>
          </w:tcPr>
          <w:p w14:paraId="084976C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Practitioner sign-off </w:t>
            </w:r>
          </w:p>
        </w:tc>
        <w:tc>
          <w:tcPr>
            <w:tcW w:w="1701" w:type="dxa"/>
            <w:hideMark/>
          </w:tcPr>
          <w:p w14:paraId="055F08B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DD1198" w14:textId="0D14EC58"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0F8BCE7" w14:textId="73FE6C9E" w:rsidR="006904ED" w:rsidRPr="00215EFD" w:rsidRDefault="006904ED" w:rsidP="00D407E1">
            <w:pPr>
              <w:jc w:val="left"/>
              <w:rPr>
                <w:rFonts w:ascii="Webdings" w:eastAsia="Times New Roman" w:hAnsi="Webdings" w:cs="Calibri"/>
                <w:color w:val="000000"/>
                <w:lang w:eastAsia="en-ZA"/>
              </w:rPr>
            </w:pPr>
          </w:p>
        </w:tc>
        <w:tc>
          <w:tcPr>
            <w:tcW w:w="964" w:type="dxa"/>
            <w:hideMark/>
          </w:tcPr>
          <w:p w14:paraId="0173A4BE" w14:textId="1A30A3F0" w:rsidR="006904ED" w:rsidRPr="00215EFD" w:rsidRDefault="006904ED" w:rsidP="006904ED">
            <w:pPr>
              <w:jc w:val="center"/>
              <w:rPr>
                <w:rFonts w:ascii="Webdings" w:eastAsia="Times New Roman" w:hAnsi="Webdings" w:cs="Calibri"/>
                <w:color w:val="000000"/>
                <w:lang w:eastAsia="en-ZA"/>
              </w:rPr>
            </w:pPr>
          </w:p>
        </w:tc>
      </w:tr>
      <w:tr w:rsidR="00C35815" w:rsidRPr="006904ED" w14:paraId="76F9C52F" w14:textId="77777777" w:rsidTr="00F66D65">
        <w:trPr>
          <w:trHeight w:val="300"/>
        </w:trPr>
        <w:tc>
          <w:tcPr>
            <w:tcW w:w="1165" w:type="dxa"/>
            <w:noWrap/>
            <w:hideMark/>
          </w:tcPr>
          <w:p w14:paraId="731E3B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06.10 </w:t>
            </w:r>
          </w:p>
        </w:tc>
        <w:tc>
          <w:tcPr>
            <w:tcW w:w="2835" w:type="dxa"/>
            <w:hideMark/>
          </w:tcPr>
          <w:p w14:paraId="69DBF5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letter of representation </w:t>
            </w:r>
          </w:p>
        </w:tc>
        <w:tc>
          <w:tcPr>
            <w:tcW w:w="1701" w:type="dxa"/>
            <w:hideMark/>
          </w:tcPr>
          <w:p w14:paraId="3675AF9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5BDE9D7B"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 xml:space="preserve"> </w:t>
            </w:r>
          </w:p>
        </w:tc>
        <w:tc>
          <w:tcPr>
            <w:tcW w:w="964" w:type="dxa"/>
            <w:hideMark/>
          </w:tcPr>
          <w:p w14:paraId="064C5F2A" w14:textId="76BBB58C" w:rsidR="006904ED" w:rsidRPr="00215EFD" w:rsidRDefault="00E46CCB"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AEB7BD1" w14:textId="570DED33" w:rsidR="006904ED" w:rsidRPr="00215EFD" w:rsidRDefault="006904ED" w:rsidP="006904ED">
            <w:pPr>
              <w:jc w:val="center"/>
              <w:rPr>
                <w:rFonts w:ascii="Webdings" w:eastAsia="Times New Roman" w:hAnsi="Webdings" w:cs="Calibri"/>
                <w:color w:val="000000"/>
                <w:lang w:eastAsia="en-ZA"/>
              </w:rPr>
            </w:pPr>
          </w:p>
        </w:tc>
      </w:tr>
      <w:tr w:rsidR="006904ED" w:rsidRPr="006904ED" w14:paraId="3388E468" w14:textId="77777777" w:rsidTr="00F66D65">
        <w:trPr>
          <w:trHeight w:val="300"/>
        </w:trPr>
        <w:tc>
          <w:tcPr>
            <w:tcW w:w="8593" w:type="dxa"/>
            <w:gridSpan w:val="6"/>
            <w:noWrap/>
            <w:hideMark/>
          </w:tcPr>
          <w:p w14:paraId="670E881E" w14:textId="21331B1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Pre-engagement planning</w:t>
            </w:r>
            <w:r w:rsidR="00A516AB">
              <w:rPr>
                <w:rFonts w:ascii="Switzer" w:eastAsia="Times New Roman" w:hAnsi="Switzer" w:cs="Calibri"/>
                <w:color w:val="000000"/>
                <w:lang w:eastAsia="en-ZA"/>
              </w:rPr>
              <w:t xml:space="preserve"> </w:t>
            </w:r>
          </w:p>
        </w:tc>
      </w:tr>
      <w:tr w:rsidR="00C35815" w:rsidRPr="006904ED" w14:paraId="7C47D74E" w14:textId="77777777" w:rsidTr="00F66D65">
        <w:trPr>
          <w:trHeight w:val="300"/>
        </w:trPr>
        <w:tc>
          <w:tcPr>
            <w:tcW w:w="1165" w:type="dxa"/>
            <w:noWrap/>
            <w:hideMark/>
          </w:tcPr>
          <w:p w14:paraId="25AF26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06.20 </w:t>
            </w:r>
          </w:p>
        </w:tc>
        <w:tc>
          <w:tcPr>
            <w:tcW w:w="2835" w:type="dxa"/>
            <w:hideMark/>
          </w:tcPr>
          <w:p w14:paraId="4B6F4E3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engagement evaluation </w:t>
            </w:r>
          </w:p>
        </w:tc>
        <w:tc>
          <w:tcPr>
            <w:tcW w:w="1701" w:type="dxa"/>
            <w:hideMark/>
          </w:tcPr>
          <w:p w14:paraId="0818C7D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9B627A4" w14:textId="21650691"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1C1B9772" w14:textId="5ACB300F"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698DB439" w14:textId="1BBE9DCB" w:rsidR="006904ED" w:rsidRPr="00215EFD" w:rsidRDefault="00E516C7"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r>
      <w:tr w:rsidR="00C35815" w:rsidRPr="006904ED" w14:paraId="76D0E0E2" w14:textId="77777777" w:rsidTr="00F66D65">
        <w:trPr>
          <w:trHeight w:val="300"/>
        </w:trPr>
        <w:tc>
          <w:tcPr>
            <w:tcW w:w="1165" w:type="dxa"/>
            <w:noWrap/>
            <w:hideMark/>
          </w:tcPr>
          <w:p w14:paraId="6B1BBB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06.21 </w:t>
            </w:r>
          </w:p>
        </w:tc>
        <w:tc>
          <w:tcPr>
            <w:tcW w:w="2835" w:type="dxa"/>
            <w:hideMark/>
          </w:tcPr>
          <w:p w14:paraId="21E3DB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engagement letter </w:t>
            </w:r>
          </w:p>
        </w:tc>
        <w:tc>
          <w:tcPr>
            <w:tcW w:w="1701" w:type="dxa"/>
            <w:hideMark/>
          </w:tcPr>
          <w:p w14:paraId="3D621E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82E6272" w14:textId="3BB9BD58"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683A547" w14:textId="7A53C893" w:rsidR="006904ED" w:rsidRPr="00215EFD" w:rsidRDefault="00574589"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236863FF" w14:textId="44D78964" w:rsidR="006904ED" w:rsidRPr="00215EFD" w:rsidRDefault="006904ED" w:rsidP="006904ED">
            <w:pPr>
              <w:jc w:val="center"/>
              <w:rPr>
                <w:rFonts w:ascii="Webdings" w:eastAsia="Times New Roman" w:hAnsi="Webdings" w:cs="Calibri"/>
                <w:color w:val="000000"/>
                <w:lang w:eastAsia="en-ZA"/>
              </w:rPr>
            </w:pPr>
          </w:p>
        </w:tc>
      </w:tr>
      <w:tr w:rsidR="00C35815" w:rsidRPr="006904ED" w14:paraId="2941D3EC" w14:textId="77777777" w:rsidTr="00F66D65">
        <w:trPr>
          <w:trHeight w:val="300"/>
        </w:trPr>
        <w:tc>
          <w:tcPr>
            <w:tcW w:w="1165" w:type="dxa"/>
            <w:noWrap/>
            <w:hideMark/>
          </w:tcPr>
          <w:p w14:paraId="4650479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06.50 </w:t>
            </w:r>
          </w:p>
        </w:tc>
        <w:tc>
          <w:tcPr>
            <w:tcW w:w="2835" w:type="dxa"/>
            <w:hideMark/>
          </w:tcPr>
          <w:p w14:paraId="10D778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Gathering compilation information </w:t>
            </w:r>
          </w:p>
        </w:tc>
        <w:tc>
          <w:tcPr>
            <w:tcW w:w="1701" w:type="dxa"/>
            <w:hideMark/>
          </w:tcPr>
          <w:p w14:paraId="352538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FF2A628" w14:textId="5FA1BC8C"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4ADD3056" w14:textId="00FE7C7C" w:rsidR="006904ED" w:rsidRPr="00215EFD" w:rsidRDefault="00215EFD" w:rsidP="006904ED">
            <w:pPr>
              <w:jc w:val="center"/>
              <w:rPr>
                <w:rFonts w:ascii="Webdings" w:eastAsia="Times New Roman" w:hAnsi="Webdings" w:cs="Calibri"/>
                <w:color w:val="000000"/>
                <w:lang w:eastAsia="en-ZA"/>
              </w:rPr>
            </w:pPr>
            <w:r>
              <w:rPr>
                <w:rFonts w:ascii="Webdings" w:eastAsia="Times New Roman" w:hAnsi="Webdings" w:cs="Calibri"/>
                <w:color w:val="000000"/>
                <w:lang w:eastAsia="en-ZA"/>
              </w:rPr>
              <w:t>a</w:t>
            </w:r>
          </w:p>
        </w:tc>
        <w:tc>
          <w:tcPr>
            <w:tcW w:w="964" w:type="dxa"/>
            <w:hideMark/>
          </w:tcPr>
          <w:p w14:paraId="22942AFC" w14:textId="3DFA428A" w:rsidR="006904ED" w:rsidRPr="00215EFD" w:rsidRDefault="006904ED" w:rsidP="006904ED">
            <w:pPr>
              <w:jc w:val="center"/>
              <w:rPr>
                <w:rFonts w:ascii="Webdings" w:eastAsia="Times New Roman" w:hAnsi="Webdings" w:cs="Calibri"/>
                <w:color w:val="000000"/>
                <w:lang w:eastAsia="en-ZA"/>
              </w:rPr>
            </w:pPr>
          </w:p>
        </w:tc>
      </w:tr>
      <w:tr w:rsidR="006904ED" w:rsidRPr="006904ED" w14:paraId="0E40BF56" w14:textId="77777777" w:rsidTr="00F66D65">
        <w:trPr>
          <w:trHeight w:val="300"/>
        </w:trPr>
        <w:tc>
          <w:tcPr>
            <w:tcW w:w="8593" w:type="dxa"/>
            <w:gridSpan w:val="6"/>
            <w:noWrap/>
            <w:hideMark/>
          </w:tcPr>
          <w:p w14:paraId="5D6BDE6C" w14:textId="73E3175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w:t>
            </w:r>
            <w:proofErr w:type="spellStart"/>
            <w:r w:rsidRPr="006904ED">
              <w:rPr>
                <w:rFonts w:ascii="Switzer" w:eastAsia="Times New Roman" w:hAnsi="Switzer" w:cs="Calibri"/>
                <w:color w:val="000000"/>
                <w:lang w:eastAsia="en-ZA"/>
              </w:rPr>
              <w:t>Leadsheets</w:t>
            </w:r>
            <w:proofErr w:type="spellEnd"/>
            <w:r w:rsidRPr="006904ED">
              <w:rPr>
                <w:rFonts w:ascii="Switzer" w:eastAsia="Times New Roman" w:hAnsi="Switzer" w:cs="Calibri"/>
                <w:color w:val="000000"/>
                <w:lang w:eastAsia="en-ZA"/>
              </w:rPr>
              <w:t xml:space="preserve"> and work programs</w:t>
            </w:r>
            <w:r w:rsidR="00A516AB">
              <w:rPr>
                <w:rFonts w:ascii="Switzer" w:eastAsia="Times New Roman" w:hAnsi="Switzer" w:cs="Calibri"/>
                <w:color w:val="000000"/>
                <w:lang w:eastAsia="en-ZA"/>
              </w:rPr>
              <w:t xml:space="preserve"> </w:t>
            </w:r>
          </w:p>
        </w:tc>
      </w:tr>
      <w:tr w:rsidR="00C35815" w:rsidRPr="00410DA2" w14:paraId="300EFB47" w14:textId="77777777" w:rsidTr="00F66D65">
        <w:trPr>
          <w:trHeight w:val="300"/>
        </w:trPr>
        <w:tc>
          <w:tcPr>
            <w:tcW w:w="1165" w:type="dxa"/>
            <w:noWrap/>
            <w:hideMark/>
          </w:tcPr>
          <w:p w14:paraId="64F9018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07.300 </w:t>
            </w:r>
          </w:p>
        </w:tc>
        <w:tc>
          <w:tcPr>
            <w:tcW w:w="2835" w:type="dxa"/>
            <w:hideMark/>
          </w:tcPr>
          <w:p w14:paraId="3FBBCC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Non-current assets compilation program </w:t>
            </w:r>
          </w:p>
        </w:tc>
        <w:tc>
          <w:tcPr>
            <w:tcW w:w="1701" w:type="dxa"/>
            <w:hideMark/>
          </w:tcPr>
          <w:p w14:paraId="22907AF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1BCA7149" w14:textId="607EA1D9"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4068B44B" w14:textId="166E0599"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0BD9729F" w14:textId="15D98A90"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7B5F9634" w14:textId="77777777" w:rsidTr="00F66D65">
        <w:trPr>
          <w:trHeight w:val="300"/>
        </w:trPr>
        <w:tc>
          <w:tcPr>
            <w:tcW w:w="1165" w:type="dxa"/>
            <w:noWrap/>
            <w:hideMark/>
          </w:tcPr>
          <w:p w14:paraId="49CAB1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07.400 </w:t>
            </w:r>
          </w:p>
        </w:tc>
        <w:tc>
          <w:tcPr>
            <w:tcW w:w="2835" w:type="dxa"/>
            <w:hideMark/>
          </w:tcPr>
          <w:p w14:paraId="00086C1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Current assets compilation program </w:t>
            </w:r>
          </w:p>
        </w:tc>
        <w:tc>
          <w:tcPr>
            <w:tcW w:w="1701" w:type="dxa"/>
            <w:hideMark/>
          </w:tcPr>
          <w:p w14:paraId="5E2894F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5E787F2" w14:textId="7513FA9D"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E572994" w14:textId="61D3D3B7"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0E2E45C" w14:textId="55A570D5"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2BC2DF0D" w14:textId="77777777" w:rsidTr="00F66D65">
        <w:trPr>
          <w:trHeight w:val="300"/>
        </w:trPr>
        <w:tc>
          <w:tcPr>
            <w:tcW w:w="1165" w:type="dxa"/>
            <w:noWrap/>
            <w:hideMark/>
          </w:tcPr>
          <w:p w14:paraId="1D1241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07.500 </w:t>
            </w:r>
          </w:p>
        </w:tc>
        <w:tc>
          <w:tcPr>
            <w:tcW w:w="2835" w:type="dxa"/>
            <w:hideMark/>
          </w:tcPr>
          <w:p w14:paraId="606B7C6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Non-current liabilities compilation program</w:t>
            </w:r>
          </w:p>
        </w:tc>
        <w:tc>
          <w:tcPr>
            <w:tcW w:w="1701" w:type="dxa"/>
            <w:hideMark/>
          </w:tcPr>
          <w:p w14:paraId="16902B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33E27EAF" w14:textId="1A8251BF"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1322D299" w14:textId="73A025B7"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39F5F4F3" w14:textId="46E66FE6"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7925BE2B" w14:textId="77777777" w:rsidTr="00F66D65">
        <w:trPr>
          <w:trHeight w:val="300"/>
        </w:trPr>
        <w:tc>
          <w:tcPr>
            <w:tcW w:w="1165" w:type="dxa"/>
            <w:noWrap/>
            <w:hideMark/>
          </w:tcPr>
          <w:p w14:paraId="6DF3C83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07.600 </w:t>
            </w:r>
          </w:p>
        </w:tc>
        <w:tc>
          <w:tcPr>
            <w:tcW w:w="2835" w:type="dxa"/>
            <w:hideMark/>
          </w:tcPr>
          <w:p w14:paraId="3C54E5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liabilities compilation program</w:t>
            </w:r>
          </w:p>
        </w:tc>
        <w:tc>
          <w:tcPr>
            <w:tcW w:w="1701" w:type="dxa"/>
            <w:hideMark/>
          </w:tcPr>
          <w:p w14:paraId="1FFB4BA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692158C" w14:textId="1486D7D8"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D51411A" w14:textId="454B44EE"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13B407D" w14:textId="115FA033"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18C9E53B" w14:textId="77777777" w:rsidTr="00F66D65">
        <w:trPr>
          <w:trHeight w:val="300"/>
        </w:trPr>
        <w:tc>
          <w:tcPr>
            <w:tcW w:w="1165" w:type="dxa"/>
            <w:noWrap/>
            <w:hideMark/>
          </w:tcPr>
          <w:p w14:paraId="37FD71C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07.700 </w:t>
            </w:r>
          </w:p>
        </w:tc>
        <w:tc>
          <w:tcPr>
            <w:tcW w:w="2835" w:type="dxa"/>
            <w:hideMark/>
          </w:tcPr>
          <w:p w14:paraId="1101D5F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Income and expenditure compilation program </w:t>
            </w:r>
          </w:p>
        </w:tc>
        <w:tc>
          <w:tcPr>
            <w:tcW w:w="1701" w:type="dxa"/>
            <w:hideMark/>
          </w:tcPr>
          <w:p w14:paraId="0E79A72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6C0DDE13" w14:textId="14132993"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B0D8279" w14:textId="4CA08641"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00535AAA" w14:textId="1C918F9C"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737342F5" w14:textId="77777777" w:rsidTr="00F66D65">
        <w:trPr>
          <w:trHeight w:val="300"/>
        </w:trPr>
        <w:tc>
          <w:tcPr>
            <w:tcW w:w="1165" w:type="dxa"/>
            <w:noWrap/>
            <w:hideMark/>
          </w:tcPr>
          <w:p w14:paraId="146BC82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07.800 </w:t>
            </w:r>
          </w:p>
        </w:tc>
        <w:tc>
          <w:tcPr>
            <w:tcW w:w="2835" w:type="dxa"/>
            <w:hideMark/>
          </w:tcPr>
          <w:p w14:paraId="05E9449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Equity compilation program</w:t>
            </w:r>
          </w:p>
        </w:tc>
        <w:tc>
          <w:tcPr>
            <w:tcW w:w="1701" w:type="dxa"/>
            <w:hideMark/>
          </w:tcPr>
          <w:p w14:paraId="60F9B73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66F5D0BC" w14:textId="3E2EB768"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7F55AAF6" w14:textId="580B82AA"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148CAA70" w14:textId="3510F01F"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064AFDD2" w14:textId="77777777" w:rsidTr="00F66D65">
        <w:trPr>
          <w:trHeight w:val="300"/>
        </w:trPr>
        <w:tc>
          <w:tcPr>
            <w:tcW w:w="1165" w:type="dxa"/>
            <w:noWrap/>
            <w:hideMark/>
          </w:tcPr>
          <w:p w14:paraId="27DC9A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07.850 </w:t>
            </w:r>
          </w:p>
        </w:tc>
        <w:tc>
          <w:tcPr>
            <w:tcW w:w="2835" w:type="dxa"/>
            <w:hideMark/>
          </w:tcPr>
          <w:p w14:paraId="5525D70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Other disclosures compilation program </w:t>
            </w:r>
          </w:p>
        </w:tc>
        <w:tc>
          <w:tcPr>
            <w:tcW w:w="1701" w:type="dxa"/>
            <w:hideMark/>
          </w:tcPr>
          <w:p w14:paraId="27B60F2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E6FA063" w14:textId="213EE3CE"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B68B44E" w14:textId="04B61335"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AD9F2F9" w14:textId="173F074D"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6904ED" w:rsidRPr="006904ED" w14:paraId="1AF38159" w14:textId="77777777" w:rsidTr="00F66D65">
        <w:trPr>
          <w:trHeight w:val="300"/>
        </w:trPr>
        <w:tc>
          <w:tcPr>
            <w:tcW w:w="8593" w:type="dxa"/>
            <w:gridSpan w:val="6"/>
            <w:noWrap/>
            <w:hideMark/>
          </w:tcPr>
          <w:p w14:paraId="05F82015" w14:textId="28B93DC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Engagement working papers</w:t>
            </w:r>
            <w:r w:rsidR="00A516AB">
              <w:rPr>
                <w:rFonts w:ascii="Switzer" w:eastAsia="Times New Roman" w:hAnsi="Switzer" w:cs="Calibri"/>
                <w:color w:val="000000"/>
                <w:lang w:eastAsia="en-ZA"/>
              </w:rPr>
              <w:t xml:space="preserve"> </w:t>
            </w:r>
          </w:p>
        </w:tc>
      </w:tr>
      <w:tr w:rsidR="006904ED" w:rsidRPr="006904ED" w14:paraId="03CE120D" w14:textId="77777777" w:rsidTr="00F66D65">
        <w:trPr>
          <w:trHeight w:val="300"/>
        </w:trPr>
        <w:tc>
          <w:tcPr>
            <w:tcW w:w="8593" w:type="dxa"/>
            <w:gridSpan w:val="6"/>
            <w:noWrap/>
            <w:hideMark/>
          </w:tcPr>
          <w:p w14:paraId="0AB60442" w14:textId="277BC0A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Finalisation</w:t>
            </w:r>
            <w:r w:rsidR="00A516AB">
              <w:rPr>
                <w:rFonts w:ascii="Switzer" w:eastAsia="Times New Roman" w:hAnsi="Switzer" w:cs="Calibri"/>
                <w:color w:val="000000"/>
                <w:lang w:eastAsia="en-ZA"/>
              </w:rPr>
              <w:t xml:space="preserve"> </w:t>
            </w:r>
          </w:p>
        </w:tc>
      </w:tr>
      <w:tr w:rsidR="00C35815" w:rsidRPr="006904ED" w14:paraId="5AC91AE5" w14:textId="77777777" w:rsidTr="00F66D65">
        <w:trPr>
          <w:trHeight w:val="300"/>
        </w:trPr>
        <w:tc>
          <w:tcPr>
            <w:tcW w:w="1165" w:type="dxa"/>
            <w:noWrap/>
            <w:hideMark/>
          </w:tcPr>
          <w:p w14:paraId="1397276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02.00 </w:t>
            </w:r>
          </w:p>
        </w:tc>
        <w:tc>
          <w:tcPr>
            <w:tcW w:w="2835" w:type="dxa"/>
            <w:hideMark/>
          </w:tcPr>
          <w:p w14:paraId="28D095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Partner sign-off </w:t>
            </w:r>
          </w:p>
        </w:tc>
        <w:tc>
          <w:tcPr>
            <w:tcW w:w="1701" w:type="dxa"/>
            <w:hideMark/>
          </w:tcPr>
          <w:p w14:paraId="64FDA6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1F15C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84BF2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6A6745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777F7984" w14:textId="77777777" w:rsidTr="00F66D65">
        <w:trPr>
          <w:trHeight w:val="300"/>
        </w:trPr>
        <w:tc>
          <w:tcPr>
            <w:tcW w:w="1165" w:type="dxa"/>
            <w:noWrap/>
            <w:hideMark/>
          </w:tcPr>
          <w:p w14:paraId="7019AA5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02.05 </w:t>
            </w:r>
          </w:p>
        </w:tc>
        <w:tc>
          <w:tcPr>
            <w:tcW w:w="2835" w:type="dxa"/>
            <w:hideMark/>
          </w:tcPr>
          <w:p w14:paraId="23A9B6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Engagement team declaration</w:t>
            </w:r>
          </w:p>
        </w:tc>
        <w:tc>
          <w:tcPr>
            <w:tcW w:w="1701" w:type="dxa"/>
            <w:hideMark/>
          </w:tcPr>
          <w:p w14:paraId="40CD60B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220350D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44179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EEEBA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7462AB27" w14:textId="77777777" w:rsidTr="00F66D65">
        <w:trPr>
          <w:trHeight w:val="300"/>
        </w:trPr>
        <w:tc>
          <w:tcPr>
            <w:tcW w:w="1165" w:type="dxa"/>
            <w:noWrap/>
            <w:hideMark/>
          </w:tcPr>
          <w:p w14:paraId="7065C35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02.10 </w:t>
            </w:r>
          </w:p>
        </w:tc>
        <w:tc>
          <w:tcPr>
            <w:tcW w:w="2835" w:type="dxa"/>
            <w:hideMark/>
          </w:tcPr>
          <w:p w14:paraId="0B050E9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Subsequent events work program </w:t>
            </w:r>
          </w:p>
        </w:tc>
        <w:tc>
          <w:tcPr>
            <w:tcW w:w="1701" w:type="dxa"/>
            <w:hideMark/>
          </w:tcPr>
          <w:p w14:paraId="5C0EAE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A36E1DD" w14:textId="1890569D" w:rsidR="006904ED" w:rsidRPr="006904ED" w:rsidRDefault="00FD1E64"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c>
          <w:tcPr>
            <w:tcW w:w="964" w:type="dxa"/>
            <w:hideMark/>
          </w:tcPr>
          <w:p w14:paraId="6683B246" w14:textId="32F87DB2"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C411D4" w:rsidRPr="00215EFD">
              <w:rPr>
                <w:rFonts w:ascii="Webdings" w:eastAsia="Times New Roman" w:hAnsi="Webdings" w:cs="Calibri"/>
                <w:color w:val="000000"/>
                <w:lang w:eastAsia="en-ZA"/>
              </w:rPr>
              <w:t>a</w:t>
            </w:r>
          </w:p>
        </w:tc>
        <w:tc>
          <w:tcPr>
            <w:tcW w:w="964" w:type="dxa"/>
            <w:hideMark/>
          </w:tcPr>
          <w:p w14:paraId="655B233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CCB5AF0" w14:textId="77777777" w:rsidTr="00F66D65">
        <w:trPr>
          <w:trHeight w:val="300"/>
        </w:trPr>
        <w:tc>
          <w:tcPr>
            <w:tcW w:w="1165" w:type="dxa"/>
            <w:noWrap/>
            <w:hideMark/>
          </w:tcPr>
          <w:p w14:paraId="084CDD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02.20 </w:t>
            </w:r>
          </w:p>
        </w:tc>
        <w:tc>
          <w:tcPr>
            <w:tcW w:w="2835" w:type="dxa"/>
            <w:hideMark/>
          </w:tcPr>
          <w:p w14:paraId="07DB15F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Going concern conclusion </w:t>
            </w:r>
          </w:p>
        </w:tc>
        <w:tc>
          <w:tcPr>
            <w:tcW w:w="1701" w:type="dxa"/>
            <w:hideMark/>
          </w:tcPr>
          <w:p w14:paraId="7AE5F4E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2F2064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9E7DE6E" w14:textId="01FAEED5" w:rsidR="006904ED" w:rsidRPr="006904ED" w:rsidRDefault="00C411D4"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c>
          <w:tcPr>
            <w:tcW w:w="964" w:type="dxa"/>
            <w:hideMark/>
          </w:tcPr>
          <w:p w14:paraId="4F4D1FD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E56CC21" w14:textId="77777777" w:rsidTr="00F66D65">
        <w:trPr>
          <w:trHeight w:val="300"/>
        </w:trPr>
        <w:tc>
          <w:tcPr>
            <w:tcW w:w="1165" w:type="dxa"/>
            <w:noWrap/>
            <w:hideMark/>
          </w:tcPr>
          <w:p w14:paraId="006C8F3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02.22 </w:t>
            </w:r>
          </w:p>
        </w:tc>
        <w:tc>
          <w:tcPr>
            <w:tcW w:w="2835" w:type="dxa"/>
            <w:hideMark/>
          </w:tcPr>
          <w:p w14:paraId="5FC0002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Subordination agreement work program </w:t>
            </w:r>
          </w:p>
        </w:tc>
        <w:tc>
          <w:tcPr>
            <w:tcW w:w="1701" w:type="dxa"/>
            <w:hideMark/>
          </w:tcPr>
          <w:p w14:paraId="63D204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B055F4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82405C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8FE498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3104C83" w14:textId="77777777" w:rsidTr="00F66D65">
        <w:trPr>
          <w:trHeight w:val="300"/>
        </w:trPr>
        <w:tc>
          <w:tcPr>
            <w:tcW w:w="1165" w:type="dxa"/>
            <w:noWrap/>
            <w:hideMark/>
          </w:tcPr>
          <w:p w14:paraId="42E1E7E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02.30 </w:t>
            </w:r>
          </w:p>
        </w:tc>
        <w:tc>
          <w:tcPr>
            <w:tcW w:w="2835" w:type="dxa"/>
            <w:hideMark/>
          </w:tcPr>
          <w:p w14:paraId="6F8A618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Overall analytical review </w:t>
            </w:r>
          </w:p>
        </w:tc>
        <w:tc>
          <w:tcPr>
            <w:tcW w:w="1701" w:type="dxa"/>
            <w:hideMark/>
          </w:tcPr>
          <w:p w14:paraId="2ACD80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28BCB318" w14:textId="2246A976"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6A2F75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9CA5AF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15CC7435" w14:textId="77777777" w:rsidTr="00F66D65">
        <w:trPr>
          <w:trHeight w:val="300"/>
        </w:trPr>
        <w:tc>
          <w:tcPr>
            <w:tcW w:w="1165" w:type="dxa"/>
            <w:noWrap/>
            <w:hideMark/>
          </w:tcPr>
          <w:p w14:paraId="4353F9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02.40 </w:t>
            </w:r>
          </w:p>
        </w:tc>
        <w:tc>
          <w:tcPr>
            <w:tcW w:w="2835" w:type="dxa"/>
            <w:hideMark/>
          </w:tcPr>
          <w:p w14:paraId="0795DC5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Evaluation of misstatements </w:t>
            </w:r>
          </w:p>
        </w:tc>
        <w:tc>
          <w:tcPr>
            <w:tcW w:w="1701" w:type="dxa"/>
            <w:hideMark/>
          </w:tcPr>
          <w:p w14:paraId="1B33B3F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8C4FA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6D82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E65E3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174A7680" w14:textId="77777777" w:rsidTr="00F66D65">
        <w:trPr>
          <w:trHeight w:val="300"/>
        </w:trPr>
        <w:tc>
          <w:tcPr>
            <w:tcW w:w="1165" w:type="dxa"/>
            <w:noWrap/>
            <w:hideMark/>
          </w:tcPr>
          <w:p w14:paraId="5F92DA3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02.50 </w:t>
            </w:r>
          </w:p>
        </w:tc>
        <w:tc>
          <w:tcPr>
            <w:tcW w:w="2835" w:type="dxa"/>
            <w:hideMark/>
          </w:tcPr>
          <w:p w14:paraId="1FC9417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Consideration of assurance report </w:t>
            </w:r>
          </w:p>
        </w:tc>
        <w:tc>
          <w:tcPr>
            <w:tcW w:w="1701" w:type="dxa"/>
            <w:hideMark/>
          </w:tcPr>
          <w:p w14:paraId="06E197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7733E8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B317158" w14:textId="12A91AB4"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C411D4" w:rsidRPr="00215EFD">
              <w:rPr>
                <w:rFonts w:ascii="Webdings" w:eastAsia="Times New Roman" w:hAnsi="Webdings" w:cs="Calibri"/>
                <w:color w:val="000000"/>
                <w:lang w:eastAsia="en-ZA"/>
              </w:rPr>
              <w:t>a</w:t>
            </w:r>
          </w:p>
        </w:tc>
        <w:tc>
          <w:tcPr>
            <w:tcW w:w="964" w:type="dxa"/>
            <w:hideMark/>
          </w:tcPr>
          <w:p w14:paraId="72D6035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40131B0" w14:textId="77777777" w:rsidTr="00F66D65">
        <w:trPr>
          <w:trHeight w:val="300"/>
        </w:trPr>
        <w:tc>
          <w:tcPr>
            <w:tcW w:w="1165" w:type="dxa"/>
            <w:noWrap/>
            <w:hideMark/>
          </w:tcPr>
          <w:p w14:paraId="1EB0BC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02.55 </w:t>
            </w:r>
          </w:p>
        </w:tc>
        <w:tc>
          <w:tcPr>
            <w:tcW w:w="2835" w:type="dxa"/>
            <w:hideMark/>
          </w:tcPr>
          <w:p w14:paraId="7D4EB0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Key audit matters </w:t>
            </w:r>
          </w:p>
        </w:tc>
        <w:tc>
          <w:tcPr>
            <w:tcW w:w="1701" w:type="dxa"/>
            <w:hideMark/>
          </w:tcPr>
          <w:p w14:paraId="4EDC4E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4BDC3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EFFD8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8313D1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E0D9CCB" w14:textId="77777777" w:rsidTr="00F66D65">
        <w:trPr>
          <w:trHeight w:val="300"/>
        </w:trPr>
        <w:tc>
          <w:tcPr>
            <w:tcW w:w="1165" w:type="dxa"/>
            <w:noWrap/>
            <w:hideMark/>
          </w:tcPr>
          <w:p w14:paraId="3CDBE55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02.60 </w:t>
            </w:r>
          </w:p>
        </w:tc>
        <w:tc>
          <w:tcPr>
            <w:tcW w:w="2835" w:type="dxa"/>
            <w:hideMark/>
          </w:tcPr>
          <w:p w14:paraId="5AFACBA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Senior's final checklist </w:t>
            </w:r>
          </w:p>
        </w:tc>
        <w:tc>
          <w:tcPr>
            <w:tcW w:w="1701" w:type="dxa"/>
            <w:hideMark/>
          </w:tcPr>
          <w:p w14:paraId="62634EE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D61B0E" w14:textId="6D0ABE10"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2ED8B198" w14:textId="7C721D24" w:rsidR="006904ED" w:rsidRPr="006904ED" w:rsidRDefault="00C411D4"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c>
          <w:tcPr>
            <w:tcW w:w="964" w:type="dxa"/>
            <w:hideMark/>
          </w:tcPr>
          <w:p w14:paraId="4A21CE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3DC9DC2" w14:textId="77777777" w:rsidTr="00F66D65">
        <w:trPr>
          <w:trHeight w:val="300"/>
        </w:trPr>
        <w:tc>
          <w:tcPr>
            <w:tcW w:w="1165" w:type="dxa"/>
            <w:noWrap/>
            <w:hideMark/>
          </w:tcPr>
          <w:p w14:paraId="3B44E10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02.70 </w:t>
            </w:r>
          </w:p>
        </w:tc>
        <w:tc>
          <w:tcPr>
            <w:tcW w:w="2835" w:type="dxa"/>
            <w:hideMark/>
          </w:tcPr>
          <w:p w14:paraId="5C7995B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Manager's final checklist </w:t>
            </w:r>
          </w:p>
        </w:tc>
        <w:tc>
          <w:tcPr>
            <w:tcW w:w="1701" w:type="dxa"/>
            <w:hideMark/>
          </w:tcPr>
          <w:p w14:paraId="3F728FD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03E6B8" w14:textId="502A4FB1"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5B6F7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74602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E1A33E0" w14:textId="77777777" w:rsidTr="00F66D65">
        <w:trPr>
          <w:trHeight w:val="300"/>
        </w:trPr>
        <w:tc>
          <w:tcPr>
            <w:tcW w:w="1165" w:type="dxa"/>
            <w:noWrap/>
            <w:hideMark/>
          </w:tcPr>
          <w:p w14:paraId="019D00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02.80 </w:t>
            </w:r>
          </w:p>
        </w:tc>
        <w:tc>
          <w:tcPr>
            <w:tcW w:w="2835" w:type="dxa"/>
            <w:hideMark/>
          </w:tcPr>
          <w:p w14:paraId="7F30E27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 Execution and finalisation </w:t>
            </w:r>
          </w:p>
        </w:tc>
        <w:tc>
          <w:tcPr>
            <w:tcW w:w="1701" w:type="dxa"/>
            <w:hideMark/>
          </w:tcPr>
          <w:p w14:paraId="116BD5D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0F7F89D" w14:textId="02401817"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740998D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3A63F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D86295" w14:textId="77777777" w:rsidTr="00F66D65">
        <w:trPr>
          <w:trHeight w:val="300"/>
        </w:trPr>
        <w:tc>
          <w:tcPr>
            <w:tcW w:w="8593" w:type="dxa"/>
            <w:gridSpan w:val="6"/>
            <w:noWrap/>
            <w:hideMark/>
          </w:tcPr>
          <w:p w14:paraId="7E451234" w14:textId="4BFFB90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Client communication</w:t>
            </w:r>
            <w:r w:rsidR="00A516AB">
              <w:rPr>
                <w:rFonts w:ascii="Switzer" w:eastAsia="Times New Roman" w:hAnsi="Switzer" w:cs="Calibri"/>
                <w:color w:val="000000"/>
                <w:lang w:eastAsia="en-ZA"/>
              </w:rPr>
              <w:t xml:space="preserve"> </w:t>
            </w:r>
          </w:p>
        </w:tc>
      </w:tr>
      <w:tr w:rsidR="00C35815" w:rsidRPr="006904ED" w14:paraId="17C3B2E7" w14:textId="77777777" w:rsidTr="00F66D65">
        <w:trPr>
          <w:trHeight w:val="300"/>
        </w:trPr>
        <w:tc>
          <w:tcPr>
            <w:tcW w:w="1165" w:type="dxa"/>
            <w:noWrap/>
            <w:hideMark/>
          </w:tcPr>
          <w:p w14:paraId="1A4AB43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02.90 </w:t>
            </w:r>
          </w:p>
        </w:tc>
        <w:tc>
          <w:tcPr>
            <w:tcW w:w="2835" w:type="dxa"/>
            <w:hideMark/>
          </w:tcPr>
          <w:p w14:paraId="3EEF68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Report to management and those charged with governance </w:t>
            </w:r>
          </w:p>
        </w:tc>
        <w:tc>
          <w:tcPr>
            <w:tcW w:w="1701" w:type="dxa"/>
            <w:hideMark/>
          </w:tcPr>
          <w:p w14:paraId="0198737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0922DEA" w14:textId="40BA7FB0"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3717E9" w:rsidRPr="006904ED">
              <w:rPr>
                <w:rFonts w:ascii="Webdings" w:eastAsia="Times New Roman" w:hAnsi="Webdings" w:cs="Calibri"/>
                <w:color w:val="000000"/>
                <w:lang w:eastAsia="en-ZA"/>
              </w:rPr>
              <w:t>a</w:t>
            </w:r>
          </w:p>
        </w:tc>
        <w:tc>
          <w:tcPr>
            <w:tcW w:w="964" w:type="dxa"/>
            <w:hideMark/>
          </w:tcPr>
          <w:p w14:paraId="12F83EC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88C41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4286452" w14:textId="77777777" w:rsidTr="00F66D65">
        <w:trPr>
          <w:trHeight w:val="300"/>
        </w:trPr>
        <w:tc>
          <w:tcPr>
            <w:tcW w:w="1165" w:type="dxa"/>
            <w:noWrap/>
            <w:hideMark/>
          </w:tcPr>
          <w:p w14:paraId="49B312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02.92 </w:t>
            </w:r>
          </w:p>
        </w:tc>
        <w:tc>
          <w:tcPr>
            <w:tcW w:w="2835" w:type="dxa"/>
            <w:hideMark/>
          </w:tcPr>
          <w:p w14:paraId="75D2BB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of representation </w:t>
            </w:r>
          </w:p>
        </w:tc>
        <w:tc>
          <w:tcPr>
            <w:tcW w:w="1701" w:type="dxa"/>
            <w:hideMark/>
          </w:tcPr>
          <w:p w14:paraId="307B12B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C89EAB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1FD7DF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4D540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5ADEA864" w14:textId="77777777" w:rsidTr="00F66D65">
        <w:trPr>
          <w:trHeight w:val="300"/>
        </w:trPr>
        <w:tc>
          <w:tcPr>
            <w:tcW w:w="8593" w:type="dxa"/>
            <w:gridSpan w:val="6"/>
            <w:noWrap/>
            <w:hideMark/>
          </w:tcPr>
          <w:p w14:paraId="1C9D5550" w14:textId="19962EA5"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Engagement working papers</w:t>
            </w:r>
            <w:r w:rsidR="00A516AB">
              <w:rPr>
                <w:rFonts w:ascii="Switzer" w:eastAsia="Times New Roman" w:hAnsi="Switzer" w:cs="Calibri"/>
                <w:color w:val="000000"/>
                <w:lang w:eastAsia="en-ZA"/>
              </w:rPr>
              <w:t xml:space="preserve"> </w:t>
            </w:r>
          </w:p>
        </w:tc>
      </w:tr>
      <w:tr w:rsidR="006904ED" w:rsidRPr="006904ED" w14:paraId="29E1DCE1" w14:textId="77777777" w:rsidTr="00F66D65">
        <w:trPr>
          <w:trHeight w:val="300"/>
        </w:trPr>
        <w:tc>
          <w:tcPr>
            <w:tcW w:w="8593" w:type="dxa"/>
            <w:gridSpan w:val="6"/>
            <w:noWrap/>
            <w:hideMark/>
          </w:tcPr>
          <w:p w14:paraId="2AEEE55D" w14:textId="4DC97CC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Pre-engagement planning</w:t>
            </w:r>
            <w:r w:rsidR="00A516AB">
              <w:rPr>
                <w:rFonts w:ascii="Switzer" w:eastAsia="Times New Roman" w:hAnsi="Switzer" w:cs="Calibri"/>
                <w:color w:val="000000"/>
                <w:lang w:eastAsia="en-ZA"/>
              </w:rPr>
              <w:t xml:space="preserve"> </w:t>
            </w:r>
          </w:p>
        </w:tc>
      </w:tr>
      <w:tr w:rsidR="00C35815" w:rsidRPr="006904ED" w14:paraId="0E81F210" w14:textId="77777777" w:rsidTr="00F66D65">
        <w:trPr>
          <w:trHeight w:val="300"/>
        </w:trPr>
        <w:tc>
          <w:tcPr>
            <w:tcW w:w="1165" w:type="dxa"/>
            <w:noWrap/>
            <w:hideMark/>
          </w:tcPr>
          <w:p w14:paraId="58E37123" w14:textId="34537D9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10.20 </w:t>
            </w:r>
          </w:p>
        </w:tc>
        <w:tc>
          <w:tcPr>
            <w:tcW w:w="2835" w:type="dxa"/>
            <w:hideMark/>
          </w:tcPr>
          <w:p w14:paraId="28783D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evaluation </w:t>
            </w:r>
          </w:p>
        </w:tc>
        <w:tc>
          <w:tcPr>
            <w:tcW w:w="1701" w:type="dxa"/>
            <w:hideMark/>
          </w:tcPr>
          <w:p w14:paraId="27EBC03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A3A4DD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9C8B94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47884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4182888" w14:textId="77777777" w:rsidTr="00F66D65">
        <w:trPr>
          <w:trHeight w:val="300"/>
        </w:trPr>
        <w:tc>
          <w:tcPr>
            <w:tcW w:w="1165" w:type="dxa"/>
            <w:noWrap/>
            <w:hideMark/>
          </w:tcPr>
          <w:p w14:paraId="2A300550" w14:textId="1464A3C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10.21 </w:t>
            </w:r>
          </w:p>
        </w:tc>
        <w:tc>
          <w:tcPr>
            <w:tcW w:w="2835" w:type="dxa"/>
            <w:hideMark/>
          </w:tcPr>
          <w:p w14:paraId="0F489C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letter </w:t>
            </w:r>
          </w:p>
        </w:tc>
        <w:tc>
          <w:tcPr>
            <w:tcW w:w="1701" w:type="dxa"/>
            <w:hideMark/>
          </w:tcPr>
          <w:p w14:paraId="6F97EF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32B99185" w14:textId="09F41AB1" w:rsidR="006904ED" w:rsidRPr="006904ED" w:rsidRDefault="007C45B6"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14107B27" w14:textId="74B0B8F6" w:rsidR="006904ED" w:rsidRPr="006904ED" w:rsidRDefault="007C45B6"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r w:rsidR="006904ED" w:rsidRPr="006904ED">
              <w:rPr>
                <w:rFonts w:ascii="Webdings" w:eastAsia="Times New Roman" w:hAnsi="Times New Roman" w:cs="Calibri"/>
                <w:color w:val="000000"/>
                <w:lang w:eastAsia="en-ZA"/>
              </w:rPr>
              <w:t> </w:t>
            </w:r>
          </w:p>
        </w:tc>
        <w:tc>
          <w:tcPr>
            <w:tcW w:w="964" w:type="dxa"/>
            <w:hideMark/>
          </w:tcPr>
          <w:p w14:paraId="575146D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31659922" w14:textId="77777777" w:rsidTr="00F66D65">
        <w:trPr>
          <w:trHeight w:val="540"/>
        </w:trPr>
        <w:tc>
          <w:tcPr>
            <w:tcW w:w="1165" w:type="dxa"/>
            <w:noWrap/>
            <w:hideMark/>
          </w:tcPr>
          <w:p w14:paraId="0DD7D59B" w14:textId="4C72945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10.30 </w:t>
            </w:r>
          </w:p>
        </w:tc>
        <w:tc>
          <w:tcPr>
            <w:tcW w:w="2835" w:type="dxa"/>
            <w:hideMark/>
          </w:tcPr>
          <w:p w14:paraId="2C2A59E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Discussions with those charged with governance </w:t>
            </w:r>
          </w:p>
        </w:tc>
        <w:tc>
          <w:tcPr>
            <w:tcW w:w="1701" w:type="dxa"/>
            <w:hideMark/>
          </w:tcPr>
          <w:p w14:paraId="6FC6B3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4E30582" w14:textId="41478827" w:rsidR="006904ED" w:rsidRPr="006904ED" w:rsidRDefault="00A378B6"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4572B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F30E24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3720553" w14:textId="77777777" w:rsidTr="00F66D65">
        <w:trPr>
          <w:trHeight w:val="300"/>
        </w:trPr>
        <w:tc>
          <w:tcPr>
            <w:tcW w:w="1165" w:type="dxa"/>
            <w:noWrap/>
            <w:hideMark/>
          </w:tcPr>
          <w:p w14:paraId="21B070F0" w14:textId="6CBDFA3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10.40 </w:t>
            </w:r>
          </w:p>
        </w:tc>
        <w:tc>
          <w:tcPr>
            <w:tcW w:w="2835" w:type="dxa"/>
            <w:hideMark/>
          </w:tcPr>
          <w:p w14:paraId="08E97A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Time budget </w:t>
            </w:r>
          </w:p>
        </w:tc>
        <w:tc>
          <w:tcPr>
            <w:tcW w:w="1701" w:type="dxa"/>
            <w:hideMark/>
          </w:tcPr>
          <w:p w14:paraId="001C05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4E181B5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DDD88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6BB888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94A36EB" w14:textId="77777777" w:rsidTr="00F66D65">
        <w:trPr>
          <w:trHeight w:val="300"/>
        </w:trPr>
        <w:tc>
          <w:tcPr>
            <w:tcW w:w="1165" w:type="dxa"/>
            <w:noWrap/>
            <w:hideMark/>
          </w:tcPr>
          <w:p w14:paraId="28433046" w14:textId="4A8287B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10.50 </w:t>
            </w:r>
          </w:p>
        </w:tc>
        <w:tc>
          <w:tcPr>
            <w:tcW w:w="2835" w:type="dxa"/>
            <w:hideMark/>
          </w:tcPr>
          <w:p w14:paraId="349FAF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Gathering information </w:t>
            </w:r>
          </w:p>
        </w:tc>
        <w:tc>
          <w:tcPr>
            <w:tcW w:w="1701" w:type="dxa"/>
            <w:hideMark/>
          </w:tcPr>
          <w:p w14:paraId="6D11BD4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5C962C2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82876D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364B3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240485" w:rsidRPr="006904ED" w14:paraId="79F92CDF" w14:textId="77777777" w:rsidTr="00F66D65">
        <w:trPr>
          <w:trHeight w:val="300"/>
        </w:trPr>
        <w:tc>
          <w:tcPr>
            <w:tcW w:w="1165" w:type="dxa"/>
            <w:noWrap/>
          </w:tcPr>
          <w:p w14:paraId="76C8DC48" w14:textId="70EC8D94" w:rsidR="00240485" w:rsidRDefault="00240485" w:rsidP="006904ED">
            <w:pPr>
              <w:rPr>
                <w:rFonts w:ascii="Switzer" w:eastAsia="Times New Roman" w:hAnsi="Switzer" w:cs="Calibri"/>
                <w:color w:val="000000"/>
                <w:lang w:eastAsia="en-ZA"/>
              </w:rPr>
            </w:pPr>
            <w:r>
              <w:rPr>
                <w:rFonts w:ascii="Switzer" w:eastAsia="Times New Roman" w:hAnsi="Switzer" w:cs="Calibri"/>
                <w:color w:val="000000"/>
                <w:lang w:eastAsia="en-ZA"/>
              </w:rPr>
              <w:t>10.50G</w:t>
            </w:r>
          </w:p>
        </w:tc>
        <w:tc>
          <w:tcPr>
            <w:tcW w:w="2835" w:type="dxa"/>
          </w:tcPr>
          <w:p w14:paraId="12B7B264" w14:textId="245208C1" w:rsidR="00240485" w:rsidRPr="006904ED" w:rsidRDefault="00204BAB" w:rsidP="006904ED">
            <w:pPr>
              <w:rPr>
                <w:rFonts w:ascii="Switzer" w:eastAsia="Times New Roman" w:hAnsi="Switzer" w:cs="Calibri"/>
                <w:color w:val="000000"/>
                <w:lang w:eastAsia="en-ZA"/>
              </w:rPr>
            </w:pPr>
            <w:r w:rsidRPr="00204BAB">
              <w:rPr>
                <w:rFonts w:ascii="Switzer" w:eastAsia="Times New Roman" w:hAnsi="Switzer" w:cs="Calibri"/>
                <w:color w:val="000000"/>
                <w:lang w:eastAsia="en-ZA"/>
              </w:rPr>
              <w:t>Plan extent of risk assessment procedures</w:t>
            </w:r>
          </w:p>
        </w:tc>
        <w:tc>
          <w:tcPr>
            <w:tcW w:w="1701" w:type="dxa"/>
          </w:tcPr>
          <w:p w14:paraId="2C436019" w14:textId="4FD3E0BC" w:rsidR="00240485" w:rsidRPr="006904ED" w:rsidRDefault="00204BAB" w:rsidP="006904ED">
            <w:pPr>
              <w:rPr>
                <w:rFonts w:ascii="Switzer" w:eastAsia="Times New Roman" w:hAnsi="Switzer" w:cs="Calibri"/>
                <w:color w:val="000000"/>
                <w:lang w:eastAsia="en-ZA"/>
              </w:rPr>
            </w:pPr>
            <w:r>
              <w:rPr>
                <w:rFonts w:ascii="Switzer" w:eastAsia="Times New Roman" w:hAnsi="Switzer" w:cs="Calibri"/>
                <w:color w:val="000000"/>
                <w:lang w:eastAsia="en-ZA"/>
              </w:rPr>
              <w:t>Check</w:t>
            </w:r>
            <w:r w:rsidR="00282171">
              <w:rPr>
                <w:rFonts w:ascii="Switzer" w:eastAsia="Times New Roman" w:hAnsi="Switzer" w:cs="Calibri"/>
                <w:color w:val="000000"/>
                <w:lang w:eastAsia="en-ZA"/>
              </w:rPr>
              <w:t>list</w:t>
            </w:r>
          </w:p>
        </w:tc>
        <w:tc>
          <w:tcPr>
            <w:tcW w:w="964" w:type="dxa"/>
          </w:tcPr>
          <w:p w14:paraId="2FCA7AA5" w14:textId="324B2BB8" w:rsidR="00240485" w:rsidRPr="006904ED" w:rsidRDefault="001A6CC3"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05CFE470" w14:textId="3AB4AC34" w:rsidR="00240485" w:rsidRPr="006904ED" w:rsidRDefault="00240485" w:rsidP="006904ED">
            <w:pPr>
              <w:jc w:val="center"/>
              <w:rPr>
                <w:rFonts w:ascii="Webdings" w:eastAsia="Times New Roman" w:hAnsi="Webdings" w:cs="Calibri"/>
                <w:color w:val="000000"/>
                <w:lang w:eastAsia="en-ZA"/>
              </w:rPr>
            </w:pPr>
          </w:p>
        </w:tc>
        <w:tc>
          <w:tcPr>
            <w:tcW w:w="964" w:type="dxa"/>
          </w:tcPr>
          <w:p w14:paraId="137B3DA9" w14:textId="77777777" w:rsidR="00240485" w:rsidRPr="006904ED" w:rsidRDefault="00240485" w:rsidP="006904ED">
            <w:pPr>
              <w:jc w:val="center"/>
              <w:rPr>
                <w:rFonts w:ascii="Webdings" w:eastAsia="Times New Roman" w:hAnsi="Times New Roman" w:cs="Calibri"/>
                <w:color w:val="000000"/>
                <w:lang w:eastAsia="en-ZA"/>
              </w:rPr>
            </w:pPr>
          </w:p>
        </w:tc>
      </w:tr>
      <w:tr w:rsidR="00C35815" w:rsidRPr="006904ED" w14:paraId="153D07A5" w14:textId="77777777" w:rsidTr="00F66D65">
        <w:trPr>
          <w:trHeight w:val="540"/>
        </w:trPr>
        <w:tc>
          <w:tcPr>
            <w:tcW w:w="1165" w:type="dxa"/>
            <w:noWrap/>
            <w:hideMark/>
          </w:tcPr>
          <w:p w14:paraId="4F299C67" w14:textId="62FBACF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10.51 </w:t>
            </w:r>
          </w:p>
        </w:tc>
        <w:tc>
          <w:tcPr>
            <w:tcW w:w="2835" w:type="dxa"/>
            <w:hideMark/>
          </w:tcPr>
          <w:p w14:paraId="0A61FCC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Types and volumes of transactions </w:t>
            </w:r>
          </w:p>
        </w:tc>
        <w:tc>
          <w:tcPr>
            <w:tcW w:w="1701" w:type="dxa"/>
            <w:hideMark/>
          </w:tcPr>
          <w:p w14:paraId="6C2A29B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88F34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8E7EA3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12185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3B08C1AA" w14:textId="77777777" w:rsidTr="00F66D65">
        <w:trPr>
          <w:trHeight w:val="300"/>
        </w:trPr>
        <w:tc>
          <w:tcPr>
            <w:tcW w:w="1165" w:type="dxa"/>
            <w:noWrap/>
            <w:hideMark/>
          </w:tcPr>
          <w:p w14:paraId="30F30230" w14:textId="4751ACB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10.52 </w:t>
            </w:r>
          </w:p>
        </w:tc>
        <w:tc>
          <w:tcPr>
            <w:tcW w:w="2835" w:type="dxa"/>
            <w:hideMark/>
          </w:tcPr>
          <w:p w14:paraId="75A7C22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Preliminary analytical review </w:t>
            </w:r>
          </w:p>
        </w:tc>
        <w:tc>
          <w:tcPr>
            <w:tcW w:w="1701" w:type="dxa"/>
            <w:hideMark/>
          </w:tcPr>
          <w:p w14:paraId="3FCF4BE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0E9F7D37" w14:textId="18FA852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793657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CA8992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110B1E5" w14:textId="77777777" w:rsidTr="00F66D65">
        <w:trPr>
          <w:trHeight w:val="540"/>
        </w:trPr>
        <w:tc>
          <w:tcPr>
            <w:tcW w:w="1165" w:type="dxa"/>
            <w:noWrap/>
            <w:hideMark/>
          </w:tcPr>
          <w:p w14:paraId="59FA75B1" w14:textId="1CC2DC2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10.53 </w:t>
            </w:r>
          </w:p>
        </w:tc>
        <w:tc>
          <w:tcPr>
            <w:tcW w:w="2835" w:type="dxa"/>
            <w:hideMark/>
          </w:tcPr>
          <w:p w14:paraId="7881E6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Understanding of accounting estimates </w:t>
            </w:r>
          </w:p>
        </w:tc>
        <w:tc>
          <w:tcPr>
            <w:tcW w:w="1701" w:type="dxa"/>
            <w:hideMark/>
          </w:tcPr>
          <w:p w14:paraId="2A730A9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A694474" w14:textId="405EDC3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5373DF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F54BE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63B7E11" w14:textId="77777777" w:rsidTr="00F66D65">
        <w:trPr>
          <w:trHeight w:val="804"/>
        </w:trPr>
        <w:tc>
          <w:tcPr>
            <w:tcW w:w="1165" w:type="dxa"/>
            <w:noWrap/>
            <w:hideMark/>
          </w:tcPr>
          <w:p w14:paraId="48856719" w14:textId="4DFBF56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10.55 </w:t>
            </w:r>
          </w:p>
        </w:tc>
        <w:tc>
          <w:tcPr>
            <w:tcW w:w="2835" w:type="dxa"/>
            <w:hideMark/>
          </w:tcPr>
          <w:p w14:paraId="40D0F9C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Understanding the information Technology environment (IT)</w:t>
            </w:r>
          </w:p>
        </w:tc>
        <w:tc>
          <w:tcPr>
            <w:tcW w:w="1701" w:type="dxa"/>
            <w:hideMark/>
          </w:tcPr>
          <w:p w14:paraId="2C0C37D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6BC805EE" w14:textId="5E44F13B"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739863D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83AE3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1D5F176" w14:textId="77777777" w:rsidTr="00F66D65">
        <w:trPr>
          <w:trHeight w:val="540"/>
        </w:trPr>
        <w:tc>
          <w:tcPr>
            <w:tcW w:w="1165" w:type="dxa"/>
            <w:noWrap/>
            <w:hideMark/>
          </w:tcPr>
          <w:p w14:paraId="73601F33" w14:textId="2875F8E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10.60 </w:t>
            </w:r>
          </w:p>
        </w:tc>
        <w:tc>
          <w:tcPr>
            <w:tcW w:w="2835" w:type="dxa"/>
            <w:hideMark/>
          </w:tcPr>
          <w:p w14:paraId="4999DD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Overall materiality assessment </w:t>
            </w:r>
          </w:p>
        </w:tc>
        <w:tc>
          <w:tcPr>
            <w:tcW w:w="1701" w:type="dxa"/>
            <w:hideMark/>
          </w:tcPr>
          <w:p w14:paraId="2EC954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CC684DF" w14:textId="36035B4D"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66E467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36D43F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C6AB16F" w14:textId="77777777" w:rsidTr="00F66D65">
        <w:trPr>
          <w:trHeight w:val="540"/>
        </w:trPr>
        <w:tc>
          <w:tcPr>
            <w:tcW w:w="1165" w:type="dxa"/>
            <w:noWrap/>
            <w:hideMark/>
          </w:tcPr>
          <w:p w14:paraId="379D30AE" w14:textId="6A76A66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10.70 </w:t>
            </w:r>
          </w:p>
        </w:tc>
        <w:tc>
          <w:tcPr>
            <w:tcW w:w="2835" w:type="dxa"/>
            <w:hideMark/>
          </w:tcPr>
          <w:p w14:paraId="246163F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Identify material items and areas likely to be misstated </w:t>
            </w:r>
          </w:p>
        </w:tc>
        <w:tc>
          <w:tcPr>
            <w:tcW w:w="1701" w:type="dxa"/>
            <w:hideMark/>
          </w:tcPr>
          <w:p w14:paraId="4744017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FA43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9EA07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22EE74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670E3" w:rsidRPr="006904ED" w14:paraId="565221D8" w14:textId="77777777" w:rsidTr="00F66D65">
        <w:trPr>
          <w:trHeight w:val="540"/>
        </w:trPr>
        <w:tc>
          <w:tcPr>
            <w:tcW w:w="1165" w:type="dxa"/>
            <w:noWrap/>
          </w:tcPr>
          <w:p w14:paraId="06E15B57" w14:textId="59B8847C" w:rsidR="00C670E3" w:rsidRDefault="00A92246"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C670E3">
              <w:rPr>
                <w:rFonts w:ascii="Switzer" w:eastAsia="Times New Roman" w:hAnsi="Switzer" w:cs="Calibri"/>
                <w:color w:val="000000"/>
                <w:lang w:eastAsia="en-ZA"/>
              </w:rPr>
              <w:t>10.80</w:t>
            </w:r>
          </w:p>
        </w:tc>
        <w:tc>
          <w:tcPr>
            <w:tcW w:w="2835" w:type="dxa"/>
          </w:tcPr>
          <w:p w14:paraId="0E79BD2D" w14:textId="3A3B2C46" w:rsidR="00C670E3" w:rsidRPr="006904ED" w:rsidRDefault="00C670E3"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w:t>
            </w:r>
            <w:r>
              <w:rPr>
                <w:rFonts w:ascii="Switzer" w:eastAsia="Times New Roman" w:hAnsi="Switzer" w:cs="Calibri"/>
                <w:color w:val="000000"/>
                <w:lang w:eastAsia="en-ZA"/>
              </w:rPr>
              <w:t>–</w:t>
            </w:r>
            <w:r w:rsidRPr="006904ED">
              <w:rPr>
                <w:rFonts w:ascii="Switzer" w:eastAsia="Times New Roman" w:hAnsi="Switzer" w:cs="Calibri"/>
                <w:color w:val="000000"/>
                <w:lang w:eastAsia="en-ZA"/>
              </w:rPr>
              <w:t xml:space="preserve"> Planning</w:t>
            </w:r>
            <w:r>
              <w:rPr>
                <w:rFonts w:ascii="Switzer" w:eastAsia="Times New Roman" w:hAnsi="Switzer" w:cs="Calibri"/>
                <w:color w:val="000000"/>
                <w:lang w:eastAsia="en-ZA"/>
              </w:rPr>
              <w:t xml:space="preserve"> (Review)</w:t>
            </w:r>
          </w:p>
        </w:tc>
        <w:tc>
          <w:tcPr>
            <w:tcW w:w="1701" w:type="dxa"/>
          </w:tcPr>
          <w:p w14:paraId="6F5B0D09" w14:textId="310DA585" w:rsidR="00C670E3" w:rsidRPr="006904ED" w:rsidRDefault="00C670E3"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130FFA20" w14:textId="39D271B0" w:rsidR="00C670E3" w:rsidRPr="006904ED" w:rsidRDefault="00C670E3" w:rsidP="006904ED">
            <w:pPr>
              <w:jc w:val="center"/>
              <w:rPr>
                <w:rFonts w:ascii="Webdings" w:eastAsia="Times New Roman" w:hAnsi="Times New Roman" w:cs="Calibri"/>
                <w:color w:val="000000"/>
                <w:lang w:eastAsia="en-ZA"/>
              </w:rPr>
            </w:pPr>
          </w:p>
        </w:tc>
        <w:tc>
          <w:tcPr>
            <w:tcW w:w="964" w:type="dxa"/>
          </w:tcPr>
          <w:p w14:paraId="66FB47CF" w14:textId="044FEF6C" w:rsidR="00C670E3" w:rsidRPr="006904ED" w:rsidRDefault="00C670E3" w:rsidP="006904ED">
            <w:pPr>
              <w:jc w:val="center"/>
              <w:rPr>
                <w:rFonts w:ascii="Webdings" w:eastAsia="Times New Roman" w:hAnsi="Webdings" w:cs="Calibri"/>
                <w:color w:val="000000"/>
                <w:lang w:eastAsia="en-ZA"/>
              </w:rPr>
            </w:pPr>
            <w:r>
              <w:rPr>
                <w:rFonts w:ascii="Webdings" w:eastAsia="Times New Roman" w:hAnsi="Webdings" w:cs="Calibri"/>
                <w:color w:val="000000"/>
                <w:lang w:eastAsia="en-ZA"/>
              </w:rPr>
              <w:t>a</w:t>
            </w:r>
          </w:p>
        </w:tc>
        <w:tc>
          <w:tcPr>
            <w:tcW w:w="964" w:type="dxa"/>
          </w:tcPr>
          <w:p w14:paraId="50FEB427" w14:textId="77777777" w:rsidR="00C670E3" w:rsidRPr="006904ED" w:rsidRDefault="00C670E3" w:rsidP="006904ED">
            <w:pPr>
              <w:jc w:val="center"/>
              <w:rPr>
                <w:rFonts w:ascii="Webdings" w:eastAsia="Times New Roman" w:hAnsi="Times New Roman" w:cs="Calibri"/>
                <w:color w:val="000000"/>
                <w:lang w:eastAsia="en-ZA"/>
              </w:rPr>
            </w:pPr>
          </w:p>
        </w:tc>
      </w:tr>
      <w:tr w:rsidR="006904ED" w:rsidRPr="006904ED" w14:paraId="76C5F765" w14:textId="77777777" w:rsidTr="00F66D65">
        <w:trPr>
          <w:trHeight w:val="300"/>
        </w:trPr>
        <w:tc>
          <w:tcPr>
            <w:tcW w:w="8593" w:type="dxa"/>
            <w:gridSpan w:val="6"/>
            <w:noWrap/>
            <w:hideMark/>
          </w:tcPr>
          <w:p w14:paraId="4425BCBA" w14:textId="75C0CB0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Planning and risk assessment procedures</w:t>
            </w:r>
            <w:r w:rsidR="00A516AB">
              <w:rPr>
                <w:rFonts w:ascii="Switzer" w:eastAsia="Times New Roman" w:hAnsi="Switzer" w:cs="Calibri"/>
                <w:color w:val="000000"/>
                <w:lang w:eastAsia="en-ZA"/>
              </w:rPr>
              <w:t xml:space="preserve"> </w:t>
            </w:r>
          </w:p>
        </w:tc>
      </w:tr>
      <w:tr w:rsidR="00C35815" w:rsidRPr="006904ED" w14:paraId="2D4CF84F" w14:textId="77777777" w:rsidTr="00F66D65">
        <w:trPr>
          <w:trHeight w:val="300"/>
        </w:trPr>
        <w:tc>
          <w:tcPr>
            <w:tcW w:w="1165" w:type="dxa"/>
            <w:noWrap/>
            <w:hideMark/>
          </w:tcPr>
          <w:p w14:paraId="23B0D701" w14:textId="3A7AA27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11.10 </w:t>
            </w:r>
          </w:p>
        </w:tc>
        <w:tc>
          <w:tcPr>
            <w:tcW w:w="2835" w:type="dxa"/>
            <w:hideMark/>
          </w:tcPr>
          <w:p w14:paraId="5234F7D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Risk analysis summary </w:t>
            </w:r>
          </w:p>
        </w:tc>
        <w:tc>
          <w:tcPr>
            <w:tcW w:w="1701" w:type="dxa"/>
            <w:hideMark/>
          </w:tcPr>
          <w:p w14:paraId="5514A8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49510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59F83E9" w14:textId="7183EA2E"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439459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662F975" w14:textId="77777777" w:rsidTr="00F66D65">
        <w:trPr>
          <w:trHeight w:val="300"/>
        </w:trPr>
        <w:tc>
          <w:tcPr>
            <w:tcW w:w="1165" w:type="dxa"/>
            <w:noWrap/>
            <w:hideMark/>
          </w:tcPr>
          <w:p w14:paraId="7CDEA76B" w14:textId="51FEACA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11.20 </w:t>
            </w:r>
          </w:p>
        </w:tc>
        <w:tc>
          <w:tcPr>
            <w:tcW w:w="2835" w:type="dxa"/>
            <w:hideMark/>
          </w:tcPr>
          <w:p w14:paraId="04C9A0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Inherent risk assessment </w:t>
            </w:r>
          </w:p>
        </w:tc>
        <w:tc>
          <w:tcPr>
            <w:tcW w:w="1701" w:type="dxa"/>
            <w:hideMark/>
          </w:tcPr>
          <w:p w14:paraId="46310F8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32E7CAC" w14:textId="5960492C"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0971B44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A1D70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E233AB" w:rsidRPr="006904ED" w14:paraId="053903FF" w14:textId="77777777" w:rsidTr="00F66D65">
        <w:trPr>
          <w:trHeight w:val="300"/>
        </w:trPr>
        <w:tc>
          <w:tcPr>
            <w:tcW w:w="1165" w:type="dxa"/>
            <w:noWrap/>
          </w:tcPr>
          <w:p w14:paraId="44D4F046" w14:textId="3520EDCF" w:rsidR="00E233AB" w:rsidRDefault="00E233AB" w:rsidP="006904ED">
            <w:pPr>
              <w:rPr>
                <w:rFonts w:ascii="Switzer" w:eastAsia="Times New Roman" w:hAnsi="Switzer" w:cs="Calibri"/>
                <w:color w:val="000000"/>
                <w:lang w:eastAsia="en-ZA"/>
              </w:rPr>
            </w:pPr>
            <w:r>
              <w:rPr>
                <w:rFonts w:ascii="Switzer" w:eastAsia="Times New Roman" w:hAnsi="Switzer" w:cs="Calibri"/>
                <w:color w:val="000000"/>
                <w:lang w:eastAsia="en-ZA"/>
              </w:rPr>
              <w:t>11.20G</w:t>
            </w:r>
          </w:p>
        </w:tc>
        <w:tc>
          <w:tcPr>
            <w:tcW w:w="2835" w:type="dxa"/>
          </w:tcPr>
          <w:p w14:paraId="381298CE" w14:textId="322D2E9B" w:rsidR="00E233AB" w:rsidRPr="006904ED" w:rsidRDefault="0001038D" w:rsidP="006904ED">
            <w:pPr>
              <w:rPr>
                <w:rFonts w:ascii="Switzer" w:eastAsia="Times New Roman" w:hAnsi="Switzer" w:cs="Calibri"/>
                <w:color w:val="000000"/>
                <w:lang w:eastAsia="en-ZA"/>
              </w:rPr>
            </w:pPr>
            <w:r>
              <w:rPr>
                <w:rFonts w:ascii="Switzer" w:eastAsia="Times New Roman" w:hAnsi="Switzer" w:cs="Calibri"/>
                <w:color w:val="000000"/>
                <w:lang w:eastAsia="en-ZA"/>
              </w:rPr>
              <w:t>Identification of components</w:t>
            </w:r>
          </w:p>
        </w:tc>
        <w:tc>
          <w:tcPr>
            <w:tcW w:w="1701" w:type="dxa"/>
          </w:tcPr>
          <w:p w14:paraId="3C7CD57A" w14:textId="3A6B5E7E" w:rsidR="00E233AB" w:rsidRPr="006904ED" w:rsidRDefault="0001038D"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1C167D78" w14:textId="6609C3F6" w:rsidR="00E233AB" w:rsidRPr="006904ED" w:rsidRDefault="00B7773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25D81766" w14:textId="0476CB61" w:rsidR="00E233AB" w:rsidRPr="006904ED" w:rsidRDefault="00B7773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6E065D5F" w14:textId="77777777" w:rsidR="00E233AB" w:rsidRPr="006904ED" w:rsidRDefault="00E233AB" w:rsidP="006904ED">
            <w:pPr>
              <w:jc w:val="center"/>
              <w:rPr>
                <w:rFonts w:ascii="Webdings" w:eastAsia="Times New Roman" w:hAnsi="Times New Roman" w:cs="Calibri"/>
                <w:color w:val="000000"/>
                <w:lang w:eastAsia="en-ZA"/>
              </w:rPr>
            </w:pPr>
          </w:p>
        </w:tc>
      </w:tr>
      <w:tr w:rsidR="00C35815" w:rsidRPr="006904ED" w14:paraId="42C46B99" w14:textId="77777777" w:rsidTr="00F66D65">
        <w:trPr>
          <w:trHeight w:val="300"/>
        </w:trPr>
        <w:tc>
          <w:tcPr>
            <w:tcW w:w="1165" w:type="dxa"/>
            <w:noWrap/>
            <w:hideMark/>
          </w:tcPr>
          <w:p w14:paraId="1E08A6B8" w14:textId="4801216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11.21 </w:t>
            </w:r>
          </w:p>
        </w:tc>
        <w:tc>
          <w:tcPr>
            <w:tcW w:w="2835" w:type="dxa"/>
            <w:hideMark/>
          </w:tcPr>
          <w:p w14:paraId="4CF0909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Laws and regulations </w:t>
            </w:r>
          </w:p>
        </w:tc>
        <w:tc>
          <w:tcPr>
            <w:tcW w:w="1701" w:type="dxa"/>
            <w:hideMark/>
          </w:tcPr>
          <w:p w14:paraId="43E725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5A6DCBA" w14:textId="5DE40DD3"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3D6E87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440533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FE6D447" w14:textId="77777777" w:rsidTr="00F66D65">
        <w:trPr>
          <w:trHeight w:val="300"/>
        </w:trPr>
        <w:tc>
          <w:tcPr>
            <w:tcW w:w="1165" w:type="dxa"/>
            <w:noWrap/>
            <w:hideMark/>
          </w:tcPr>
          <w:p w14:paraId="04609C89" w14:textId="57E8AD1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11.25 </w:t>
            </w:r>
          </w:p>
        </w:tc>
        <w:tc>
          <w:tcPr>
            <w:tcW w:w="2835" w:type="dxa"/>
            <w:hideMark/>
          </w:tcPr>
          <w:p w14:paraId="0961DF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Fraud risk assessment</w:t>
            </w:r>
          </w:p>
        </w:tc>
        <w:tc>
          <w:tcPr>
            <w:tcW w:w="1701" w:type="dxa"/>
            <w:hideMark/>
          </w:tcPr>
          <w:p w14:paraId="0ADA5A1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5BF80F1" w14:textId="10F346A0"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4EC2942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9BAD7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C547CBA" w14:textId="77777777" w:rsidTr="00F66D65">
        <w:trPr>
          <w:trHeight w:val="540"/>
        </w:trPr>
        <w:tc>
          <w:tcPr>
            <w:tcW w:w="1165" w:type="dxa"/>
            <w:noWrap/>
            <w:hideMark/>
          </w:tcPr>
          <w:p w14:paraId="456A684E" w14:textId="4AF610F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11.30 </w:t>
            </w:r>
          </w:p>
        </w:tc>
        <w:tc>
          <w:tcPr>
            <w:tcW w:w="2835" w:type="dxa"/>
            <w:hideMark/>
          </w:tcPr>
          <w:p w14:paraId="1E3061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Evaluation of system of internal control </w:t>
            </w:r>
          </w:p>
        </w:tc>
        <w:tc>
          <w:tcPr>
            <w:tcW w:w="1701" w:type="dxa"/>
            <w:hideMark/>
          </w:tcPr>
          <w:p w14:paraId="410F200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C4C6F3A" w14:textId="5FE91BF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B53F7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F4099A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CCA4FC5" w14:textId="77777777" w:rsidTr="00F66D65">
        <w:trPr>
          <w:trHeight w:val="540"/>
        </w:trPr>
        <w:tc>
          <w:tcPr>
            <w:tcW w:w="1165" w:type="dxa"/>
            <w:noWrap/>
            <w:hideMark/>
          </w:tcPr>
          <w:p w14:paraId="0041E795" w14:textId="4636195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11.50 </w:t>
            </w:r>
          </w:p>
        </w:tc>
        <w:tc>
          <w:tcPr>
            <w:tcW w:w="2835" w:type="dxa"/>
            <w:hideMark/>
          </w:tcPr>
          <w:p w14:paraId="7B5DE3E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Information system and control activities</w:t>
            </w:r>
          </w:p>
        </w:tc>
        <w:tc>
          <w:tcPr>
            <w:tcW w:w="1701" w:type="dxa"/>
            <w:hideMark/>
          </w:tcPr>
          <w:p w14:paraId="5BFD8F5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70736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A0790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2E42E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375A3FC" w14:textId="77777777" w:rsidTr="00F66D65">
        <w:trPr>
          <w:trHeight w:val="540"/>
        </w:trPr>
        <w:tc>
          <w:tcPr>
            <w:tcW w:w="1165" w:type="dxa"/>
            <w:noWrap/>
            <w:hideMark/>
          </w:tcPr>
          <w:p w14:paraId="5863121B" w14:textId="01EF8D0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11.60 </w:t>
            </w:r>
          </w:p>
        </w:tc>
        <w:tc>
          <w:tcPr>
            <w:tcW w:w="2835" w:type="dxa"/>
            <w:hideMark/>
          </w:tcPr>
          <w:p w14:paraId="6BBA71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Risk assessment at assertion level </w:t>
            </w:r>
          </w:p>
        </w:tc>
        <w:tc>
          <w:tcPr>
            <w:tcW w:w="1701" w:type="dxa"/>
            <w:hideMark/>
          </w:tcPr>
          <w:p w14:paraId="6AB320F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50496E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1DB000" w14:textId="740BD20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r w:rsidR="00E233AB" w:rsidRPr="006904ED">
              <w:rPr>
                <w:rFonts w:ascii="Webdings" w:eastAsia="Times New Roman" w:hAnsi="Webdings" w:cs="Calibri"/>
                <w:color w:val="000000"/>
                <w:lang w:eastAsia="en-ZA"/>
              </w:rPr>
              <w:t>a</w:t>
            </w:r>
          </w:p>
        </w:tc>
        <w:tc>
          <w:tcPr>
            <w:tcW w:w="964" w:type="dxa"/>
            <w:hideMark/>
          </w:tcPr>
          <w:p w14:paraId="29F5BD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00FBC38D" w14:textId="77777777" w:rsidTr="00F66D65">
        <w:trPr>
          <w:trHeight w:val="300"/>
        </w:trPr>
        <w:tc>
          <w:tcPr>
            <w:tcW w:w="8593" w:type="dxa"/>
            <w:gridSpan w:val="6"/>
            <w:noWrap/>
            <w:hideMark/>
          </w:tcPr>
          <w:p w14:paraId="6320EB9D" w14:textId="4F093FE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Audit planning</w:t>
            </w:r>
            <w:r w:rsidR="00A516AB">
              <w:rPr>
                <w:rFonts w:ascii="Switzer" w:eastAsia="Times New Roman" w:hAnsi="Switzer" w:cs="Calibri"/>
                <w:color w:val="000000"/>
                <w:lang w:eastAsia="en-ZA"/>
              </w:rPr>
              <w:t xml:space="preserve"> </w:t>
            </w:r>
          </w:p>
        </w:tc>
      </w:tr>
      <w:tr w:rsidR="00C35815" w:rsidRPr="006904ED" w14:paraId="42EDDB78" w14:textId="77777777" w:rsidTr="00F66D65">
        <w:trPr>
          <w:trHeight w:val="300"/>
        </w:trPr>
        <w:tc>
          <w:tcPr>
            <w:tcW w:w="1165" w:type="dxa"/>
            <w:noWrap/>
            <w:hideMark/>
          </w:tcPr>
          <w:p w14:paraId="55899FB5" w14:textId="385D4FE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12.10 </w:t>
            </w:r>
          </w:p>
        </w:tc>
        <w:tc>
          <w:tcPr>
            <w:tcW w:w="2835" w:type="dxa"/>
            <w:hideMark/>
          </w:tcPr>
          <w:p w14:paraId="1BC0D86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Manager planning checklist </w:t>
            </w:r>
          </w:p>
        </w:tc>
        <w:tc>
          <w:tcPr>
            <w:tcW w:w="1701" w:type="dxa"/>
            <w:hideMark/>
          </w:tcPr>
          <w:p w14:paraId="503A606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A9019DD" w14:textId="04854A2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353D2F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7437BB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90990A9" w14:textId="77777777" w:rsidTr="00F66D65">
        <w:trPr>
          <w:trHeight w:val="300"/>
        </w:trPr>
        <w:tc>
          <w:tcPr>
            <w:tcW w:w="1165" w:type="dxa"/>
            <w:noWrap/>
            <w:hideMark/>
          </w:tcPr>
          <w:p w14:paraId="3A096914" w14:textId="45BDECF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12.20 </w:t>
            </w:r>
          </w:p>
        </w:tc>
        <w:tc>
          <w:tcPr>
            <w:tcW w:w="2835" w:type="dxa"/>
            <w:hideMark/>
          </w:tcPr>
          <w:p w14:paraId="1610FF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Audit plan and strategy </w:t>
            </w:r>
          </w:p>
        </w:tc>
        <w:tc>
          <w:tcPr>
            <w:tcW w:w="1701" w:type="dxa"/>
            <w:hideMark/>
          </w:tcPr>
          <w:p w14:paraId="2539004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CB565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BC1F3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905A7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B7773E" w:rsidRPr="006904ED" w14:paraId="6F7D1232" w14:textId="77777777" w:rsidTr="00F66D65">
        <w:trPr>
          <w:trHeight w:val="300"/>
        </w:trPr>
        <w:tc>
          <w:tcPr>
            <w:tcW w:w="1165" w:type="dxa"/>
            <w:noWrap/>
          </w:tcPr>
          <w:p w14:paraId="1B06FEC4" w14:textId="039979B6" w:rsidR="00B7773E" w:rsidRDefault="00B7773E" w:rsidP="006904ED">
            <w:pPr>
              <w:rPr>
                <w:rFonts w:ascii="Switzer" w:eastAsia="Times New Roman" w:hAnsi="Switzer" w:cs="Calibri"/>
                <w:color w:val="000000"/>
                <w:lang w:eastAsia="en-ZA"/>
              </w:rPr>
            </w:pPr>
            <w:r>
              <w:rPr>
                <w:rFonts w:ascii="Switzer" w:eastAsia="Times New Roman" w:hAnsi="Switzer" w:cs="Calibri"/>
                <w:color w:val="000000"/>
                <w:lang w:eastAsia="en-ZA"/>
              </w:rPr>
              <w:t>12.20G</w:t>
            </w:r>
          </w:p>
        </w:tc>
        <w:tc>
          <w:tcPr>
            <w:tcW w:w="2835" w:type="dxa"/>
          </w:tcPr>
          <w:p w14:paraId="76685335" w14:textId="72AD6DE0" w:rsidR="00B7773E" w:rsidRPr="006904ED" w:rsidRDefault="00B7773E" w:rsidP="006904ED">
            <w:pPr>
              <w:rPr>
                <w:rFonts w:ascii="Switzer" w:eastAsia="Times New Roman" w:hAnsi="Switzer" w:cs="Calibri"/>
                <w:color w:val="000000"/>
                <w:lang w:eastAsia="en-ZA"/>
              </w:rPr>
            </w:pPr>
            <w:r w:rsidRPr="00B7773E">
              <w:rPr>
                <w:rFonts w:ascii="Switzer" w:eastAsia="Times New Roman" w:hAnsi="Switzer" w:cs="Calibri"/>
                <w:color w:val="000000"/>
                <w:lang w:eastAsia="en-ZA"/>
              </w:rPr>
              <w:t>Further audit work at component level</w:t>
            </w:r>
          </w:p>
        </w:tc>
        <w:tc>
          <w:tcPr>
            <w:tcW w:w="1701" w:type="dxa"/>
          </w:tcPr>
          <w:p w14:paraId="1B4D0653" w14:textId="4F926B93" w:rsidR="00B7773E" w:rsidRPr="006904ED" w:rsidRDefault="00B7773E"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74F8718B" w14:textId="488F99B4" w:rsidR="00B7773E" w:rsidRPr="006904ED" w:rsidRDefault="00B7773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7A28E810" w14:textId="71CC8EC0" w:rsidR="00B7773E" w:rsidRPr="006904ED" w:rsidRDefault="006A7C5B"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0E5BB6B6" w14:textId="77777777" w:rsidR="00B7773E" w:rsidRPr="006904ED" w:rsidRDefault="00B7773E" w:rsidP="006904ED">
            <w:pPr>
              <w:jc w:val="center"/>
              <w:rPr>
                <w:rFonts w:ascii="Webdings" w:eastAsia="Times New Roman" w:hAnsi="Times New Roman" w:cs="Calibri"/>
                <w:color w:val="000000"/>
                <w:lang w:eastAsia="en-ZA"/>
              </w:rPr>
            </w:pPr>
          </w:p>
        </w:tc>
      </w:tr>
      <w:tr w:rsidR="00C35815" w:rsidRPr="006904ED" w14:paraId="398F233C" w14:textId="77777777" w:rsidTr="00F66D65">
        <w:trPr>
          <w:trHeight w:val="300"/>
        </w:trPr>
        <w:tc>
          <w:tcPr>
            <w:tcW w:w="1165" w:type="dxa"/>
            <w:noWrap/>
            <w:hideMark/>
          </w:tcPr>
          <w:p w14:paraId="2EFF8CD2" w14:textId="5347D72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12.21 </w:t>
            </w:r>
          </w:p>
        </w:tc>
        <w:tc>
          <w:tcPr>
            <w:tcW w:w="2835" w:type="dxa"/>
            <w:hideMark/>
          </w:tcPr>
          <w:p w14:paraId="1CCA1D9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Using internal audit </w:t>
            </w:r>
          </w:p>
        </w:tc>
        <w:tc>
          <w:tcPr>
            <w:tcW w:w="1701" w:type="dxa"/>
            <w:hideMark/>
          </w:tcPr>
          <w:p w14:paraId="10DD363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176B7F3" w14:textId="087AC4DD"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27BAD7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B9521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A2DF620" w14:textId="77777777" w:rsidTr="00F66D65">
        <w:trPr>
          <w:trHeight w:val="300"/>
        </w:trPr>
        <w:tc>
          <w:tcPr>
            <w:tcW w:w="1165" w:type="dxa"/>
            <w:noWrap/>
            <w:hideMark/>
          </w:tcPr>
          <w:p w14:paraId="43477755" w14:textId="39539D7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12.22 </w:t>
            </w:r>
          </w:p>
        </w:tc>
        <w:tc>
          <w:tcPr>
            <w:tcW w:w="2835" w:type="dxa"/>
            <w:hideMark/>
          </w:tcPr>
          <w:p w14:paraId="27B9DD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Use of resources</w:t>
            </w:r>
          </w:p>
        </w:tc>
        <w:tc>
          <w:tcPr>
            <w:tcW w:w="1701" w:type="dxa"/>
            <w:hideMark/>
          </w:tcPr>
          <w:p w14:paraId="20643DD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40A5EDB9" w14:textId="577E8B23"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389DB30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E96E0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A7C5B" w:rsidRPr="006904ED" w14:paraId="41FECC80" w14:textId="77777777" w:rsidTr="00F66D65">
        <w:trPr>
          <w:trHeight w:val="300"/>
        </w:trPr>
        <w:tc>
          <w:tcPr>
            <w:tcW w:w="1165" w:type="dxa"/>
            <w:noWrap/>
          </w:tcPr>
          <w:p w14:paraId="6FE3E099" w14:textId="012AF822" w:rsidR="006A7C5B" w:rsidRDefault="00B54C9E"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A7C5B">
              <w:rPr>
                <w:rFonts w:ascii="Switzer" w:eastAsia="Times New Roman" w:hAnsi="Switzer" w:cs="Calibri"/>
                <w:color w:val="000000"/>
                <w:lang w:eastAsia="en-ZA"/>
              </w:rPr>
              <w:t>12.22G</w:t>
            </w:r>
          </w:p>
        </w:tc>
        <w:tc>
          <w:tcPr>
            <w:tcW w:w="2835" w:type="dxa"/>
          </w:tcPr>
          <w:p w14:paraId="142C4D30" w14:textId="263C368F" w:rsidR="006A7C5B" w:rsidRPr="006904ED" w:rsidRDefault="00EE659E" w:rsidP="006904ED">
            <w:pPr>
              <w:rPr>
                <w:rFonts w:ascii="Switzer" w:eastAsia="Times New Roman" w:hAnsi="Switzer" w:cs="Calibri"/>
                <w:color w:val="000000"/>
                <w:lang w:eastAsia="en-ZA"/>
              </w:rPr>
            </w:pPr>
            <w:r w:rsidRPr="00EE659E">
              <w:rPr>
                <w:rFonts w:ascii="Switzer" w:eastAsia="Times New Roman" w:hAnsi="Switzer" w:cs="Calibri"/>
                <w:color w:val="000000"/>
                <w:lang w:eastAsia="en-ZA"/>
              </w:rPr>
              <w:t>Use of component auditors</w:t>
            </w:r>
          </w:p>
        </w:tc>
        <w:tc>
          <w:tcPr>
            <w:tcW w:w="1701" w:type="dxa"/>
          </w:tcPr>
          <w:p w14:paraId="0299EACE" w14:textId="2B9BD38C" w:rsidR="006A7C5B" w:rsidRPr="006904ED" w:rsidRDefault="00EE659E"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65D1956F" w14:textId="42545DED" w:rsidR="006A7C5B" w:rsidRPr="006904ED" w:rsidRDefault="00EE659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45EB0CC" w14:textId="39A42F7B" w:rsidR="006A7C5B" w:rsidRPr="006904ED" w:rsidRDefault="00EE659E"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2FB15B0D" w14:textId="77777777" w:rsidR="006A7C5B" w:rsidRPr="006904ED" w:rsidRDefault="006A7C5B" w:rsidP="006904ED">
            <w:pPr>
              <w:jc w:val="center"/>
              <w:rPr>
                <w:rFonts w:ascii="Webdings" w:eastAsia="Times New Roman" w:hAnsi="Times New Roman" w:cs="Calibri"/>
                <w:color w:val="000000"/>
                <w:lang w:eastAsia="en-ZA"/>
              </w:rPr>
            </w:pPr>
          </w:p>
        </w:tc>
      </w:tr>
      <w:tr w:rsidR="006A7C5B" w:rsidRPr="006904ED" w14:paraId="49EA5C01" w14:textId="77777777" w:rsidTr="00F66D65">
        <w:trPr>
          <w:trHeight w:val="300"/>
        </w:trPr>
        <w:tc>
          <w:tcPr>
            <w:tcW w:w="1165" w:type="dxa"/>
            <w:noWrap/>
          </w:tcPr>
          <w:p w14:paraId="524ADAAC" w14:textId="66F59351" w:rsidR="006A7C5B" w:rsidRDefault="006A7C5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3C7520">
              <w:rPr>
                <w:rFonts w:ascii="Switzer" w:eastAsia="Times New Roman" w:hAnsi="Switzer" w:cs="Calibri"/>
                <w:color w:val="000000"/>
                <w:lang w:eastAsia="en-ZA"/>
              </w:rPr>
              <w:t>12.23G</w:t>
            </w:r>
          </w:p>
        </w:tc>
        <w:tc>
          <w:tcPr>
            <w:tcW w:w="2835" w:type="dxa"/>
          </w:tcPr>
          <w:p w14:paraId="1CB3ECA0" w14:textId="7118D9FD" w:rsidR="006A7C5B" w:rsidRPr="006904ED"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Component performance materiality</w:t>
            </w:r>
          </w:p>
        </w:tc>
        <w:tc>
          <w:tcPr>
            <w:tcW w:w="1701" w:type="dxa"/>
          </w:tcPr>
          <w:p w14:paraId="3D897E6E" w14:textId="325E6838" w:rsidR="006A7C5B" w:rsidRPr="006904ED"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5EC426AA" w14:textId="6AD10D13" w:rsidR="006A7C5B" w:rsidRPr="006904ED" w:rsidRDefault="00EF40D2"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260C2665" w14:textId="70EF7ED8" w:rsidR="006A7C5B" w:rsidRPr="006904ED" w:rsidRDefault="00EF40D2"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B29B3FA" w14:textId="77777777" w:rsidR="006A7C5B" w:rsidRPr="006904ED" w:rsidRDefault="006A7C5B" w:rsidP="006904ED">
            <w:pPr>
              <w:jc w:val="center"/>
              <w:rPr>
                <w:rFonts w:ascii="Webdings" w:eastAsia="Times New Roman" w:hAnsi="Times New Roman" w:cs="Calibri"/>
                <w:color w:val="000000"/>
                <w:lang w:eastAsia="en-ZA"/>
              </w:rPr>
            </w:pPr>
          </w:p>
        </w:tc>
      </w:tr>
      <w:tr w:rsidR="00C35815" w:rsidRPr="006904ED" w14:paraId="6383E845" w14:textId="77777777" w:rsidTr="00F66D65">
        <w:trPr>
          <w:trHeight w:val="300"/>
        </w:trPr>
        <w:tc>
          <w:tcPr>
            <w:tcW w:w="1165" w:type="dxa"/>
            <w:noWrap/>
            <w:hideMark/>
          </w:tcPr>
          <w:p w14:paraId="26ABFF39" w14:textId="3622A1E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12.26 </w:t>
            </w:r>
          </w:p>
        </w:tc>
        <w:tc>
          <w:tcPr>
            <w:tcW w:w="2835" w:type="dxa"/>
            <w:hideMark/>
          </w:tcPr>
          <w:p w14:paraId="2F6AEFC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Use of another practitioner</w:t>
            </w:r>
          </w:p>
        </w:tc>
        <w:tc>
          <w:tcPr>
            <w:tcW w:w="1701" w:type="dxa"/>
            <w:hideMark/>
          </w:tcPr>
          <w:p w14:paraId="347E208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65B2B674" w14:textId="4AA282BE"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40E71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141C0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E4EB88D" w14:textId="77777777" w:rsidTr="00F66D65">
        <w:trPr>
          <w:trHeight w:val="300"/>
        </w:trPr>
        <w:tc>
          <w:tcPr>
            <w:tcW w:w="1165" w:type="dxa"/>
            <w:noWrap/>
            <w:hideMark/>
          </w:tcPr>
          <w:p w14:paraId="567293F4" w14:textId="5CD1618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12.30 </w:t>
            </w:r>
          </w:p>
        </w:tc>
        <w:tc>
          <w:tcPr>
            <w:tcW w:w="2835" w:type="dxa"/>
            <w:hideMark/>
          </w:tcPr>
          <w:p w14:paraId="04A2DF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Planning memorandum </w:t>
            </w:r>
          </w:p>
        </w:tc>
        <w:tc>
          <w:tcPr>
            <w:tcW w:w="1701" w:type="dxa"/>
            <w:hideMark/>
          </w:tcPr>
          <w:p w14:paraId="775C158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2B3F1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3E106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077C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50EF2DE" w14:textId="77777777" w:rsidTr="00F66D65">
        <w:trPr>
          <w:trHeight w:val="540"/>
        </w:trPr>
        <w:tc>
          <w:tcPr>
            <w:tcW w:w="1165" w:type="dxa"/>
            <w:noWrap/>
            <w:hideMark/>
          </w:tcPr>
          <w:p w14:paraId="3D0AD9E1" w14:textId="1BCC6A0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12.40 </w:t>
            </w:r>
          </w:p>
        </w:tc>
        <w:tc>
          <w:tcPr>
            <w:tcW w:w="2835" w:type="dxa"/>
            <w:hideMark/>
          </w:tcPr>
          <w:p w14:paraId="645572B7" w14:textId="6806BD6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w:t>
            </w:r>
            <w:r w:rsidR="00C670E3">
              <w:rPr>
                <w:rFonts w:ascii="Switzer" w:eastAsia="Times New Roman" w:hAnsi="Switzer" w:cs="Calibri"/>
                <w:color w:val="000000"/>
                <w:lang w:eastAsia="en-ZA"/>
              </w:rPr>
              <w:t>–</w:t>
            </w:r>
            <w:r w:rsidRPr="006904ED">
              <w:rPr>
                <w:rFonts w:ascii="Switzer" w:eastAsia="Times New Roman" w:hAnsi="Switzer" w:cs="Calibri"/>
                <w:color w:val="000000"/>
                <w:lang w:eastAsia="en-ZA"/>
              </w:rPr>
              <w:t xml:space="preserve"> Planning</w:t>
            </w:r>
            <w:r w:rsidR="00C670E3">
              <w:rPr>
                <w:rFonts w:ascii="Switzer" w:eastAsia="Times New Roman" w:hAnsi="Switzer" w:cs="Calibri"/>
                <w:color w:val="000000"/>
                <w:lang w:eastAsia="en-ZA"/>
              </w:rPr>
              <w:t xml:space="preserve"> (Audit)</w:t>
            </w:r>
          </w:p>
        </w:tc>
        <w:tc>
          <w:tcPr>
            <w:tcW w:w="1701" w:type="dxa"/>
            <w:hideMark/>
          </w:tcPr>
          <w:p w14:paraId="3D1EB87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5E985D5D" w14:textId="2BD30939"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6429D5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9AE3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3EAC3DF4" w14:textId="77777777" w:rsidTr="00F66D65">
        <w:trPr>
          <w:trHeight w:val="300"/>
        </w:trPr>
        <w:tc>
          <w:tcPr>
            <w:tcW w:w="8593" w:type="dxa"/>
            <w:gridSpan w:val="6"/>
            <w:noWrap/>
            <w:hideMark/>
          </w:tcPr>
          <w:p w14:paraId="1B3E4365" w14:textId="5CF710D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Lead sheets and working papers</w:t>
            </w:r>
            <w:r w:rsidR="00A516AB">
              <w:rPr>
                <w:rFonts w:ascii="Switzer" w:eastAsia="Times New Roman" w:hAnsi="Switzer" w:cs="Calibri"/>
                <w:color w:val="000000"/>
                <w:lang w:eastAsia="en-ZA"/>
              </w:rPr>
              <w:t xml:space="preserve"> </w:t>
            </w:r>
          </w:p>
        </w:tc>
      </w:tr>
      <w:tr w:rsidR="006904ED" w:rsidRPr="006904ED" w14:paraId="300E6A25" w14:textId="77777777" w:rsidTr="00F66D65">
        <w:trPr>
          <w:trHeight w:val="300"/>
        </w:trPr>
        <w:tc>
          <w:tcPr>
            <w:tcW w:w="8593" w:type="dxa"/>
            <w:gridSpan w:val="6"/>
            <w:noWrap/>
            <w:hideMark/>
          </w:tcPr>
          <w:p w14:paraId="70D17F52" w14:textId="23269C6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General working papers</w:t>
            </w:r>
            <w:r w:rsidR="00A516AB">
              <w:rPr>
                <w:rFonts w:ascii="Switzer" w:eastAsia="Times New Roman" w:hAnsi="Switzer" w:cs="Calibri"/>
                <w:color w:val="000000"/>
                <w:lang w:eastAsia="en-ZA"/>
              </w:rPr>
              <w:t xml:space="preserve"> </w:t>
            </w:r>
          </w:p>
        </w:tc>
      </w:tr>
      <w:tr w:rsidR="00C35815" w:rsidRPr="006904ED" w14:paraId="42829552" w14:textId="77777777" w:rsidTr="00F66D65">
        <w:trPr>
          <w:trHeight w:val="540"/>
        </w:trPr>
        <w:tc>
          <w:tcPr>
            <w:tcW w:w="1165" w:type="dxa"/>
            <w:noWrap/>
            <w:hideMark/>
          </w:tcPr>
          <w:p w14:paraId="340AE2F0" w14:textId="1E84980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15.10 </w:t>
            </w:r>
          </w:p>
        </w:tc>
        <w:tc>
          <w:tcPr>
            <w:tcW w:w="2835" w:type="dxa"/>
            <w:hideMark/>
          </w:tcPr>
          <w:p w14:paraId="20B0CE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Focused enquiries working paper </w:t>
            </w:r>
          </w:p>
        </w:tc>
        <w:tc>
          <w:tcPr>
            <w:tcW w:w="1701" w:type="dxa"/>
            <w:hideMark/>
          </w:tcPr>
          <w:p w14:paraId="39E84EB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021D440" w14:textId="2EE228DE"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4CD84D1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111CA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51B62C7" w14:textId="77777777" w:rsidTr="00F66D65">
        <w:trPr>
          <w:trHeight w:val="540"/>
        </w:trPr>
        <w:tc>
          <w:tcPr>
            <w:tcW w:w="1165" w:type="dxa"/>
            <w:noWrap/>
            <w:hideMark/>
          </w:tcPr>
          <w:p w14:paraId="26A730C6" w14:textId="3922490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16.10 </w:t>
            </w:r>
          </w:p>
        </w:tc>
        <w:tc>
          <w:tcPr>
            <w:tcW w:w="2835" w:type="dxa"/>
            <w:hideMark/>
          </w:tcPr>
          <w:p w14:paraId="7706E8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Accounting records work program </w:t>
            </w:r>
          </w:p>
        </w:tc>
        <w:tc>
          <w:tcPr>
            <w:tcW w:w="1701" w:type="dxa"/>
            <w:hideMark/>
          </w:tcPr>
          <w:p w14:paraId="5F0FAF4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77C35502" w14:textId="559A9916"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BA12C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12F78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08831781" w14:textId="77777777" w:rsidTr="00F66D65">
        <w:trPr>
          <w:trHeight w:val="540"/>
        </w:trPr>
        <w:tc>
          <w:tcPr>
            <w:tcW w:w="1165" w:type="dxa"/>
            <w:noWrap/>
            <w:hideMark/>
          </w:tcPr>
          <w:p w14:paraId="66A950C5" w14:textId="3A408A3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17.10 </w:t>
            </w:r>
          </w:p>
        </w:tc>
        <w:tc>
          <w:tcPr>
            <w:tcW w:w="2835" w:type="dxa"/>
            <w:hideMark/>
          </w:tcPr>
          <w:p w14:paraId="088C85A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Opening balances and comparatives work program </w:t>
            </w:r>
          </w:p>
        </w:tc>
        <w:tc>
          <w:tcPr>
            <w:tcW w:w="1701" w:type="dxa"/>
            <w:hideMark/>
          </w:tcPr>
          <w:p w14:paraId="11F0740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0A0A70E" w14:textId="26EFD6B5"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3E35B4D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D67F73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40BA92E0" w14:textId="77777777" w:rsidTr="00F66D65">
        <w:trPr>
          <w:trHeight w:val="540"/>
        </w:trPr>
        <w:tc>
          <w:tcPr>
            <w:tcW w:w="1165" w:type="dxa"/>
            <w:noWrap/>
            <w:hideMark/>
          </w:tcPr>
          <w:p w14:paraId="28295747" w14:textId="777B787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18.10 </w:t>
            </w:r>
          </w:p>
        </w:tc>
        <w:tc>
          <w:tcPr>
            <w:tcW w:w="2835" w:type="dxa"/>
            <w:hideMark/>
          </w:tcPr>
          <w:p w14:paraId="5506071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Financial statement preparation work program </w:t>
            </w:r>
          </w:p>
        </w:tc>
        <w:tc>
          <w:tcPr>
            <w:tcW w:w="1701" w:type="dxa"/>
            <w:hideMark/>
          </w:tcPr>
          <w:p w14:paraId="634B2E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64EB3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4EF75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472BC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565A1777" w14:textId="77777777" w:rsidTr="00F66D65">
        <w:trPr>
          <w:trHeight w:val="540"/>
        </w:trPr>
        <w:tc>
          <w:tcPr>
            <w:tcW w:w="1165" w:type="dxa"/>
            <w:noWrap/>
            <w:hideMark/>
          </w:tcPr>
          <w:p w14:paraId="50A16BEC" w14:textId="7E853FA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19.10 </w:t>
            </w:r>
          </w:p>
        </w:tc>
        <w:tc>
          <w:tcPr>
            <w:tcW w:w="2835" w:type="dxa"/>
            <w:hideMark/>
          </w:tcPr>
          <w:p w14:paraId="5BB620B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General IT controls work program</w:t>
            </w:r>
          </w:p>
        </w:tc>
        <w:tc>
          <w:tcPr>
            <w:tcW w:w="1701" w:type="dxa"/>
            <w:hideMark/>
          </w:tcPr>
          <w:p w14:paraId="7510E59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2445A489" w14:textId="5A0C9EF1" w:rsidR="006904ED" w:rsidRPr="006904ED" w:rsidRDefault="006904ED" w:rsidP="006904ED">
            <w:pPr>
              <w:jc w:val="center"/>
              <w:rPr>
                <w:rFonts w:ascii="Webdings" w:eastAsia="Times New Roman" w:hAnsi="Webdings" w:cs="Calibri"/>
                <w:color w:val="000000"/>
                <w:lang w:eastAsia="en-ZA"/>
              </w:rPr>
            </w:pPr>
          </w:p>
        </w:tc>
        <w:tc>
          <w:tcPr>
            <w:tcW w:w="964" w:type="dxa"/>
            <w:hideMark/>
          </w:tcPr>
          <w:p w14:paraId="1EC5CFD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5C3748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B2DF2B9" w14:textId="77777777" w:rsidTr="00F66D65">
        <w:trPr>
          <w:trHeight w:val="540"/>
        </w:trPr>
        <w:tc>
          <w:tcPr>
            <w:tcW w:w="1165" w:type="dxa"/>
            <w:noWrap/>
            <w:hideMark/>
          </w:tcPr>
          <w:p w14:paraId="59430174" w14:textId="5040ED0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20.10 </w:t>
            </w:r>
          </w:p>
        </w:tc>
        <w:tc>
          <w:tcPr>
            <w:tcW w:w="2835" w:type="dxa"/>
            <w:hideMark/>
          </w:tcPr>
          <w:p w14:paraId="7A9B951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Laws and regulations work program</w:t>
            </w:r>
          </w:p>
        </w:tc>
        <w:tc>
          <w:tcPr>
            <w:tcW w:w="1701" w:type="dxa"/>
            <w:hideMark/>
          </w:tcPr>
          <w:p w14:paraId="3DB32D9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1DE876C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21C5B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CAA453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EF40D2" w:rsidRPr="006904ED" w14:paraId="5C14D088" w14:textId="77777777" w:rsidTr="00F66D65">
        <w:trPr>
          <w:trHeight w:val="540"/>
        </w:trPr>
        <w:tc>
          <w:tcPr>
            <w:tcW w:w="1165" w:type="dxa"/>
            <w:noWrap/>
          </w:tcPr>
          <w:p w14:paraId="479D2791" w14:textId="13FD07EA" w:rsidR="00EF40D2"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3C7520">
              <w:rPr>
                <w:rFonts w:ascii="Switzer" w:eastAsia="Times New Roman" w:hAnsi="Switzer" w:cs="Calibri"/>
                <w:color w:val="000000"/>
                <w:lang w:eastAsia="en-ZA"/>
              </w:rPr>
              <w:t>25.10G</w:t>
            </w:r>
          </w:p>
        </w:tc>
        <w:tc>
          <w:tcPr>
            <w:tcW w:w="2835" w:type="dxa"/>
          </w:tcPr>
          <w:p w14:paraId="7303BD90" w14:textId="5045E279" w:rsidR="00EF40D2" w:rsidRPr="006904ED" w:rsidRDefault="00A92246" w:rsidP="006904ED">
            <w:pPr>
              <w:rPr>
                <w:rFonts w:ascii="Switzer" w:eastAsia="Times New Roman" w:hAnsi="Switzer" w:cs="Calibri"/>
                <w:color w:val="000000"/>
                <w:lang w:eastAsia="en-ZA"/>
              </w:rPr>
            </w:pPr>
            <w:r w:rsidRPr="00A92246">
              <w:rPr>
                <w:rFonts w:ascii="Switzer" w:eastAsia="Times New Roman" w:hAnsi="Switzer" w:cs="Calibri"/>
                <w:color w:val="000000"/>
                <w:lang w:eastAsia="en-ZA"/>
              </w:rPr>
              <w:t>Consolidation process</w:t>
            </w:r>
            <w:r>
              <w:rPr>
                <w:rFonts w:ascii="Switzer" w:eastAsia="Times New Roman" w:hAnsi="Switzer" w:cs="Calibri"/>
                <w:color w:val="000000"/>
                <w:lang w:eastAsia="en-ZA"/>
              </w:rPr>
              <w:t xml:space="preserve"> work program</w:t>
            </w:r>
          </w:p>
        </w:tc>
        <w:tc>
          <w:tcPr>
            <w:tcW w:w="1701" w:type="dxa"/>
          </w:tcPr>
          <w:p w14:paraId="718C3FFC" w14:textId="61403106" w:rsidR="00EF40D2" w:rsidRPr="006904ED" w:rsidRDefault="00A92246"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tcPr>
          <w:p w14:paraId="2C7F9E5C" w14:textId="1BB2E0B0" w:rsidR="00EF40D2" w:rsidRPr="006904ED" w:rsidRDefault="00A92246"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36EAF3FB" w14:textId="77777777" w:rsidR="00EF40D2" w:rsidRPr="006904ED" w:rsidRDefault="00EF40D2" w:rsidP="006904ED">
            <w:pPr>
              <w:jc w:val="center"/>
              <w:rPr>
                <w:rFonts w:ascii="Webdings" w:eastAsia="Times New Roman" w:hAnsi="Times New Roman" w:cs="Calibri"/>
                <w:color w:val="000000"/>
                <w:lang w:eastAsia="en-ZA"/>
              </w:rPr>
            </w:pPr>
          </w:p>
        </w:tc>
        <w:tc>
          <w:tcPr>
            <w:tcW w:w="964" w:type="dxa"/>
          </w:tcPr>
          <w:p w14:paraId="6E9EC5BD" w14:textId="386277AF" w:rsidR="00EF40D2" w:rsidRPr="006904ED" w:rsidRDefault="00A92246"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EF40D2" w:rsidRPr="006904ED" w14:paraId="563882AA" w14:textId="77777777" w:rsidTr="00F66D65">
        <w:trPr>
          <w:trHeight w:val="540"/>
        </w:trPr>
        <w:tc>
          <w:tcPr>
            <w:tcW w:w="1165" w:type="dxa"/>
            <w:noWrap/>
          </w:tcPr>
          <w:p w14:paraId="02C08B89" w14:textId="44939669" w:rsidR="00EF40D2" w:rsidRDefault="00EF40D2"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3C7520">
              <w:rPr>
                <w:rFonts w:ascii="Switzer" w:eastAsia="Times New Roman" w:hAnsi="Switzer" w:cs="Calibri"/>
                <w:color w:val="000000"/>
                <w:lang w:eastAsia="en-ZA"/>
              </w:rPr>
              <w:t>26.10G</w:t>
            </w:r>
          </w:p>
        </w:tc>
        <w:tc>
          <w:tcPr>
            <w:tcW w:w="2835" w:type="dxa"/>
          </w:tcPr>
          <w:p w14:paraId="2FB5AAF6" w14:textId="5C6B0491" w:rsidR="00EF40D2" w:rsidRPr="006904ED" w:rsidRDefault="00CD0A8A" w:rsidP="006904ED">
            <w:pPr>
              <w:rPr>
                <w:rFonts w:ascii="Switzer" w:eastAsia="Times New Roman" w:hAnsi="Switzer" w:cs="Calibri"/>
                <w:color w:val="000000"/>
                <w:lang w:eastAsia="en-ZA"/>
              </w:rPr>
            </w:pPr>
            <w:r w:rsidRPr="00CD0A8A">
              <w:rPr>
                <w:rFonts w:ascii="Switzer" w:eastAsia="Times New Roman" w:hAnsi="Switzer" w:cs="Calibri"/>
                <w:color w:val="000000"/>
                <w:lang w:eastAsia="en-ZA"/>
              </w:rPr>
              <w:t xml:space="preserve">Evaluation of component auditor's work </w:t>
            </w:r>
            <w:proofErr w:type="spellStart"/>
            <w:r w:rsidRPr="00CD0A8A">
              <w:rPr>
                <w:rFonts w:ascii="Switzer" w:eastAsia="Times New Roman" w:hAnsi="Switzer" w:cs="Calibri"/>
                <w:color w:val="000000"/>
                <w:lang w:eastAsia="en-ZA"/>
              </w:rPr>
              <w:t>work</w:t>
            </w:r>
            <w:proofErr w:type="spellEnd"/>
            <w:r w:rsidRPr="00CD0A8A">
              <w:rPr>
                <w:rFonts w:ascii="Switzer" w:eastAsia="Times New Roman" w:hAnsi="Switzer" w:cs="Calibri"/>
                <w:color w:val="000000"/>
                <w:lang w:eastAsia="en-ZA"/>
              </w:rPr>
              <w:t xml:space="preserve"> program</w:t>
            </w:r>
          </w:p>
        </w:tc>
        <w:tc>
          <w:tcPr>
            <w:tcW w:w="1701" w:type="dxa"/>
          </w:tcPr>
          <w:p w14:paraId="676C6EF1" w14:textId="01E340A6" w:rsidR="00EF40D2" w:rsidRPr="006904ED" w:rsidRDefault="00CD0A8A" w:rsidP="006904ED">
            <w:pPr>
              <w:rPr>
                <w:rFonts w:ascii="Switzer" w:eastAsia="Times New Roman" w:hAnsi="Switzer" w:cs="Calibri"/>
                <w:color w:val="000000"/>
                <w:lang w:eastAsia="en-ZA"/>
              </w:rPr>
            </w:pPr>
            <w:r>
              <w:rPr>
                <w:rFonts w:ascii="Switzer" w:eastAsia="Times New Roman" w:hAnsi="Switzer" w:cs="Calibri"/>
                <w:color w:val="000000"/>
                <w:lang w:eastAsia="en-ZA"/>
              </w:rPr>
              <w:t>Work program</w:t>
            </w:r>
          </w:p>
        </w:tc>
        <w:tc>
          <w:tcPr>
            <w:tcW w:w="964" w:type="dxa"/>
          </w:tcPr>
          <w:p w14:paraId="45E900A5" w14:textId="0FC31524" w:rsidR="00EF40D2" w:rsidRPr="006904ED" w:rsidRDefault="00CD0A8A"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tcPr>
          <w:p w14:paraId="16CAA5C4" w14:textId="77777777" w:rsidR="00EF40D2" w:rsidRPr="006904ED" w:rsidRDefault="00EF40D2" w:rsidP="006904ED">
            <w:pPr>
              <w:jc w:val="center"/>
              <w:rPr>
                <w:rFonts w:ascii="Webdings" w:eastAsia="Times New Roman" w:hAnsi="Times New Roman" w:cs="Calibri"/>
                <w:color w:val="000000"/>
                <w:lang w:eastAsia="en-ZA"/>
              </w:rPr>
            </w:pPr>
          </w:p>
        </w:tc>
        <w:tc>
          <w:tcPr>
            <w:tcW w:w="964" w:type="dxa"/>
          </w:tcPr>
          <w:p w14:paraId="77461249" w14:textId="4A0EC010" w:rsidR="00EF40D2" w:rsidRPr="006904ED" w:rsidRDefault="00CD0A8A"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D4FDE91" w14:textId="77777777" w:rsidTr="00F66D65">
        <w:trPr>
          <w:trHeight w:val="300"/>
        </w:trPr>
        <w:tc>
          <w:tcPr>
            <w:tcW w:w="8593" w:type="dxa"/>
            <w:gridSpan w:val="6"/>
            <w:noWrap/>
            <w:hideMark/>
          </w:tcPr>
          <w:p w14:paraId="1CC56F69" w14:textId="77777777"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300. Non-current assets </w:t>
            </w:r>
          </w:p>
        </w:tc>
      </w:tr>
      <w:tr w:rsidR="006904ED" w:rsidRPr="006904ED" w14:paraId="785D07EE" w14:textId="77777777" w:rsidTr="00F66D65">
        <w:trPr>
          <w:trHeight w:val="300"/>
        </w:trPr>
        <w:tc>
          <w:tcPr>
            <w:tcW w:w="8593" w:type="dxa"/>
            <w:gridSpan w:val="6"/>
            <w:noWrap/>
            <w:hideMark/>
          </w:tcPr>
          <w:p w14:paraId="5C1A4F32" w14:textId="7F0BAAA3"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305. Property, </w:t>
            </w:r>
            <w:r w:rsidR="00E26311" w:rsidRPr="7BE3ACD6">
              <w:rPr>
                <w:rFonts w:ascii="Switzer" w:eastAsia="Times New Roman" w:hAnsi="Switzer" w:cs="Calibri"/>
                <w:color w:val="000000"/>
                <w:lang w:eastAsia="en-ZA"/>
              </w:rPr>
              <w:t>plant,</w:t>
            </w:r>
            <w:r w:rsidRPr="7BE3ACD6">
              <w:rPr>
                <w:rFonts w:ascii="Switzer" w:eastAsia="Times New Roman" w:hAnsi="Switzer" w:cs="Calibri"/>
                <w:color w:val="000000"/>
                <w:lang w:eastAsia="en-ZA"/>
              </w:rPr>
              <w:t xml:space="preserve"> and equipment</w:t>
            </w:r>
            <w:r w:rsidR="00A516AB" w:rsidRPr="7BE3ACD6">
              <w:rPr>
                <w:rFonts w:ascii="Switzer" w:eastAsia="Times New Roman" w:hAnsi="Switzer" w:cs="Calibri"/>
                <w:color w:val="000000"/>
                <w:lang w:eastAsia="en-ZA"/>
              </w:rPr>
              <w:t xml:space="preserve"> </w:t>
            </w:r>
          </w:p>
        </w:tc>
      </w:tr>
      <w:tr w:rsidR="00C35815" w:rsidRPr="006904ED" w14:paraId="4AA15E70" w14:textId="77777777" w:rsidTr="00F66D65">
        <w:trPr>
          <w:trHeight w:val="540"/>
        </w:trPr>
        <w:tc>
          <w:tcPr>
            <w:tcW w:w="1165" w:type="dxa"/>
            <w:noWrap/>
            <w:hideMark/>
          </w:tcPr>
          <w:p w14:paraId="24061C57" w14:textId="275B110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305.10 </w:t>
            </w:r>
          </w:p>
        </w:tc>
        <w:tc>
          <w:tcPr>
            <w:tcW w:w="2835" w:type="dxa"/>
            <w:hideMark/>
          </w:tcPr>
          <w:p w14:paraId="1979F8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Property, plant and equipment work program </w:t>
            </w:r>
          </w:p>
        </w:tc>
        <w:tc>
          <w:tcPr>
            <w:tcW w:w="1701" w:type="dxa"/>
            <w:hideMark/>
          </w:tcPr>
          <w:p w14:paraId="7734422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2ADB9D4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62D7A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9AFDC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85D10F7" w14:textId="77777777" w:rsidTr="00F66D65">
        <w:trPr>
          <w:trHeight w:val="300"/>
        </w:trPr>
        <w:tc>
          <w:tcPr>
            <w:tcW w:w="8593" w:type="dxa"/>
            <w:gridSpan w:val="6"/>
            <w:noWrap/>
            <w:hideMark/>
          </w:tcPr>
          <w:p w14:paraId="2BB0CAB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306. Right-of-use assets </w:t>
            </w:r>
          </w:p>
        </w:tc>
      </w:tr>
      <w:tr w:rsidR="00C35815" w:rsidRPr="006904ED" w14:paraId="63DFD176" w14:textId="77777777" w:rsidTr="00F66D65">
        <w:trPr>
          <w:trHeight w:val="540"/>
        </w:trPr>
        <w:tc>
          <w:tcPr>
            <w:tcW w:w="1165" w:type="dxa"/>
            <w:noWrap/>
            <w:hideMark/>
          </w:tcPr>
          <w:p w14:paraId="6560A8B2" w14:textId="528FAEC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306.10 </w:t>
            </w:r>
          </w:p>
        </w:tc>
        <w:tc>
          <w:tcPr>
            <w:tcW w:w="2835" w:type="dxa"/>
            <w:hideMark/>
          </w:tcPr>
          <w:p w14:paraId="4834B41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Right-of–use assets work program</w:t>
            </w:r>
          </w:p>
        </w:tc>
        <w:tc>
          <w:tcPr>
            <w:tcW w:w="1701" w:type="dxa"/>
            <w:hideMark/>
          </w:tcPr>
          <w:p w14:paraId="28EEBB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9A0524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68111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098E0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876C463" w14:textId="77777777" w:rsidTr="00F66D65">
        <w:trPr>
          <w:trHeight w:val="300"/>
        </w:trPr>
        <w:tc>
          <w:tcPr>
            <w:tcW w:w="8593" w:type="dxa"/>
            <w:gridSpan w:val="6"/>
            <w:noWrap/>
            <w:hideMark/>
          </w:tcPr>
          <w:p w14:paraId="1C73906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311. Investment property on the cost model </w:t>
            </w:r>
          </w:p>
        </w:tc>
      </w:tr>
      <w:tr w:rsidR="00C35815" w:rsidRPr="006904ED" w14:paraId="76151348" w14:textId="77777777" w:rsidTr="00F66D65">
        <w:trPr>
          <w:trHeight w:val="540"/>
        </w:trPr>
        <w:tc>
          <w:tcPr>
            <w:tcW w:w="1165" w:type="dxa"/>
            <w:noWrap/>
            <w:hideMark/>
          </w:tcPr>
          <w:p w14:paraId="1F58DA11" w14:textId="2321C45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311.10 </w:t>
            </w:r>
          </w:p>
        </w:tc>
        <w:tc>
          <w:tcPr>
            <w:tcW w:w="2835" w:type="dxa"/>
            <w:hideMark/>
          </w:tcPr>
          <w:p w14:paraId="2EB278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property on the cost model work program</w:t>
            </w:r>
          </w:p>
        </w:tc>
        <w:tc>
          <w:tcPr>
            <w:tcW w:w="1701" w:type="dxa"/>
            <w:hideMark/>
          </w:tcPr>
          <w:p w14:paraId="0FBEB9D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2EBE4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EA0C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A0828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992769" w14:textId="77777777" w:rsidTr="00F66D65">
        <w:trPr>
          <w:trHeight w:val="300"/>
        </w:trPr>
        <w:tc>
          <w:tcPr>
            <w:tcW w:w="8593" w:type="dxa"/>
            <w:gridSpan w:val="6"/>
            <w:noWrap/>
            <w:hideMark/>
          </w:tcPr>
          <w:p w14:paraId="21919F4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312. Investment property at fair value </w:t>
            </w:r>
          </w:p>
        </w:tc>
      </w:tr>
      <w:tr w:rsidR="00C35815" w:rsidRPr="006904ED" w14:paraId="6BF7F3ED" w14:textId="77777777" w:rsidTr="00F66D65">
        <w:trPr>
          <w:trHeight w:val="540"/>
        </w:trPr>
        <w:tc>
          <w:tcPr>
            <w:tcW w:w="1165" w:type="dxa"/>
            <w:noWrap/>
            <w:hideMark/>
          </w:tcPr>
          <w:p w14:paraId="1089CA34" w14:textId="7BBE6B3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312.10 </w:t>
            </w:r>
          </w:p>
        </w:tc>
        <w:tc>
          <w:tcPr>
            <w:tcW w:w="2835" w:type="dxa"/>
            <w:hideMark/>
          </w:tcPr>
          <w:p w14:paraId="111EE5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property at fair value work program</w:t>
            </w:r>
          </w:p>
        </w:tc>
        <w:tc>
          <w:tcPr>
            <w:tcW w:w="1701" w:type="dxa"/>
            <w:hideMark/>
          </w:tcPr>
          <w:p w14:paraId="694FFF4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D01697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37BAD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706D3C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E0695EF" w14:textId="77777777" w:rsidTr="00F66D65">
        <w:trPr>
          <w:trHeight w:val="300"/>
        </w:trPr>
        <w:tc>
          <w:tcPr>
            <w:tcW w:w="8593" w:type="dxa"/>
            <w:gridSpan w:val="6"/>
            <w:noWrap/>
            <w:hideMark/>
          </w:tcPr>
          <w:p w14:paraId="2255BB7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316. Biological assets on the cost model </w:t>
            </w:r>
          </w:p>
        </w:tc>
      </w:tr>
      <w:tr w:rsidR="00C35815" w:rsidRPr="006904ED" w14:paraId="4DEFC1F8" w14:textId="77777777" w:rsidTr="00F66D65">
        <w:trPr>
          <w:trHeight w:val="540"/>
        </w:trPr>
        <w:tc>
          <w:tcPr>
            <w:tcW w:w="1165" w:type="dxa"/>
            <w:noWrap/>
            <w:hideMark/>
          </w:tcPr>
          <w:p w14:paraId="6DB2BE66" w14:textId="50D8F7A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316.10 </w:t>
            </w:r>
          </w:p>
        </w:tc>
        <w:tc>
          <w:tcPr>
            <w:tcW w:w="2835" w:type="dxa"/>
            <w:hideMark/>
          </w:tcPr>
          <w:p w14:paraId="7D3F41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Biological assets on the cost model work program</w:t>
            </w:r>
          </w:p>
        </w:tc>
        <w:tc>
          <w:tcPr>
            <w:tcW w:w="1701" w:type="dxa"/>
            <w:hideMark/>
          </w:tcPr>
          <w:p w14:paraId="7EB9C0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72571F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2925C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3E0B0E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D4F428E" w14:textId="77777777" w:rsidTr="00F66D65">
        <w:trPr>
          <w:trHeight w:val="300"/>
        </w:trPr>
        <w:tc>
          <w:tcPr>
            <w:tcW w:w="8593" w:type="dxa"/>
            <w:gridSpan w:val="6"/>
            <w:noWrap/>
            <w:hideMark/>
          </w:tcPr>
          <w:p w14:paraId="01F1337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317. Biological assets at fair value </w:t>
            </w:r>
          </w:p>
        </w:tc>
      </w:tr>
      <w:tr w:rsidR="00C35815" w:rsidRPr="006904ED" w14:paraId="52D51713" w14:textId="77777777" w:rsidTr="00F66D65">
        <w:trPr>
          <w:trHeight w:val="540"/>
        </w:trPr>
        <w:tc>
          <w:tcPr>
            <w:tcW w:w="1165" w:type="dxa"/>
            <w:noWrap/>
            <w:hideMark/>
          </w:tcPr>
          <w:p w14:paraId="04B90687" w14:textId="362BF1D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317.10 </w:t>
            </w:r>
          </w:p>
        </w:tc>
        <w:tc>
          <w:tcPr>
            <w:tcW w:w="2835" w:type="dxa"/>
            <w:hideMark/>
          </w:tcPr>
          <w:p w14:paraId="493C115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Biological assets at fair value work program</w:t>
            </w:r>
          </w:p>
        </w:tc>
        <w:tc>
          <w:tcPr>
            <w:tcW w:w="1701" w:type="dxa"/>
            <w:hideMark/>
          </w:tcPr>
          <w:p w14:paraId="20729F4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54809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CD603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63C0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80BE9C6" w14:textId="77777777" w:rsidTr="00F66D65">
        <w:trPr>
          <w:trHeight w:val="300"/>
        </w:trPr>
        <w:tc>
          <w:tcPr>
            <w:tcW w:w="8593" w:type="dxa"/>
            <w:gridSpan w:val="6"/>
            <w:noWrap/>
            <w:hideMark/>
          </w:tcPr>
          <w:p w14:paraId="53E30A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320. Intangible assets </w:t>
            </w:r>
          </w:p>
        </w:tc>
      </w:tr>
      <w:tr w:rsidR="00C35815" w:rsidRPr="006904ED" w14:paraId="136E886C" w14:textId="77777777" w:rsidTr="00F66D65">
        <w:trPr>
          <w:trHeight w:val="540"/>
        </w:trPr>
        <w:tc>
          <w:tcPr>
            <w:tcW w:w="1165" w:type="dxa"/>
            <w:noWrap/>
            <w:hideMark/>
          </w:tcPr>
          <w:p w14:paraId="0C142C32" w14:textId="476597B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320.10 </w:t>
            </w:r>
          </w:p>
        </w:tc>
        <w:tc>
          <w:tcPr>
            <w:tcW w:w="2835" w:type="dxa"/>
            <w:hideMark/>
          </w:tcPr>
          <w:p w14:paraId="7CF036C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Intangible assets work program</w:t>
            </w:r>
          </w:p>
        </w:tc>
        <w:tc>
          <w:tcPr>
            <w:tcW w:w="1701" w:type="dxa"/>
            <w:hideMark/>
          </w:tcPr>
          <w:p w14:paraId="26726E7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F04ED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B10788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1ED309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331F07B" w14:textId="77777777" w:rsidTr="00F66D65">
        <w:trPr>
          <w:trHeight w:val="300"/>
        </w:trPr>
        <w:tc>
          <w:tcPr>
            <w:tcW w:w="8593" w:type="dxa"/>
            <w:gridSpan w:val="6"/>
            <w:noWrap/>
            <w:hideMark/>
          </w:tcPr>
          <w:p w14:paraId="127450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321. Goodwill </w:t>
            </w:r>
          </w:p>
        </w:tc>
      </w:tr>
      <w:tr w:rsidR="00C35815" w:rsidRPr="006904ED" w14:paraId="059DF255" w14:textId="77777777" w:rsidTr="00F66D65">
        <w:trPr>
          <w:trHeight w:val="300"/>
        </w:trPr>
        <w:tc>
          <w:tcPr>
            <w:tcW w:w="1165" w:type="dxa"/>
            <w:noWrap/>
            <w:hideMark/>
          </w:tcPr>
          <w:p w14:paraId="7DE35BE6" w14:textId="202579A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321.10 </w:t>
            </w:r>
          </w:p>
        </w:tc>
        <w:tc>
          <w:tcPr>
            <w:tcW w:w="2835" w:type="dxa"/>
            <w:hideMark/>
          </w:tcPr>
          <w:p w14:paraId="16496FC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Goodwill work program</w:t>
            </w:r>
          </w:p>
        </w:tc>
        <w:tc>
          <w:tcPr>
            <w:tcW w:w="1701" w:type="dxa"/>
            <w:hideMark/>
          </w:tcPr>
          <w:p w14:paraId="1A5119D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45998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463F2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DF11AC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DC1B9ED" w14:textId="77777777" w:rsidTr="00F66D65">
        <w:trPr>
          <w:trHeight w:val="300"/>
        </w:trPr>
        <w:tc>
          <w:tcPr>
            <w:tcW w:w="8593" w:type="dxa"/>
            <w:gridSpan w:val="6"/>
            <w:noWrap/>
            <w:hideMark/>
          </w:tcPr>
          <w:p w14:paraId="176661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326. Investments in subsidiaries </w:t>
            </w:r>
          </w:p>
        </w:tc>
      </w:tr>
      <w:tr w:rsidR="00C35815" w:rsidRPr="006904ED" w14:paraId="4A7CA788" w14:textId="77777777" w:rsidTr="00F66D65">
        <w:trPr>
          <w:trHeight w:val="540"/>
        </w:trPr>
        <w:tc>
          <w:tcPr>
            <w:tcW w:w="1165" w:type="dxa"/>
            <w:noWrap/>
            <w:hideMark/>
          </w:tcPr>
          <w:p w14:paraId="1C06A080" w14:textId="0C6EF25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3</w:t>
            </w:r>
            <w:r w:rsidR="003C7520">
              <w:rPr>
                <w:rFonts w:ascii="Switzer" w:eastAsia="Times New Roman" w:hAnsi="Switzer" w:cs="Calibri"/>
                <w:color w:val="000000"/>
                <w:lang w:eastAsia="en-ZA"/>
              </w:rPr>
              <w:t>26.10</w:t>
            </w:r>
            <w:r w:rsidR="006904ED" w:rsidRPr="006904ED">
              <w:rPr>
                <w:rFonts w:ascii="Switzer" w:eastAsia="Times New Roman" w:hAnsi="Switzer" w:cs="Calibri"/>
                <w:color w:val="000000"/>
                <w:lang w:eastAsia="en-ZA"/>
              </w:rPr>
              <w:t xml:space="preserve"> </w:t>
            </w:r>
          </w:p>
        </w:tc>
        <w:tc>
          <w:tcPr>
            <w:tcW w:w="2835" w:type="dxa"/>
            <w:hideMark/>
          </w:tcPr>
          <w:p w14:paraId="45481B7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subsidiaries work program</w:t>
            </w:r>
          </w:p>
        </w:tc>
        <w:tc>
          <w:tcPr>
            <w:tcW w:w="1701" w:type="dxa"/>
            <w:hideMark/>
          </w:tcPr>
          <w:p w14:paraId="7A51F98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5DE4E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C891A8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2CA6B2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FE6FE22" w14:textId="77777777" w:rsidTr="00F66D65">
        <w:trPr>
          <w:trHeight w:val="300"/>
        </w:trPr>
        <w:tc>
          <w:tcPr>
            <w:tcW w:w="8593" w:type="dxa"/>
            <w:gridSpan w:val="6"/>
            <w:noWrap/>
            <w:hideMark/>
          </w:tcPr>
          <w:p w14:paraId="2B33DE6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327. Investments in associates </w:t>
            </w:r>
          </w:p>
        </w:tc>
      </w:tr>
      <w:tr w:rsidR="00C35815" w:rsidRPr="006904ED" w14:paraId="12C07947" w14:textId="77777777" w:rsidTr="00F66D65">
        <w:trPr>
          <w:trHeight w:val="540"/>
        </w:trPr>
        <w:tc>
          <w:tcPr>
            <w:tcW w:w="1165" w:type="dxa"/>
            <w:noWrap/>
            <w:hideMark/>
          </w:tcPr>
          <w:p w14:paraId="5BB068D1" w14:textId="2291EE6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327.10 </w:t>
            </w:r>
          </w:p>
        </w:tc>
        <w:tc>
          <w:tcPr>
            <w:tcW w:w="2835" w:type="dxa"/>
            <w:hideMark/>
          </w:tcPr>
          <w:p w14:paraId="19B20D8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associates work program</w:t>
            </w:r>
          </w:p>
        </w:tc>
        <w:tc>
          <w:tcPr>
            <w:tcW w:w="1701" w:type="dxa"/>
            <w:hideMark/>
          </w:tcPr>
          <w:p w14:paraId="5EBE4B6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55EF0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2FE4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65194A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2D30609" w14:textId="77777777" w:rsidTr="00F66D65">
        <w:trPr>
          <w:trHeight w:val="300"/>
        </w:trPr>
        <w:tc>
          <w:tcPr>
            <w:tcW w:w="8593" w:type="dxa"/>
            <w:gridSpan w:val="6"/>
            <w:noWrap/>
            <w:hideMark/>
          </w:tcPr>
          <w:p w14:paraId="7CF94B8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328. Investments in joint ventures </w:t>
            </w:r>
          </w:p>
        </w:tc>
      </w:tr>
      <w:tr w:rsidR="00C35815" w:rsidRPr="006904ED" w14:paraId="027E13EE" w14:textId="77777777" w:rsidTr="00F66D65">
        <w:trPr>
          <w:trHeight w:val="540"/>
        </w:trPr>
        <w:tc>
          <w:tcPr>
            <w:tcW w:w="1165" w:type="dxa"/>
            <w:noWrap/>
            <w:hideMark/>
          </w:tcPr>
          <w:p w14:paraId="749B3D24" w14:textId="001168F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328.10 </w:t>
            </w:r>
          </w:p>
        </w:tc>
        <w:tc>
          <w:tcPr>
            <w:tcW w:w="2835" w:type="dxa"/>
            <w:hideMark/>
          </w:tcPr>
          <w:p w14:paraId="02857E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joint ventures work program</w:t>
            </w:r>
          </w:p>
        </w:tc>
        <w:tc>
          <w:tcPr>
            <w:tcW w:w="1701" w:type="dxa"/>
            <w:hideMark/>
          </w:tcPr>
          <w:p w14:paraId="5663036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F86F7F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7E486C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512EF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E190DEE" w14:textId="77777777" w:rsidTr="00F66D65">
        <w:trPr>
          <w:trHeight w:val="300"/>
        </w:trPr>
        <w:tc>
          <w:tcPr>
            <w:tcW w:w="8593" w:type="dxa"/>
            <w:gridSpan w:val="6"/>
            <w:noWrap/>
            <w:hideMark/>
          </w:tcPr>
          <w:p w14:paraId="39CF3B0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331. Prepayments </w:t>
            </w:r>
          </w:p>
        </w:tc>
      </w:tr>
      <w:tr w:rsidR="00C35815" w:rsidRPr="006904ED" w14:paraId="317FBFB8" w14:textId="77777777" w:rsidTr="00F66D65">
        <w:trPr>
          <w:trHeight w:val="300"/>
        </w:trPr>
        <w:tc>
          <w:tcPr>
            <w:tcW w:w="1165" w:type="dxa"/>
            <w:noWrap/>
            <w:hideMark/>
          </w:tcPr>
          <w:p w14:paraId="02385AC0" w14:textId="4FD45AC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331.10 </w:t>
            </w:r>
          </w:p>
        </w:tc>
        <w:tc>
          <w:tcPr>
            <w:tcW w:w="2835" w:type="dxa"/>
            <w:hideMark/>
          </w:tcPr>
          <w:p w14:paraId="46FE31D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Prepayments work program</w:t>
            </w:r>
          </w:p>
        </w:tc>
        <w:tc>
          <w:tcPr>
            <w:tcW w:w="1701" w:type="dxa"/>
            <w:hideMark/>
          </w:tcPr>
          <w:p w14:paraId="20CA165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C8CCC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9656DE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334F3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3264CAD" w14:textId="77777777" w:rsidTr="00F66D65">
        <w:trPr>
          <w:trHeight w:val="300"/>
        </w:trPr>
        <w:tc>
          <w:tcPr>
            <w:tcW w:w="8593" w:type="dxa"/>
            <w:gridSpan w:val="6"/>
            <w:noWrap/>
            <w:hideMark/>
          </w:tcPr>
          <w:p w14:paraId="0CEAB4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340. Loans receivable (at amortised cost) </w:t>
            </w:r>
          </w:p>
        </w:tc>
      </w:tr>
      <w:tr w:rsidR="00C35815" w:rsidRPr="006904ED" w14:paraId="6783C823" w14:textId="77777777" w:rsidTr="00F66D65">
        <w:trPr>
          <w:trHeight w:val="540"/>
        </w:trPr>
        <w:tc>
          <w:tcPr>
            <w:tcW w:w="1165" w:type="dxa"/>
            <w:noWrap/>
            <w:hideMark/>
          </w:tcPr>
          <w:p w14:paraId="0F585188" w14:textId="6EF2AEB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340.10 </w:t>
            </w:r>
          </w:p>
        </w:tc>
        <w:tc>
          <w:tcPr>
            <w:tcW w:w="2835" w:type="dxa"/>
            <w:hideMark/>
          </w:tcPr>
          <w:p w14:paraId="4A3C89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receivable (at amortised cost) work program</w:t>
            </w:r>
          </w:p>
        </w:tc>
        <w:tc>
          <w:tcPr>
            <w:tcW w:w="1701" w:type="dxa"/>
            <w:hideMark/>
          </w:tcPr>
          <w:p w14:paraId="0F69401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3CCEA9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75108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ACEB85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450F2B" w14:textId="77777777" w:rsidTr="00F66D65">
        <w:trPr>
          <w:trHeight w:val="300"/>
        </w:trPr>
        <w:tc>
          <w:tcPr>
            <w:tcW w:w="8593" w:type="dxa"/>
            <w:gridSpan w:val="6"/>
            <w:noWrap/>
            <w:hideMark/>
          </w:tcPr>
          <w:p w14:paraId="45A1C666" w14:textId="70DE9EA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Debt instruments at FV through OCI </w:t>
            </w:r>
          </w:p>
        </w:tc>
      </w:tr>
      <w:tr w:rsidR="00C35815" w:rsidRPr="006904ED" w14:paraId="5376B0F9" w14:textId="77777777" w:rsidTr="00F66D65">
        <w:trPr>
          <w:trHeight w:val="540"/>
        </w:trPr>
        <w:tc>
          <w:tcPr>
            <w:tcW w:w="1165" w:type="dxa"/>
            <w:noWrap/>
            <w:hideMark/>
          </w:tcPr>
          <w:p w14:paraId="7663D5D6" w14:textId="0AA0D8D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341.10 </w:t>
            </w:r>
          </w:p>
        </w:tc>
        <w:tc>
          <w:tcPr>
            <w:tcW w:w="2835" w:type="dxa"/>
            <w:hideMark/>
          </w:tcPr>
          <w:p w14:paraId="6F0F5E3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Debt instruments at FV through OCI work program</w:t>
            </w:r>
          </w:p>
        </w:tc>
        <w:tc>
          <w:tcPr>
            <w:tcW w:w="1701" w:type="dxa"/>
            <w:hideMark/>
          </w:tcPr>
          <w:p w14:paraId="3B9D43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B35A2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3BA75C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346855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8D5AA9" w14:textId="77777777" w:rsidTr="00F66D65">
        <w:trPr>
          <w:trHeight w:val="300"/>
        </w:trPr>
        <w:tc>
          <w:tcPr>
            <w:tcW w:w="8593" w:type="dxa"/>
            <w:gridSpan w:val="6"/>
            <w:noWrap/>
            <w:hideMark/>
          </w:tcPr>
          <w:p w14:paraId="0B703426" w14:textId="6AABB29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group companies </w:t>
            </w:r>
          </w:p>
        </w:tc>
      </w:tr>
      <w:tr w:rsidR="00C35815" w:rsidRPr="006904ED" w14:paraId="63591E8C" w14:textId="77777777" w:rsidTr="00F66D65">
        <w:trPr>
          <w:trHeight w:val="540"/>
        </w:trPr>
        <w:tc>
          <w:tcPr>
            <w:tcW w:w="1165" w:type="dxa"/>
            <w:noWrap/>
            <w:hideMark/>
          </w:tcPr>
          <w:p w14:paraId="4BDC02D3" w14:textId="4088C1E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347.10 </w:t>
            </w:r>
          </w:p>
        </w:tc>
        <w:tc>
          <w:tcPr>
            <w:tcW w:w="2835" w:type="dxa"/>
            <w:hideMark/>
          </w:tcPr>
          <w:p w14:paraId="5265350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group companies work program</w:t>
            </w:r>
          </w:p>
        </w:tc>
        <w:tc>
          <w:tcPr>
            <w:tcW w:w="1701" w:type="dxa"/>
            <w:hideMark/>
          </w:tcPr>
          <w:p w14:paraId="0FB099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4EC48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7964E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C5FD41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2D9505" w14:textId="77777777" w:rsidTr="00F66D65">
        <w:trPr>
          <w:trHeight w:val="300"/>
        </w:trPr>
        <w:tc>
          <w:tcPr>
            <w:tcW w:w="8593" w:type="dxa"/>
            <w:gridSpan w:val="6"/>
            <w:noWrap/>
            <w:hideMark/>
          </w:tcPr>
          <w:p w14:paraId="6CF5BBAC" w14:textId="17C2C9B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stakeholders </w:t>
            </w:r>
          </w:p>
        </w:tc>
      </w:tr>
      <w:tr w:rsidR="00C35815" w:rsidRPr="006904ED" w14:paraId="1723A287" w14:textId="77777777" w:rsidTr="00F66D65">
        <w:trPr>
          <w:trHeight w:val="540"/>
        </w:trPr>
        <w:tc>
          <w:tcPr>
            <w:tcW w:w="1165" w:type="dxa"/>
            <w:noWrap/>
            <w:hideMark/>
          </w:tcPr>
          <w:p w14:paraId="31BAAB12" w14:textId="0F85814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348.10 </w:t>
            </w:r>
          </w:p>
        </w:tc>
        <w:tc>
          <w:tcPr>
            <w:tcW w:w="2835" w:type="dxa"/>
            <w:hideMark/>
          </w:tcPr>
          <w:p w14:paraId="6141AB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stakeholders work program</w:t>
            </w:r>
          </w:p>
        </w:tc>
        <w:tc>
          <w:tcPr>
            <w:tcW w:w="1701" w:type="dxa"/>
            <w:hideMark/>
          </w:tcPr>
          <w:p w14:paraId="2F6119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B1CF6B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314D1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B67C5F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2E53222" w14:textId="77777777" w:rsidTr="00F66D65">
        <w:trPr>
          <w:trHeight w:val="300"/>
        </w:trPr>
        <w:tc>
          <w:tcPr>
            <w:tcW w:w="8593" w:type="dxa"/>
            <w:gridSpan w:val="6"/>
            <w:noWrap/>
            <w:hideMark/>
          </w:tcPr>
          <w:p w14:paraId="4D1ED52E" w14:textId="0607584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financial assets </w:t>
            </w:r>
          </w:p>
        </w:tc>
      </w:tr>
      <w:tr w:rsidR="00C35815" w:rsidRPr="006904ED" w14:paraId="4E27CBE7" w14:textId="77777777" w:rsidTr="00F66D65">
        <w:trPr>
          <w:trHeight w:val="540"/>
        </w:trPr>
        <w:tc>
          <w:tcPr>
            <w:tcW w:w="1165" w:type="dxa"/>
            <w:noWrap/>
            <w:hideMark/>
          </w:tcPr>
          <w:p w14:paraId="1DC115D3" w14:textId="13CB9A9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350.10 </w:t>
            </w:r>
          </w:p>
        </w:tc>
        <w:tc>
          <w:tcPr>
            <w:tcW w:w="2835" w:type="dxa"/>
            <w:hideMark/>
          </w:tcPr>
          <w:p w14:paraId="136F007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financial assets work program</w:t>
            </w:r>
          </w:p>
        </w:tc>
        <w:tc>
          <w:tcPr>
            <w:tcW w:w="1701" w:type="dxa"/>
            <w:hideMark/>
          </w:tcPr>
          <w:p w14:paraId="2471B3A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9056F5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08C875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30D35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9778A6D" w14:textId="77777777" w:rsidTr="00F66D65">
        <w:trPr>
          <w:trHeight w:val="300"/>
        </w:trPr>
        <w:tc>
          <w:tcPr>
            <w:tcW w:w="8593" w:type="dxa"/>
            <w:gridSpan w:val="6"/>
            <w:noWrap/>
            <w:hideMark/>
          </w:tcPr>
          <w:p w14:paraId="67C631F6" w14:textId="1456050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Investments at fair value </w:t>
            </w:r>
          </w:p>
        </w:tc>
      </w:tr>
      <w:tr w:rsidR="00C35815" w:rsidRPr="006904ED" w14:paraId="601F715F" w14:textId="77777777" w:rsidTr="00F66D65">
        <w:trPr>
          <w:trHeight w:val="540"/>
        </w:trPr>
        <w:tc>
          <w:tcPr>
            <w:tcW w:w="1165" w:type="dxa"/>
            <w:noWrap/>
            <w:hideMark/>
          </w:tcPr>
          <w:p w14:paraId="3A064C31" w14:textId="66DAF6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351.10 </w:t>
            </w:r>
          </w:p>
        </w:tc>
        <w:tc>
          <w:tcPr>
            <w:tcW w:w="2835" w:type="dxa"/>
            <w:hideMark/>
          </w:tcPr>
          <w:p w14:paraId="1EA5D06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at fair value work program</w:t>
            </w:r>
          </w:p>
        </w:tc>
        <w:tc>
          <w:tcPr>
            <w:tcW w:w="1701" w:type="dxa"/>
            <w:hideMark/>
          </w:tcPr>
          <w:p w14:paraId="5A39397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05E64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045F74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72D4E3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743A603" w14:textId="77777777" w:rsidTr="00F66D65">
        <w:trPr>
          <w:trHeight w:val="300"/>
        </w:trPr>
        <w:tc>
          <w:tcPr>
            <w:tcW w:w="8593" w:type="dxa"/>
            <w:gridSpan w:val="6"/>
            <w:noWrap/>
            <w:hideMark/>
          </w:tcPr>
          <w:p w14:paraId="314D22FA" w14:textId="321FAAA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Derivatives - asset </w:t>
            </w:r>
          </w:p>
        </w:tc>
      </w:tr>
      <w:tr w:rsidR="00C35815" w:rsidRPr="006904ED" w14:paraId="427C4A68" w14:textId="77777777" w:rsidTr="00F66D65">
        <w:trPr>
          <w:trHeight w:val="540"/>
        </w:trPr>
        <w:tc>
          <w:tcPr>
            <w:tcW w:w="1165" w:type="dxa"/>
            <w:noWrap/>
            <w:hideMark/>
          </w:tcPr>
          <w:p w14:paraId="7944AF15" w14:textId="5084C07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352.10 </w:t>
            </w:r>
          </w:p>
        </w:tc>
        <w:tc>
          <w:tcPr>
            <w:tcW w:w="2835" w:type="dxa"/>
            <w:hideMark/>
          </w:tcPr>
          <w:p w14:paraId="5AFDAB5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Derivatives – asset work program</w:t>
            </w:r>
          </w:p>
        </w:tc>
        <w:tc>
          <w:tcPr>
            <w:tcW w:w="1701" w:type="dxa"/>
            <w:hideMark/>
          </w:tcPr>
          <w:p w14:paraId="50A32C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EEB58A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5B545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62AC9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8593BE0" w14:textId="77777777" w:rsidTr="00F66D65">
        <w:trPr>
          <w:trHeight w:val="300"/>
        </w:trPr>
        <w:tc>
          <w:tcPr>
            <w:tcW w:w="8593" w:type="dxa"/>
            <w:gridSpan w:val="6"/>
            <w:noWrap/>
            <w:hideMark/>
          </w:tcPr>
          <w:p w14:paraId="353F4C27" w14:textId="4733A4E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Finance lease receivables </w:t>
            </w:r>
          </w:p>
        </w:tc>
      </w:tr>
      <w:tr w:rsidR="00C35815" w:rsidRPr="006904ED" w14:paraId="0D25918D" w14:textId="77777777" w:rsidTr="00F66D65">
        <w:trPr>
          <w:trHeight w:val="540"/>
        </w:trPr>
        <w:tc>
          <w:tcPr>
            <w:tcW w:w="1165" w:type="dxa"/>
            <w:noWrap/>
            <w:hideMark/>
          </w:tcPr>
          <w:p w14:paraId="725AD3B1" w14:textId="26FA759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355.10 </w:t>
            </w:r>
          </w:p>
        </w:tc>
        <w:tc>
          <w:tcPr>
            <w:tcW w:w="2835" w:type="dxa"/>
            <w:hideMark/>
          </w:tcPr>
          <w:p w14:paraId="21782C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Finance lease receivables work program</w:t>
            </w:r>
          </w:p>
        </w:tc>
        <w:tc>
          <w:tcPr>
            <w:tcW w:w="1701" w:type="dxa"/>
            <w:hideMark/>
          </w:tcPr>
          <w:p w14:paraId="1A5F80A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CD714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249CF6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4A5F1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EE10C2" w14:textId="77777777" w:rsidTr="00F66D65">
        <w:trPr>
          <w:trHeight w:val="300"/>
        </w:trPr>
        <w:tc>
          <w:tcPr>
            <w:tcW w:w="8593" w:type="dxa"/>
            <w:gridSpan w:val="6"/>
            <w:noWrap/>
            <w:hideMark/>
          </w:tcPr>
          <w:p w14:paraId="754D8B83" w14:textId="476C870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lease assets </w:t>
            </w:r>
          </w:p>
        </w:tc>
      </w:tr>
      <w:tr w:rsidR="00C35815" w:rsidRPr="006904ED" w14:paraId="5011B5AB" w14:textId="77777777" w:rsidTr="00F66D65">
        <w:trPr>
          <w:trHeight w:val="540"/>
        </w:trPr>
        <w:tc>
          <w:tcPr>
            <w:tcW w:w="1165" w:type="dxa"/>
            <w:noWrap/>
            <w:hideMark/>
          </w:tcPr>
          <w:p w14:paraId="5A05B92B" w14:textId="1A222A0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356.10 </w:t>
            </w:r>
          </w:p>
        </w:tc>
        <w:tc>
          <w:tcPr>
            <w:tcW w:w="2835" w:type="dxa"/>
            <w:hideMark/>
          </w:tcPr>
          <w:p w14:paraId="289D868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lease assets work program</w:t>
            </w:r>
          </w:p>
        </w:tc>
        <w:tc>
          <w:tcPr>
            <w:tcW w:w="1701" w:type="dxa"/>
            <w:hideMark/>
          </w:tcPr>
          <w:p w14:paraId="3E3ED61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BA708A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2044E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A3DCD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75D7DC" w14:textId="77777777" w:rsidTr="00F66D65">
        <w:trPr>
          <w:trHeight w:val="300"/>
        </w:trPr>
        <w:tc>
          <w:tcPr>
            <w:tcW w:w="8593" w:type="dxa"/>
            <w:gridSpan w:val="6"/>
            <w:noWrap/>
            <w:hideMark/>
          </w:tcPr>
          <w:p w14:paraId="52734047" w14:textId="3E54442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assets </w:t>
            </w:r>
          </w:p>
        </w:tc>
      </w:tr>
      <w:tr w:rsidR="00C35815" w:rsidRPr="006904ED" w14:paraId="0D8C24C9" w14:textId="77777777" w:rsidTr="00F66D65">
        <w:trPr>
          <w:trHeight w:val="300"/>
        </w:trPr>
        <w:tc>
          <w:tcPr>
            <w:tcW w:w="1165" w:type="dxa"/>
            <w:noWrap/>
            <w:hideMark/>
          </w:tcPr>
          <w:p w14:paraId="05E6D443" w14:textId="3A1D484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375.10 </w:t>
            </w:r>
          </w:p>
        </w:tc>
        <w:tc>
          <w:tcPr>
            <w:tcW w:w="2835" w:type="dxa"/>
            <w:hideMark/>
          </w:tcPr>
          <w:p w14:paraId="0369D0C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assets work program</w:t>
            </w:r>
          </w:p>
        </w:tc>
        <w:tc>
          <w:tcPr>
            <w:tcW w:w="1701" w:type="dxa"/>
            <w:hideMark/>
          </w:tcPr>
          <w:p w14:paraId="0D7C26B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EE6C11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58AF5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EEEE32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A2BAB2C" w14:textId="77777777" w:rsidTr="00F66D65">
        <w:trPr>
          <w:trHeight w:val="300"/>
        </w:trPr>
        <w:tc>
          <w:tcPr>
            <w:tcW w:w="8593" w:type="dxa"/>
            <w:gridSpan w:val="6"/>
            <w:noWrap/>
            <w:hideMark/>
          </w:tcPr>
          <w:p w14:paraId="546BE48C" w14:textId="7159D55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376.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costs </w:t>
            </w:r>
          </w:p>
        </w:tc>
      </w:tr>
      <w:tr w:rsidR="00C35815" w:rsidRPr="006904ED" w14:paraId="1A198B8E" w14:textId="77777777" w:rsidTr="00F66D65">
        <w:trPr>
          <w:trHeight w:val="300"/>
        </w:trPr>
        <w:tc>
          <w:tcPr>
            <w:tcW w:w="1165" w:type="dxa"/>
            <w:noWrap/>
            <w:hideMark/>
          </w:tcPr>
          <w:p w14:paraId="0852886F" w14:textId="43FF558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376.10 </w:t>
            </w:r>
          </w:p>
        </w:tc>
        <w:tc>
          <w:tcPr>
            <w:tcW w:w="2835" w:type="dxa"/>
            <w:hideMark/>
          </w:tcPr>
          <w:p w14:paraId="6148CEC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costs work program</w:t>
            </w:r>
          </w:p>
        </w:tc>
        <w:tc>
          <w:tcPr>
            <w:tcW w:w="1701" w:type="dxa"/>
            <w:hideMark/>
          </w:tcPr>
          <w:p w14:paraId="4132B5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174D1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8336A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D3B6D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1E057C5" w14:textId="77777777" w:rsidTr="00F66D65">
        <w:trPr>
          <w:trHeight w:val="300"/>
        </w:trPr>
        <w:tc>
          <w:tcPr>
            <w:tcW w:w="8593" w:type="dxa"/>
            <w:gridSpan w:val="6"/>
            <w:noWrap/>
            <w:hideMark/>
          </w:tcPr>
          <w:p w14:paraId="610B8453" w14:textId="28E49B4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Retirement benefit asset </w:t>
            </w:r>
          </w:p>
        </w:tc>
      </w:tr>
      <w:tr w:rsidR="00C35815" w:rsidRPr="006904ED" w14:paraId="0E8702CB" w14:textId="77777777" w:rsidTr="00F66D65">
        <w:trPr>
          <w:trHeight w:val="540"/>
        </w:trPr>
        <w:tc>
          <w:tcPr>
            <w:tcW w:w="1165" w:type="dxa"/>
            <w:noWrap/>
            <w:hideMark/>
          </w:tcPr>
          <w:p w14:paraId="6693DE75" w14:textId="2367BAE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380.10 </w:t>
            </w:r>
          </w:p>
        </w:tc>
        <w:tc>
          <w:tcPr>
            <w:tcW w:w="2835" w:type="dxa"/>
            <w:hideMark/>
          </w:tcPr>
          <w:p w14:paraId="51CA09B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Retirement benefit asset work program</w:t>
            </w:r>
          </w:p>
        </w:tc>
        <w:tc>
          <w:tcPr>
            <w:tcW w:w="1701" w:type="dxa"/>
            <w:hideMark/>
          </w:tcPr>
          <w:p w14:paraId="4EE2A75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3983F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89C8F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EFAB3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4E96963" w14:textId="77777777" w:rsidTr="00F66D65">
        <w:trPr>
          <w:trHeight w:val="300"/>
        </w:trPr>
        <w:tc>
          <w:tcPr>
            <w:tcW w:w="8593" w:type="dxa"/>
            <w:gridSpan w:val="6"/>
            <w:noWrap/>
            <w:hideMark/>
          </w:tcPr>
          <w:p w14:paraId="6C82E71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390. Other assets </w:t>
            </w:r>
          </w:p>
        </w:tc>
      </w:tr>
      <w:tr w:rsidR="00C35815" w:rsidRPr="006904ED" w14:paraId="1AF609A5" w14:textId="77777777" w:rsidTr="00F66D65">
        <w:trPr>
          <w:trHeight w:val="300"/>
        </w:trPr>
        <w:tc>
          <w:tcPr>
            <w:tcW w:w="1165" w:type="dxa"/>
            <w:noWrap/>
            <w:hideMark/>
          </w:tcPr>
          <w:p w14:paraId="397CEA62" w14:textId="20B2007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390.10 </w:t>
            </w:r>
          </w:p>
        </w:tc>
        <w:tc>
          <w:tcPr>
            <w:tcW w:w="2835" w:type="dxa"/>
            <w:hideMark/>
          </w:tcPr>
          <w:p w14:paraId="08388F5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assets work program</w:t>
            </w:r>
          </w:p>
        </w:tc>
        <w:tc>
          <w:tcPr>
            <w:tcW w:w="1701" w:type="dxa"/>
            <w:hideMark/>
          </w:tcPr>
          <w:p w14:paraId="7CDFB8F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DC8F7E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DB876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DE73C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EB740D" w14:textId="77777777" w:rsidTr="00F66D65">
        <w:trPr>
          <w:trHeight w:val="300"/>
        </w:trPr>
        <w:tc>
          <w:tcPr>
            <w:tcW w:w="8593" w:type="dxa"/>
            <w:gridSpan w:val="6"/>
            <w:noWrap/>
            <w:hideMark/>
          </w:tcPr>
          <w:p w14:paraId="6BDCCE83" w14:textId="22A808B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tax asset </w:t>
            </w:r>
          </w:p>
        </w:tc>
      </w:tr>
      <w:tr w:rsidR="00C35815" w:rsidRPr="006904ED" w14:paraId="21BDA00F" w14:textId="77777777" w:rsidTr="00F66D65">
        <w:trPr>
          <w:trHeight w:val="540"/>
        </w:trPr>
        <w:tc>
          <w:tcPr>
            <w:tcW w:w="1165" w:type="dxa"/>
            <w:noWrap/>
            <w:hideMark/>
          </w:tcPr>
          <w:p w14:paraId="33CFBEF6" w14:textId="114E6F2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395.10 </w:t>
            </w:r>
          </w:p>
        </w:tc>
        <w:tc>
          <w:tcPr>
            <w:tcW w:w="2835" w:type="dxa"/>
            <w:hideMark/>
          </w:tcPr>
          <w:p w14:paraId="43DDAB9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tax asset work program</w:t>
            </w:r>
          </w:p>
        </w:tc>
        <w:tc>
          <w:tcPr>
            <w:tcW w:w="1701" w:type="dxa"/>
            <w:hideMark/>
          </w:tcPr>
          <w:p w14:paraId="2A0CEA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C8608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F4B5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2F666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8A050D4" w14:textId="77777777" w:rsidTr="00F66D65">
        <w:trPr>
          <w:trHeight w:val="300"/>
        </w:trPr>
        <w:tc>
          <w:tcPr>
            <w:tcW w:w="8593" w:type="dxa"/>
            <w:gridSpan w:val="6"/>
            <w:noWrap/>
            <w:hideMark/>
          </w:tcPr>
          <w:p w14:paraId="02B22E21" w14:textId="7993F95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Municipal deposits </w:t>
            </w:r>
          </w:p>
        </w:tc>
      </w:tr>
      <w:tr w:rsidR="00C35815" w:rsidRPr="006904ED" w14:paraId="1B64E412" w14:textId="77777777" w:rsidTr="00F66D65">
        <w:trPr>
          <w:trHeight w:val="540"/>
        </w:trPr>
        <w:tc>
          <w:tcPr>
            <w:tcW w:w="1165" w:type="dxa"/>
            <w:noWrap/>
            <w:hideMark/>
          </w:tcPr>
          <w:p w14:paraId="09498846" w14:textId="06FFAD1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396.10 </w:t>
            </w:r>
          </w:p>
        </w:tc>
        <w:tc>
          <w:tcPr>
            <w:tcW w:w="2835" w:type="dxa"/>
            <w:hideMark/>
          </w:tcPr>
          <w:p w14:paraId="64FD92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Municipal deposits work program</w:t>
            </w:r>
          </w:p>
        </w:tc>
        <w:tc>
          <w:tcPr>
            <w:tcW w:w="1701" w:type="dxa"/>
            <w:hideMark/>
          </w:tcPr>
          <w:p w14:paraId="6EF69C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5DC94A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3FE9B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0F6E96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3D02311" w14:textId="77777777" w:rsidTr="00F66D65">
        <w:trPr>
          <w:trHeight w:val="300"/>
        </w:trPr>
        <w:tc>
          <w:tcPr>
            <w:tcW w:w="8593" w:type="dxa"/>
            <w:gridSpan w:val="6"/>
            <w:noWrap/>
            <w:hideMark/>
          </w:tcPr>
          <w:p w14:paraId="088E3D3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400. Current Assets </w:t>
            </w:r>
          </w:p>
        </w:tc>
      </w:tr>
      <w:tr w:rsidR="006904ED" w:rsidRPr="006904ED" w14:paraId="4C9D7493" w14:textId="77777777" w:rsidTr="00F66D65">
        <w:trPr>
          <w:trHeight w:val="300"/>
        </w:trPr>
        <w:tc>
          <w:tcPr>
            <w:tcW w:w="8593" w:type="dxa"/>
            <w:gridSpan w:val="6"/>
            <w:noWrap/>
            <w:hideMark/>
          </w:tcPr>
          <w:p w14:paraId="72DE13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405. Inventories </w:t>
            </w:r>
          </w:p>
        </w:tc>
      </w:tr>
      <w:tr w:rsidR="00C35815" w:rsidRPr="006904ED" w14:paraId="1ED0FA21" w14:textId="77777777" w:rsidTr="00F66D65">
        <w:trPr>
          <w:trHeight w:val="300"/>
        </w:trPr>
        <w:tc>
          <w:tcPr>
            <w:tcW w:w="1165" w:type="dxa"/>
            <w:noWrap/>
            <w:hideMark/>
          </w:tcPr>
          <w:p w14:paraId="4F8E1C05" w14:textId="1351884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405.10 </w:t>
            </w:r>
          </w:p>
        </w:tc>
        <w:tc>
          <w:tcPr>
            <w:tcW w:w="2835" w:type="dxa"/>
            <w:hideMark/>
          </w:tcPr>
          <w:p w14:paraId="19D5C5E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Inventories work program</w:t>
            </w:r>
          </w:p>
        </w:tc>
        <w:tc>
          <w:tcPr>
            <w:tcW w:w="1701" w:type="dxa"/>
            <w:hideMark/>
          </w:tcPr>
          <w:p w14:paraId="39152F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CC5037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22487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743CB0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21E4C842" w14:textId="77777777" w:rsidTr="00F66D65">
        <w:trPr>
          <w:trHeight w:val="540"/>
        </w:trPr>
        <w:tc>
          <w:tcPr>
            <w:tcW w:w="1165" w:type="dxa"/>
            <w:noWrap/>
            <w:hideMark/>
          </w:tcPr>
          <w:p w14:paraId="52188001" w14:textId="54C9C42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405.11 </w:t>
            </w:r>
          </w:p>
        </w:tc>
        <w:tc>
          <w:tcPr>
            <w:tcW w:w="2835" w:type="dxa"/>
            <w:hideMark/>
          </w:tcPr>
          <w:p w14:paraId="10F3932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Attendance at physical inventory count work program</w:t>
            </w:r>
          </w:p>
        </w:tc>
        <w:tc>
          <w:tcPr>
            <w:tcW w:w="1701" w:type="dxa"/>
            <w:hideMark/>
          </w:tcPr>
          <w:p w14:paraId="6B615BD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10D40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45EA0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D2F7D3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C3C31D4" w14:textId="77777777" w:rsidTr="00F66D65">
        <w:trPr>
          <w:trHeight w:val="300"/>
        </w:trPr>
        <w:tc>
          <w:tcPr>
            <w:tcW w:w="8593" w:type="dxa"/>
            <w:gridSpan w:val="6"/>
            <w:noWrap/>
            <w:hideMark/>
          </w:tcPr>
          <w:p w14:paraId="60E354E1" w14:textId="226274E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Cash and cash equivalents </w:t>
            </w:r>
          </w:p>
        </w:tc>
      </w:tr>
      <w:tr w:rsidR="00C35815" w:rsidRPr="006904ED" w14:paraId="7ADDF54B" w14:textId="77777777" w:rsidTr="00F66D65">
        <w:trPr>
          <w:trHeight w:val="540"/>
        </w:trPr>
        <w:tc>
          <w:tcPr>
            <w:tcW w:w="1165" w:type="dxa"/>
            <w:noWrap/>
            <w:hideMark/>
          </w:tcPr>
          <w:p w14:paraId="7C504FAE" w14:textId="187D5D3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420.10 </w:t>
            </w:r>
          </w:p>
        </w:tc>
        <w:tc>
          <w:tcPr>
            <w:tcW w:w="2835" w:type="dxa"/>
            <w:hideMark/>
          </w:tcPr>
          <w:p w14:paraId="300DB2D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Cash and cash equivalents work program</w:t>
            </w:r>
          </w:p>
        </w:tc>
        <w:tc>
          <w:tcPr>
            <w:tcW w:w="1701" w:type="dxa"/>
            <w:hideMark/>
          </w:tcPr>
          <w:p w14:paraId="1893641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97362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A91FA8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44FE5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6222516" w14:textId="77777777" w:rsidTr="00F66D65">
        <w:trPr>
          <w:trHeight w:val="300"/>
        </w:trPr>
        <w:tc>
          <w:tcPr>
            <w:tcW w:w="1165" w:type="dxa"/>
            <w:noWrap/>
            <w:hideMark/>
          </w:tcPr>
          <w:p w14:paraId="30182619" w14:textId="1383573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420.11 </w:t>
            </w:r>
          </w:p>
        </w:tc>
        <w:tc>
          <w:tcPr>
            <w:tcW w:w="2835" w:type="dxa"/>
            <w:hideMark/>
          </w:tcPr>
          <w:p w14:paraId="297A5D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Cash count work program</w:t>
            </w:r>
          </w:p>
        </w:tc>
        <w:tc>
          <w:tcPr>
            <w:tcW w:w="1701" w:type="dxa"/>
            <w:hideMark/>
          </w:tcPr>
          <w:p w14:paraId="5666CD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0E44DB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86C51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A42F79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D2B701D" w14:textId="77777777" w:rsidTr="00F66D65">
        <w:trPr>
          <w:trHeight w:val="300"/>
        </w:trPr>
        <w:tc>
          <w:tcPr>
            <w:tcW w:w="8593" w:type="dxa"/>
            <w:gridSpan w:val="6"/>
            <w:noWrap/>
            <w:hideMark/>
          </w:tcPr>
          <w:p w14:paraId="16F5C24B" w14:textId="05C0C01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Trade and other receivables </w:t>
            </w:r>
          </w:p>
        </w:tc>
      </w:tr>
      <w:tr w:rsidR="00C35815" w:rsidRPr="006904ED" w14:paraId="4D6D779E" w14:textId="77777777" w:rsidTr="00F66D65">
        <w:trPr>
          <w:trHeight w:val="540"/>
        </w:trPr>
        <w:tc>
          <w:tcPr>
            <w:tcW w:w="1165" w:type="dxa"/>
            <w:noWrap/>
            <w:hideMark/>
          </w:tcPr>
          <w:p w14:paraId="36790391" w14:textId="3E19CA5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430.10 </w:t>
            </w:r>
          </w:p>
        </w:tc>
        <w:tc>
          <w:tcPr>
            <w:tcW w:w="2835" w:type="dxa"/>
            <w:hideMark/>
          </w:tcPr>
          <w:p w14:paraId="5B8AB5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Trade and other receivables work program</w:t>
            </w:r>
          </w:p>
        </w:tc>
        <w:tc>
          <w:tcPr>
            <w:tcW w:w="1701" w:type="dxa"/>
            <w:hideMark/>
          </w:tcPr>
          <w:p w14:paraId="735E278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E20451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707100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4FE5E1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B404CA8" w14:textId="77777777" w:rsidTr="00F66D65">
        <w:trPr>
          <w:trHeight w:val="300"/>
        </w:trPr>
        <w:tc>
          <w:tcPr>
            <w:tcW w:w="8593" w:type="dxa"/>
            <w:gridSpan w:val="6"/>
            <w:noWrap/>
            <w:hideMark/>
          </w:tcPr>
          <w:p w14:paraId="7B92D69D" w14:textId="114AD78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432.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Construction contracts and receivables </w:t>
            </w:r>
          </w:p>
        </w:tc>
      </w:tr>
      <w:tr w:rsidR="00C35815" w:rsidRPr="006904ED" w14:paraId="498EC858" w14:textId="77777777" w:rsidTr="00F66D65">
        <w:trPr>
          <w:trHeight w:val="540"/>
        </w:trPr>
        <w:tc>
          <w:tcPr>
            <w:tcW w:w="1165" w:type="dxa"/>
            <w:noWrap/>
            <w:hideMark/>
          </w:tcPr>
          <w:p w14:paraId="7CC99A2D" w14:textId="5D62824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432.10 </w:t>
            </w:r>
          </w:p>
        </w:tc>
        <w:tc>
          <w:tcPr>
            <w:tcW w:w="2835" w:type="dxa"/>
            <w:hideMark/>
          </w:tcPr>
          <w:p w14:paraId="5D2CA5A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Construction contracts and receivables work program</w:t>
            </w:r>
          </w:p>
        </w:tc>
        <w:tc>
          <w:tcPr>
            <w:tcW w:w="1701" w:type="dxa"/>
            <w:hideMark/>
          </w:tcPr>
          <w:p w14:paraId="14DD15C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09A0A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0853CB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277D0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6174F9D" w14:textId="77777777" w:rsidTr="00F66D65">
        <w:trPr>
          <w:trHeight w:val="300"/>
        </w:trPr>
        <w:tc>
          <w:tcPr>
            <w:tcW w:w="8593" w:type="dxa"/>
            <w:gridSpan w:val="6"/>
            <w:noWrap/>
            <w:hideMark/>
          </w:tcPr>
          <w:p w14:paraId="05A8C196" w14:textId="325D833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449.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directors, managers and employees </w:t>
            </w:r>
          </w:p>
        </w:tc>
      </w:tr>
      <w:tr w:rsidR="00C35815" w:rsidRPr="006904ED" w14:paraId="62605D63" w14:textId="77777777" w:rsidTr="00F66D65">
        <w:trPr>
          <w:trHeight w:val="540"/>
        </w:trPr>
        <w:tc>
          <w:tcPr>
            <w:tcW w:w="1165" w:type="dxa"/>
            <w:noWrap/>
            <w:hideMark/>
          </w:tcPr>
          <w:p w14:paraId="375615C0" w14:textId="56CA23E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449.10 </w:t>
            </w:r>
          </w:p>
        </w:tc>
        <w:tc>
          <w:tcPr>
            <w:tcW w:w="2835" w:type="dxa"/>
            <w:hideMark/>
          </w:tcPr>
          <w:p w14:paraId="7C8D26C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directors, managers and employees work program</w:t>
            </w:r>
          </w:p>
        </w:tc>
        <w:tc>
          <w:tcPr>
            <w:tcW w:w="1701" w:type="dxa"/>
            <w:hideMark/>
          </w:tcPr>
          <w:p w14:paraId="4E16DF0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E76743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54708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F6E37D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86A773E" w14:textId="77777777" w:rsidTr="00F66D65">
        <w:trPr>
          <w:trHeight w:val="300"/>
        </w:trPr>
        <w:tc>
          <w:tcPr>
            <w:tcW w:w="8593" w:type="dxa"/>
            <w:gridSpan w:val="6"/>
            <w:noWrap/>
            <w:hideMark/>
          </w:tcPr>
          <w:p w14:paraId="25EB8C1A" w14:textId="7938E37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Current tax receivable </w:t>
            </w:r>
          </w:p>
        </w:tc>
      </w:tr>
      <w:tr w:rsidR="00C35815" w:rsidRPr="006904ED" w14:paraId="4DA68962" w14:textId="77777777" w:rsidTr="00F66D65">
        <w:trPr>
          <w:trHeight w:val="540"/>
        </w:trPr>
        <w:tc>
          <w:tcPr>
            <w:tcW w:w="1165" w:type="dxa"/>
            <w:noWrap/>
            <w:hideMark/>
          </w:tcPr>
          <w:p w14:paraId="076D6F67" w14:textId="191F6E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495.10 </w:t>
            </w:r>
          </w:p>
        </w:tc>
        <w:tc>
          <w:tcPr>
            <w:tcW w:w="2835" w:type="dxa"/>
            <w:hideMark/>
          </w:tcPr>
          <w:p w14:paraId="0C5768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tax receivable work program</w:t>
            </w:r>
          </w:p>
        </w:tc>
        <w:tc>
          <w:tcPr>
            <w:tcW w:w="1701" w:type="dxa"/>
            <w:hideMark/>
          </w:tcPr>
          <w:p w14:paraId="105B9A8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542CBC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E919D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357781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474EA6" w14:textId="77777777" w:rsidTr="00F66D65">
        <w:trPr>
          <w:trHeight w:val="300"/>
        </w:trPr>
        <w:tc>
          <w:tcPr>
            <w:tcW w:w="8593" w:type="dxa"/>
            <w:gridSpan w:val="6"/>
            <w:noWrap/>
            <w:hideMark/>
          </w:tcPr>
          <w:p w14:paraId="08F14095" w14:textId="0CEB0FB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NCA held for sale and disposal groups assets </w:t>
            </w:r>
          </w:p>
        </w:tc>
      </w:tr>
      <w:tr w:rsidR="00C35815" w:rsidRPr="006904ED" w14:paraId="012360F9" w14:textId="77777777" w:rsidTr="00F66D65">
        <w:trPr>
          <w:trHeight w:val="540"/>
        </w:trPr>
        <w:tc>
          <w:tcPr>
            <w:tcW w:w="1165" w:type="dxa"/>
            <w:noWrap/>
            <w:hideMark/>
          </w:tcPr>
          <w:p w14:paraId="0CA10AD4" w14:textId="55FFC7A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499.10 </w:t>
            </w:r>
          </w:p>
        </w:tc>
        <w:tc>
          <w:tcPr>
            <w:tcW w:w="2835" w:type="dxa"/>
            <w:hideMark/>
          </w:tcPr>
          <w:p w14:paraId="1929164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NCA held for sale and disposal groups asset work program</w:t>
            </w:r>
          </w:p>
        </w:tc>
        <w:tc>
          <w:tcPr>
            <w:tcW w:w="1701" w:type="dxa"/>
            <w:hideMark/>
          </w:tcPr>
          <w:p w14:paraId="58492CB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A4435E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5D5A4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01C84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954D1F2" w14:textId="77777777" w:rsidTr="00F66D65">
        <w:trPr>
          <w:trHeight w:val="300"/>
        </w:trPr>
        <w:tc>
          <w:tcPr>
            <w:tcW w:w="8593" w:type="dxa"/>
            <w:gridSpan w:val="6"/>
            <w:noWrap/>
            <w:hideMark/>
          </w:tcPr>
          <w:p w14:paraId="454BD5C5" w14:textId="77777777" w:rsidR="006904ED" w:rsidRPr="006904ED" w:rsidRDefault="58764EEF" w:rsidP="006904ED">
            <w:pPr>
              <w:rPr>
                <w:rFonts w:ascii="Switzer" w:eastAsia="Times New Roman" w:hAnsi="Switzer" w:cs="Calibri"/>
                <w:color w:val="000000"/>
                <w:lang w:eastAsia="en-ZA"/>
              </w:rPr>
            </w:pPr>
            <w:bookmarkStart w:id="113" w:name="RANGE!A153"/>
            <w:r w:rsidRPr="7BE3ACD6">
              <w:rPr>
                <w:rFonts w:ascii="Switzer" w:eastAsia="Times New Roman" w:hAnsi="Switzer" w:cs="Calibri"/>
                <w:color w:val="000000"/>
                <w:lang w:eastAsia="en-ZA"/>
              </w:rPr>
              <w:t xml:space="preserve"> 500. Non-current liabilities </w:t>
            </w:r>
            <w:bookmarkEnd w:id="113"/>
          </w:p>
        </w:tc>
      </w:tr>
      <w:tr w:rsidR="006904ED" w:rsidRPr="006904ED" w14:paraId="1F18FD29" w14:textId="77777777" w:rsidTr="00F66D65">
        <w:trPr>
          <w:trHeight w:val="300"/>
        </w:trPr>
        <w:tc>
          <w:tcPr>
            <w:tcW w:w="8593" w:type="dxa"/>
            <w:gridSpan w:val="6"/>
            <w:noWrap/>
            <w:hideMark/>
          </w:tcPr>
          <w:p w14:paraId="1606D4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515. Provisions </w:t>
            </w:r>
          </w:p>
        </w:tc>
      </w:tr>
      <w:tr w:rsidR="00C35815" w:rsidRPr="006904ED" w14:paraId="1FA445C6" w14:textId="77777777" w:rsidTr="00F66D65">
        <w:trPr>
          <w:trHeight w:val="300"/>
        </w:trPr>
        <w:tc>
          <w:tcPr>
            <w:tcW w:w="1165" w:type="dxa"/>
            <w:noWrap/>
            <w:hideMark/>
          </w:tcPr>
          <w:p w14:paraId="1CB4D65A" w14:textId="5AB2F1C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515.10 </w:t>
            </w:r>
          </w:p>
        </w:tc>
        <w:tc>
          <w:tcPr>
            <w:tcW w:w="2835" w:type="dxa"/>
            <w:hideMark/>
          </w:tcPr>
          <w:p w14:paraId="609006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Provisions work program</w:t>
            </w:r>
          </w:p>
        </w:tc>
        <w:tc>
          <w:tcPr>
            <w:tcW w:w="1701" w:type="dxa"/>
            <w:hideMark/>
          </w:tcPr>
          <w:p w14:paraId="106854D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D8BF33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FEF59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C1FEB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F85C06E" w14:textId="77777777" w:rsidTr="00F66D65">
        <w:trPr>
          <w:trHeight w:val="300"/>
        </w:trPr>
        <w:tc>
          <w:tcPr>
            <w:tcW w:w="8593" w:type="dxa"/>
            <w:gridSpan w:val="6"/>
            <w:noWrap/>
            <w:hideMark/>
          </w:tcPr>
          <w:p w14:paraId="7C157DBD" w14:textId="561B5B6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531.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income </w:t>
            </w:r>
          </w:p>
        </w:tc>
      </w:tr>
      <w:tr w:rsidR="00C35815" w:rsidRPr="006904ED" w14:paraId="2B1DFDD8" w14:textId="77777777" w:rsidTr="00F66D65">
        <w:trPr>
          <w:trHeight w:val="540"/>
        </w:trPr>
        <w:tc>
          <w:tcPr>
            <w:tcW w:w="1165" w:type="dxa"/>
            <w:noWrap/>
            <w:hideMark/>
          </w:tcPr>
          <w:p w14:paraId="29343712" w14:textId="61414EE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531.10 </w:t>
            </w:r>
          </w:p>
        </w:tc>
        <w:tc>
          <w:tcPr>
            <w:tcW w:w="2835" w:type="dxa"/>
            <w:hideMark/>
          </w:tcPr>
          <w:p w14:paraId="533171B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income work program</w:t>
            </w:r>
          </w:p>
        </w:tc>
        <w:tc>
          <w:tcPr>
            <w:tcW w:w="1701" w:type="dxa"/>
            <w:hideMark/>
          </w:tcPr>
          <w:p w14:paraId="2AE4AB4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18BEA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FB51DE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48BA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950095" w14:textId="77777777" w:rsidTr="00F66D65">
        <w:trPr>
          <w:trHeight w:val="300"/>
        </w:trPr>
        <w:tc>
          <w:tcPr>
            <w:tcW w:w="8593" w:type="dxa"/>
            <w:gridSpan w:val="6"/>
            <w:noWrap/>
            <w:hideMark/>
          </w:tcPr>
          <w:p w14:paraId="38A02415" w14:textId="760611A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Compound instruments </w:t>
            </w:r>
          </w:p>
        </w:tc>
      </w:tr>
      <w:tr w:rsidR="00C35815" w:rsidRPr="006904ED" w14:paraId="50D18555" w14:textId="77777777" w:rsidTr="00F66D65">
        <w:trPr>
          <w:trHeight w:val="540"/>
        </w:trPr>
        <w:tc>
          <w:tcPr>
            <w:tcW w:w="1165" w:type="dxa"/>
            <w:noWrap/>
            <w:hideMark/>
          </w:tcPr>
          <w:p w14:paraId="594454DB" w14:textId="5226D58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542.10 </w:t>
            </w:r>
          </w:p>
        </w:tc>
        <w:tc>
          <w:tcPr>
            <w:tcW w:w="2835" w:type="dxa"/>
            <w:hideMark/>
          </w:tcPr>
          <w:p w14:paraId="2D7831C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Compound instruments work program</w:t>
            </w:r>
          </w:p>
        </w:tc>
        <w:tc>
          <w:tcPr>
            <w:tcW w:w="1701" w:type="dxa"/>
            <w:hideMark/>
          </w:tcPr>
          <w:p w14:paraId="771B299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174E7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29DF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E62D6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D02FFAF" w14:textId="77777777" w:rsidTr="00F66D65">
        <w:trPr>
          <w:trHeight w:val="300"/>
        </w:trPr>
        <w:tc>
          <w:tcPr>
            <w:tcW w:w="8593" w:type="dxa"/>
            <w:gridSpan w:val="6"/>
            <w:noWrap/>
            <w:hideMark/>
          </w:tcPr>
          <w:p w14:paraId="10F4DE5B" w14:textId="1AB6E68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Redeemable members contributions </w:t>
            </w:r>
          </w:p>
        </w:tc>
      </w:tr>
      <w:tr w:rsidR="00C35815" w:rsidRPr="006904ED" w14:paraId="61FEF56C" w14:textId="77777777" w:rsidTr="00F66D65">
        <w:trPr>
          <w:trHeight w:val="540"/>
        </w:trPr>
        <w:tc>
          <w:tcPr>
            <w:tcW w:w="1165" w:type="dxa"/>
            <w:noWrap/>
            <w:hideMark/>
          </w:tcPr>
          <w:p w14:paraId="1717A003" w14:textId="506860B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545.10 </w:t>
            </w:r>
          </w:p>
        </w:tc>
        <w:tc>
          <w:tcPr>
            <w:tcW w:w="2835" w:type="dxa"/>
            <w:hideMark/>
          </w:tcPr>
          <w:p w14:paraId="006258D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Redeemable members contributions work program</w:t>
            </w:r>
          </w:p>
        </w:tc>
        <w:tc>
          <w:tcPr>
            <w:tcW w:w="1701" w:type="dxa"/>
            <w:hideMark/>
          </w:tcPr>
          <w:p w14:paraId="57F75A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762EF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979644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1096F4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D919D9" w14:textId="77777777" w:rsidTr="00F66D65">
        <w:trPr>
          <w:trHeight w:val="300"/>
        </w:trPr>
        <w:tc>
          <w:tcPr>
            <w:tcW w:w="8593" w:type="dxa"/>
            <w:gridSpan w:val="6"/>
            <w:noWrap/>
            <w:hideMark/>
          </w:tcPr>
          <w:p w14:paraId="0D1A0907" w14:textId="3BB25AE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from group companies </w:t>
            </w:r>
          </w:p>
        </w:tc>
      </w:tr>
      <w:tr w:rsidR="00C35815" w:rsidRPr="006904ED" w14:paraId="67165454" w14:textId="77777777" w:rsidTr="00F66D65">
        <w:trPr>
          <w:trHeight w:val="540"/>
        </w:trPr>
        <w:tc>
          <w:tcPr>
            <w:tcW w:w="1165" w:type="dxa"/>
            <w:noWrap/>
            <w:hideMark/>
          </w:tcPr>
          <w:p w14:paraId="35C17E89" w14:textId="4E29B3C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547.10 </w:t>
            </w:r>
          </w:p>
        </w:tc>
        <w:tc>
          <w:tcPr>
            <w:tcW w:w="2835" w:type="dxa"/>
            <w:hideMark/>
          </w:tcPr>
          <w:p w14:paraId="5B202C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from group companies work program</w:t>
            </w:r>
          </w:p>
        </w:tc>
        <w:tc>
          <w:tcPr>
            <w:tcW w:w="1701" w:type="dxa"/>
            <w:hideMark/>
          </w:tcPr>
          <w:p w14:paraId="7C54551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A504B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567EE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F3D208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45B8385" w14:textId="77777777" w:rsidTr="00F66D65">
        <w:trPr>
          <w:trHeight w:val="300"/>
        </w:trPr>
        <w:tc>
          <w:tcPr>
            <w:tcW w:w="8593" w:type="dxa"/>
            <w:gridSpan w:val="6"/>
            <w:noWrap/>
            <w:hideMark/>
          </w:tcPr>
          <w:p w14:paraId="5EAE00A4" w14:textId="17EC1BD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from stakeholders </w:t>
            </w:r>
          </w:p>
        </w:tc>
      </w:tr>
      <w:tr w:rsidR="00C35815" w:rsidRPr="006904ED" w14:paraId="53C4707F" w14:textId="77777777" w:rsidTr="00F66D65">
        <w:trPr>
          <w:trHeight w:val="540"/>
        </w:trPr>
        <w:tc>
          <w:tcPr>
            <w:tcW w:w="1165" w:type="dxa"/>
            <w:noWrap/>
            <w:hideMark/>
          </w:tcPr>
          <w:p w14:paraId="55D16D64" w14:textId="7F9823B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548.10 </w:t>
            </w:r>
          </w:p>
        </w:tc>
        <w:tc>
          <w:tcPr>
            <w:tcW w:w="2835" w:type="dxa"/>
            <w:hideMark/>
          </w:tcPr>
          <w:p w14:paraId="5E5E7AA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from stakeholders work program</w:t>
            </w:r>
          </w:p>
        </w:tc>
        <w:tc>
          <w:tcPr>
            <w:tcW w:w="1701" w:type="dxa"/>
            <w:hideMark/>
          </w:tcPr>
          <w:p w14:paraId="699362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636D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EBEE7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328154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DBEA2C" w14:textId="77777777" w:rsidTr="00F66D65">
        <w:trPr>
          <w:trHeight w:val="300"/>
        </w:trPr>
        <w:tc>
          <w:tcPr>
            <w:tcW w:w="8593" w:type="dxa"/>
            <w:gridSpan w:val="6"/>
            <w:noWrap/>
            <w:hideMark/>
          </w:tcPr>
          <w:p w14:paraId="321CAB14" w14:textId="41DB96E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Financial liabilities </w:t>
            </w:r>
          </w:p>
        </w:tc>
      </w:tr>
      <w:tr w:rsidR="00C35815" w:rsidRPr="006904ED" w14:paraId="7B40D953" w14:textId="77777777" w:rsidTr="00F66D65">
        <w:trPr>
          <w:trHeight w:val="540"/>
        </w:trPr>
        <w:tc>
          <w:tcPr>
            <w:tcW w:w="1165" w:type="dxa"/>
            <w:noWrap/>
            <w:hideMark/>
          </w:tcPr>
          <w:p w14:paraId="5FB34D89" w14:textId="16B87BD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550.10 </w:t>
            </w:r>
          </w:p>
        </w:tc>
        <w:tc>
          <w:tcPr>
            <w:tcW w:w="2835" w:type="dxa"/>
            <w:hideMark/>
          </w:tcPr>
          <w:p w14:paraId="7CB2596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Financial liabilities work program</w:t>
            </w:r>
          </w:p>
        </w:tc>
        <w:tc>
          <w:tcPr>
            <w:tcW w:w="1701" w:type="dxa"/>
            <w:hideMark/>
          </w:tcPr>
          <w:p w14:paraId="611CE66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CC03F4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479D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46469E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8597752" w14:textId="77777777" w:rsidTr="00F66D65">
        <w:trPr>
          <w:trHeight w:val="300"/>
        </w:trPr>
        <w:tc>
          <w:tcPr>
            <w:tcW w:w="8593" w:type="dxa"/>
            <w:gridSpan w:val="6"/>
            <w:noWrap/>
            <w:hideMark/>
          </w:tcPr>
          <w:p w14:paraId="01DE4DC0" w14:textId="3F449F0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Borrowings </w:t>
            </w:r>
          </w:p>
        </w:tc>
      </w:tr>
      <w:tr w:rsidR="00C35815" w:rsidRPr="006904ED" w14:paraId="0D529D37" w14:textId="77777777" w:rsidTr="00F66D65">
        <w:trPr>
          <w:trHeight w:val="300"/>
        </w:trPr>
        <w:tc>
          <w:tcPr>
            <w:tcW w:w="1165" w:type="dxa"/>
            <w:noWrap/>
            <w:hideMark/>
          </w:tcPr>
          <w:p w14:paraId="2B4363F4" w14:textId="0F94BA0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551.10 </w:t>
            </w:r>
          </w:p>
        </w:tc>
        <w:tc>
          <w:tcPr>
            <w:tcW w:w="2835" w:type="dxa"/>
            <w:hideMark/>
          </w:tcPr>
          <w:p w14:paraId="535E45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Borrowings work program</w:t>
            </w:r>
          </w:p>
        </w:tc>
        <w:tc>
          <w:tcPr>
            <w:tcW w:w="1701" w:type="dxa"/>
            <w:hideMark/>
          </w:tcPr>
          <w:p w14:paraId="62AF8CD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BA179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527409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E5A0B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5CA3AB8" w14:textId="77777777" w:rsidTr="00F66D65">
        <w:trPr>
          <w:trHeight w:val="300"/>
        </w:trPr>
        <w:tc>
          <w:tcPr>
            <w:tcW w:w="8593" w:type="dxa"/>
            <w:gridSpan w:val="6"/>
            <w:noWrap/>
            <w:hideMark/>
          </w:tcPr>
          <w:p w14:paraId="35660493" w14:textId="6ACCEAD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Derivatives - liability </w:t>
            </w:r>
          </w:p>
        </w:tc>
      </w:tr>
      <w:tr w:rsidR="00C35815" w:rsidRPr="006904ED" w14:paraId="252A2EB7" w14:textId="77777777" w:rsidTr="00F66D65">
        <w:trPr>
          <w:trHeight w:val="540"/>
        </w:trPr>
        <w:tc>
          <w:tcPr>
            <w:tcW w:w="1165" w:type="dxa"/>
            <w:noWrap/>
            <w:hideMark/>
          </w:tcPr>
          <w:p w14:paraId="5A3B6AFA" w14:textId="6B706AB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552.10 </w:t>
            </w:r>
          </w:p>
        </w:tc>
        <w:tc>
          <w:tcPr>
            <w:tcW w:w="2835" w:type="dxa"/>
            <w:hideMark/>
          </w:tcPr>
          <w:p w14:paraId="3483D34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Derivatives – liability work program</w:t>
            </w:r>
          </w:p>
        </w:tc>
        <w:tc>
          <w:tcPr>
            <w:tcW w:w="1701" w:type="dxa"/>
            <w:hideMark/>
          </w:tcPr>
          <w:p w14:paraId="404C6E0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F2607B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01E28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05C049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677CFDF" w14:textId="77777777" w:rsidTr="00F66D65">
        <w:trPr>
          <w:trHeight w:val="300"/>
        </w:trPr>
        <w:tc>
          <w:tcPr>
            <w:tcW w:w="8593" w:type="dxa"/>
            <w:gridSpan w:val="6"/>
            <w:noWrap/>
            <w:hideMark/>
          </w:tcPr>
          <w:p w14:paraId="5E4EF773" w14:textId="70EF9B3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553.</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Financial guarantee contracts </w:t>
            </w:r>
          </w:p>
        </w:tc>
      </w:tr>
      <w:tr w:rsidR="00C35815" w:rsidRPr="006904ED" w14:paraId="59884B22" w14:textId="77777777" w:rsidTr="00F66D65">
        <w:trPr>
          <w:trHeight w:val="540"/>
        </w:trPr>
        <w:tc>
          <w:tcPr>
            <w:tcW w:w="1165" w:type="dxa"/>
            <w:noWrap/>
            <w:hideMark/>
          </w:tcPr>
          <w:p w14:paraId="0D6E505E" w14:textId="57A5A2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553.10 </w:t>
            </w:r>
          </w:p>
        </w:tc>
        <w:tc>
          <w:tcPr>
            <w:tcW w:w="2835" w:type="dxa"/>
            <w:hideMark/>
          </w:tcPr>
          <w:p w14:paraId="5C0DDC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Financial guarantee contracts work program</w:t>
            </w:r>
          </w:p>
        </w:tc>
        <w:tc>
          <w:tcPr>
            <w:tcW w:w="1701" w:type="dxa"/>
            <w:hideMark/>
          </w:tcPr>
          <w:p w14:paraId="1ABE9C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D8CC80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CE1823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4D462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F310511" w14:textId="77777777" w:rsidTr="00F66D65">
        <w:trPr>
          <w:trHeight w:val="300"/>
        </w:trPr>
        <w:tc>
          <w:tcPr>
            <w:tcW w:w="8593" w:type="dxa"/>
            <w:gridSpan w:val="6"/>
            <w:noWrap/>
            <w:hideMark/>
          </w:tcPr>
          <w:p w14:paraId="5CB74DD0" w14:textId="23162A3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Lease liabilities </w:t>
            </w:r>
          </w:p>
        </w:tc>
      </w:tr>
      <w:tr w:rsidR="00C35815" w:rsidRPr="006904ED" w14:paraId="7AD035EA" w14:textId="77777777" w:rsidTr="00F66D65">
        <w:trPr>
          <w:trHeight w:val="300"/>
        </w:trPr>
        <w:tc>
          <w:tcPr>
            <w:tcW w:w="1165" w:type="dxa"/>
            <w:noWrap/>
            <w:hideMark/>
          </w:tcPr>
          <w:p w14:paraId="169C5B95" w14:textId="37127EB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555.10 </w:t>
            </w:r>
          </w:p>
        </w:tc>
        <w:tc>
          <w:tcPr>
            <w:tcW w:w="2835" w:type="dxa"/>
            <w:hideMark/>
          </w:tcPr>
          <w:p w14:paraId="0772271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Lease liabilities work program</w:t>
            </w:r>
          </w:p>
        </w:tc>
        <w:tc>
          <w:tcPr>
            <w:tcW w:w="1701" w:type="dxa"/>
            <w:hideMark/>
          </w:tcPr>
          <w:p w14:paraId="41526D8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240BB8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866B13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6AA35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D443805" w14:textId="77777777" w:rsidTr="00F66D65">
        <w:trPr>
          <w:trHeight w:val="300"/>
        </w:trPr>
        <w:tc>
          <w:tcPr>
            <w:tcW w:w="8593" w:type="dxa"/>
            <w:gridSpan w:val="6"/>
            <w:noWrap/>
            <w:hideMark/>
          </w:tcPr>
          <w:p w14:paraId="20B14F84" w14:textId="5FB3CE0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lease liability </w:t>
            </w:r>
          </w:p>
        </w:tc>
      </w:tr>
      <w:tr w:rsidR="00C35815" w:rsidRPr="006904ED" w14:paraId="17B26497" w14:textId="77777777" w:rsidTr="00F66D65">
        <w:trPr>
          <w:trHeight w:val="540"/>
        </w:trPr>
        <w:tc>
          <w:tcPr>
            <w:tcW w:w="1165" w:type="dxa"/>
            <w:noWrap/>
            <w:hideMark/>
          </w:tcPr>
          <w:p w14:paraId="4D25F314" w14:textId="3A0DC38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556.10 </w:t>
            </w:r>
          </w:p>
        </w:tc>
        <w:tc>
          <w:tcPr>
            <w:tcW w:w="2835" w:type="dxa"/>
            <w:hideMark/>
          </w:tcPr>
          <w:p w14:paraId="43EB293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lease liability work program</w:t>
            </w:r>
          </w:p>
        </w:tc>
        <w:tc>
          <w:tcPr>
            <w:tcW w:w="1701" w:type="dxa"/>
            <w:hideMark/>
          </w:tcPr>
          <w:p w14:paraId="2F9A2DB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8D827B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7792CD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EBB04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11A8D3E" w14:textId="77777777" w:rsidTr="00F66D65">
        <w:trPr>
          <w:trHeight w:val="300"/>
        </w:trPr>
        <w:tc>
          <w:tcPr>
            <w:tcW w:w="8593" w:type="dxa"/>
            <w:gridSpan w:val="6"/>
            <w:noWrap/>
            <w:hideMark/>
          </w:tcPr>
          <w:p w14:paraId="31C9ADBA" w14:textId="6307A06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liabilities </w:t>
            </w:r>
          </w:p>
        </w:tc>
      </w:tr>
      <w:tr w:rsidR="00C35815" w:rsidRPr="006904ED" w14:paraId="3B4A61A6" w14:textId="77777777" w:rsidTr="00F66D65">
        <w:trPr>
          <w:trHeight w:val="540"/>
        </w:trPr>
        <w:tc>
          <w:tcPr>
            <w:tcW w:w="1165" w:type="dxa"/>
            <w:noWrap/>
            <w:hideMark/>
          </w:tcPr>
          <w:p w14:paraId="12A940BE" w14:textId="05219E6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575.10 </w:t>
            </w:r>
          </w:p>
        </w:tc>
        <w:tc>
          <w:tcPr>
            <w:tcW w:w="2835" w:type="dxa"/>
            <w:hideMark/>
          </w:tcPr>
          <w:p w14:paraId="02257BD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liabilities work program</w:t>
            </w:r>
          </w:p>
        </w:tc>
        <w:tc>
          <w:tcPr>
            <w:tcW w:w="1701" w:type="dxa"/>
            <w:hideMark/>
          </w:tcPr>
          <w:p w14:paraId="730D81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3408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F48AAB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1CB32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88E2ACA" w14:textId="77777777" w:rsidTr="00F66D65">
        <w:trPr>
          <w:trHeight w:val="300"/>
        </w:trPr>
        <w:tc>
          <w:tcPr>
            <w:tcW w:w="8593" w:type="dxa"/>
            <w:gridSpan w:val="6"/>
            <w:noWrap/>
            <w:hideMark/>
          </w:tcPr>
          <w:p w14:paraId="2F90FEDD" w14:textId="58C19AA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Retirement benefit obligation </w:t>
            </w:r>
          </w:p>
        </w:tc>
      </w:tr>
      <w:tr w:rsidR="00C35815" w:rsidRPr="006904ED" w14:paraId="5CFADFDF" w14:textId="77777777" w:rsidTr="00F66D65">
        <w:trPr>
          <w:trHeight w:val="540"/>
        </w:trPr>
        <w:tc>
          <w:tcPr>
            <w:tcW w:w="1165" w:type="dxa"/>
            <w:noWrap/>
            <w:hideMark/>
          </w:tcPr>
          <w:p w14:paraId="310C84AA" w14:textId="73B9DF4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580.10 </w:t>
            </w:r>
          </w:p>
        </w:tc>
        <w:tc>
          <w:tcPr>
            <w:tcW w:w="2835" w:type="dxa"/>
            <w:hideMark/>
          </w:tcPr>
          <w:p w14:paraId="484A3C3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Retirement benefit obligation work program</w:t>
            </w:r>
          </w:p>
        </w:tc>
        <w:tc>
          <w:tcPr>
            <w:tcW w:w="1701" w:type="dxa"/>
            <w:hideMark/>
          </w:tcPr>
          <w:p w14:paraId="62F49DE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D5AD99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5B8AC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E7718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0AD3D4" w14:textId="77777777" w:rsidTr="00F66D65">
        <w:trPr>
          <w:trHeight w:val="300"/>
        </w:trPr>
        <w:tc>
          <w:tcPr>
            <w:tcW w:w="8593" w:type="dxa"/>
            <w:gridSpan w:val="6"/>
            <w:noWrap/>
            <w:hideMark/>
          </w:tcPr>
          <w:p w14:paraId="1F6B4A37" w14:textId="737ED61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590.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liabilities </w:t>
            </w:r>
          </w:p>
        </w:tc>
      </w:tr>
      <w:tr w:rsidR="00C35815" w:rsidRPr="006904ED" w14:paraId="43494487" w14:textId="77777777" w:rsidTr="00F66D65">
        <w:trPr>
          <w:trHeight w:val="300"/>
        </w:trPr>
        <w:tc>
          <w:tcPr>
            <w:tcW w:w="1165" w:type="dxa"/>
            <w:noWrap/>
            <w:hideMark/>
          </w:tcPr>
          <w:p w14:paraId="246D6088" w14:textId="7686E3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590.10 </w:t>
            </w:r>
          </w:p>
        </w:tc>
        <w:tc>
          <w:tcPr>
            <w:tcW w:w="2835" w:type="dxa"/>
            <w:hideMark/>
          </w:tcPr>
          <w:p w14:paraId="131D06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liabilities work program</w:t>
            </w:r>
          </w:p>
        </w:tc>
        <w:tc>
          <w:tcPr>
            <w:tcW w:w="1701" w:type="dxa"/>
            <w:hideMark/>
          </w:tcPr>
          <w:p w14:paraId="5B8635C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C9A2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07D43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08256D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416B81C" w14:textId="77777777" w:rsidTr="00F66D65">
        <w:trPr>
          <w:trHeight w:val="300"/>
        </w:trPr>
        <w:tc>
          <w:tcPr>
            <w:tcW w:w="8593" w:type="dxa"/>
            <w:gridSpan w:val="6"/>
            <w:noWrap/>
            <w:hideMark/>
          </w:tcPr>
          <w:p w14:paraId="6CD6B626" w14:textId="53B0833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tax liability </w:t>
            </w:r>
          </w:p>
        </w:tc>
      </w:tr>
      <w:tr w:rsidR="00C35815" w:rsidRPr="006904ED" w14:paraId="11B90FD7" w14:textId="77777777" w:rsidTr="00F66D65">
        <w:trPr>
          <w:trHeight w:val="540"/>
        </w:trPr>
        <w:tc>
          <w:tcPr>
            <w:tcW w:w="1165" w:type="dxa"/>
            <w:noWrap/>
            <w:hideMark/>
          </w:tcPr>
          <w:p w14:paraId="76A1B7A6" w14:textId="776454A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595.10 </w:t>
            </w:r>
          </w:p>
        </w:tc>
        <w:tc>
          <w:tcPr>
            <w:tcW w:w="2835" w:type="dxa"/>
            <w:hideMark/>
          </w:tcPr>
          <w:p w14:paraId="350F655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tax liability work program</w:t>
            </w:r>
          </w:p>
        </w:tc>
        <w:tc>
          <w:tcPr>
            <w:tcW w:w="1701" w:type="dxa"/>
            <w:hideMark/>
          </w:tcPr>
          <w:p w14:paraId="2AAEEB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37E4F5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B7737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BD627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3A1AA2D" w14:textId="77777777" w:rsidTr="00F66D65">
        <w:trPr>
          <w:trHeight w:val="300"/>
        </w:trPr>
        <w:tc>
          <w:tcPr>
            <w:tcW w:w="8593" w:type="dxa"/>
            <w:gridSpan w:val="6"/>
            <w:noWrap/>
            <w:hideMark/>
          </w:tcPr>
          <w:p w14:paraId="03A172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600. Current liabilities </w:t>
            </w:r>
          </w:p>
        </w:tc>
      </w:tr>
      <w:tr w:rsidR="006904ED" w:rsidRPr="006904ED" w14:paraId="4488F13B" w14:textId="77777777" w:rsidTr="00F66D65">
        <w:trPr>
          <w:trHeight w:val="300"/>
        </w:trPr>
        <w:tc>
          <w:tcPr>
            <w:tcW w:w="8593" w:type="dxa"/>
            <w:gridSpan w:val="6"/>
            <w:noWrap/>
            <w:hideMark/>
          </w:tcPr>
          <w:p w14:paraId="4C0A5C6F" w14:textId="1BCABE9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Bank overdraft </w:t>
            </w:r>
          </w:p>
        </w:tc>
      </w:tr>
      <w:tr w:rsidR="00C35815" w:rsidRPr="006904ED" w14:paraId="0238EA8D" w14:textId="77777777" w:rsidTr="00F66D65">
        <w:trPr>
          <w:trHeight w:val="300"/>
        </w:trPr>
        <w:tc>
          <w:tcPr>
            <w:tcW w:w="1165" w:type="dxa"/>
            <w:noWrap/>
            <w:hideMark/>
          </w:tcPr>
          <w:p w14:paraId="549B3548" w14:textId="383C934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620.10 </w:t>
            </w:r>
          </w:p>
        </w:tc>
        <w:tc>
          <w:tcPr>
            <w:tcW w:w="2835" w:type="dxa"/>
            <w:hideMark/>
          </w:tcPr>
          <w:p w14:paraId="6157E4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Bank overdraft work program</w:t>
            </w:r>
          </w:p>
        </w:tc>
        <w:tc>
          <w:tcPr>
            <w:tcW w:w="1701" w:type="dxa"/>
            <w:hideMark/>
          </w:tcPr>
          <w:p w14:paraId="03EA7CF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5C88A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7B5B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C74A70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50246B6" w14:textId="77777777" w:rsidTr="00F66D65">
        <w:trPr>
          <w:trHeight w:val="300"/>
        </w:trPr>
        <w:tc>
          <w:tcPr>
            <w:tcW w:w="8593" w:type="dxa"/>
            <w:gridSpan w:val="6"/>
            <w:noWrap/>
            <w:hideMark/>
          </w:tcPr>
          <w:p w14:paraId="5C8AD460" w14:textId="07FCA65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Trade and other payables </w:t>
            </w:r>
          </w:p>
        </w:tc>
      </w:tr>
      <w:tr w:rsidR="00C35815" w:rsidRPr="006904ED" w14:paraId="1AED4278" w14:textId="77777777" w:rsidTr="00F66D65">
        <w:trPr>
          <w:trHeight w:val="540"/>
        </w:trPr>
        <w:tc>
          <w:tcPr>
            <w:tcW w:w="1165" w:type="dxa"/>
            <w:noWrap/>
            <w:hideMark/>
          </w:tcPr>
          <w:p w14:paraId="535F8ACF" w14:textId="1B4CA7B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630.10 </w:t>
            </w:r>
          </w:p>
        </w:tc>
        <w:tc>
          <w:tcPr>
            <w:tcW w:w="2835" w:type="dxa"/>
            <w:hideMark/>
          </w:tcPr>
          <w:p w14:paraId="135D07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Trade and other payables work program</w:t>
            </w:r>
          </w:p>
        </w:tc>
        <w:tc>
          <w:tcPr>
            <w:tcW w:w="1701" w:type="dxa"/>
            <w:hideMark/>
          </w:tcPr>
          <w:p w14:paraId="72E683D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05C40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E31715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D7127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1ABEBD" w14:textId="77777777" w:rsidTr="00F66D65">
        <w:trPr>
          <w:trHeight w:val="300"/>
        </w:trPr>
        <w:tc>
          <w:tcPr>
            <w:tcW w:w="8593" w:type="dxa"/>
            <w:gridSpan w:val="6"/>
            <w:noWrap/>
            <w:hideMark/>
          </w:tcPr>
          <w:p w14:paraId="1B1BAF24" w14:textId="3B1A3D2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688.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Dividend payable </w:t>
            </w:r>
          </w:p>
        </w:tc>
      </w:tr>
      <w:tr w:rsidR="00C35815" w:rsidRPr="006904ED" w14:paraId="025ED5BE" w14:textId="77777777" w:rsidTr="00F66D65">
        <w:trPr>
          <w:trHeight w:val="540"/>
        </w:trPr>
        <w:tc>
          <w:tcPr>
            <w:tcW w:w="1165" w:type="dxa"/>
            <w:noWrap/>
            <w:hideMark/>
          </w:tcPr>
          <w:p w14:paraId="6D141726" w14:textId="105CA23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688.10 </w:t>
            </w:r>
          </w:p>
        </w:tc>
        <w:tc>
          <w:tcPr>
            <w:tcW w:w="2835" w:type="dxa"/>
            <w:hideMark/>
          </w:tcPr>
          <w:p w14:paraId="36C8F96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Dividend payable work program</w:t>
            </w:r>
          </w:p>
        </w:tc>
        <w:tc>
          <w:tcPr>
            <w:tcW w:w="1701" w:type="dxa"/>
            <w:hideMark/>
          </w:tcPr>
          <w:p w14:paraId="5713B95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ABABD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916616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A3A0D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F7BA2DF" w14:textId="77777777" w:rsidTr="00F66D65">
        <w:trPr>
          <w:trHeight w:val="300"/>
        </w:trPr>
        <w:tc>
          <w:tcPr>
            <w:tcW w:w="8593" w:type="dxa"/>
            <w:gridSpan w:val="6"/>
            <w:noWrap/>
            <w:hideMark/>
          </w:tcPr>
          <w:p w14:paraId="0B3A87E2" w14:textId="038854F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Current tax payable </w:t>
            </w:r>
          </w:p>
        </w:tc>
      </w:tr>
      <w:tr w:rsidR="00C35815" w:rsidRPr="006904ED" w14:paraId="46303DAD" w14:textId="77777777" w:rsidTr="00F66D65">
        <w:trPr>
          <w:trHeight w:val="540"/>
        </w:trPr>
        <w:tc>
          <w:tcPr>
            <w:tcW w:w="1165" w:type="dxa"/>
            <w:noWrap/>
            <w:hideMark/>
          </w:tcPr>
          <w:p w14:paraId="25243792" w14:textId="12EFA9D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695.10 </w:t>
            </w:r>
          </w:p>
        </w:tc>
        <w:tc>
          <w:tcPr>
            <w:tcW w:w="2835" w:type="dxa"/>
            <w:hideMark/>
          </w:tcPr>
          <w:p w14:paraId="79749C2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tax payable work program</w:t>
            </w:r>
          </w:p>
        </w:tc>
        <w:tc>
          <w:tcPr>
            <w:tcW w:w="1701" w:type="dxa"/>
            <w:hideMark/>
          </w:tcPr>
          <w:p w14:paraId="099856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44597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C2FB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F302C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CF8408" w14:textId="77777777" w:rsidTr="00F66D65">
        <w:trPr>
          <w:trHeight w:val="300"/>
        </w:trPr>
        <w:tc>
          <w:tcPr>
            <w:tcW w:w="8593" w:type="dxa"/>
            <w:gridSpan w:val="6"/>
            <w:noWrap/>
            <w:hideMark/>
          </w:tcPr>
          <w:p w14:paraId="43BADD7B" w14:textId="59FF3ED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Liabilities of disposal groups </w:t>
            </w:r>
          </w:p>
        </w:tc>
      </w:tr>
      <w:tr w:rsidR="00C35815" w:rsidRPr="006904ED" w14:paraId="55A6670D" w14:textId="77777777" w:rsidTr="00F66D65">
        <w:trPr>
          <w:trHeight w:val="540"/>
        </w:trPr>
        <w:tc>
          <w:tcPr>
            <w:tcW w:w="1165" w:type="dxa"/>
            <w:noWrap/>
            <w:hideMark/>
          </w:tcPr>
          <w:p w14:paraId="1E092AA2" w14:textId="20B393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699.10 </w:t>
            </w:r>
          </w:p>
        </w:tc>
        <w:tc>
          <w:tcPr>
            <w:tcW w:w="2835" w:type="dxa"/>
            <w:hideMark/>
          </w:tcPr>
          <w:p w14:paraId="60B548E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Liabilities of disposal groups work program</w:t>
            </w:r>
          </w:p>
        </w:tc>
        <w:tc>
          <w:tcPr>
            <w:tcW w:w="1701" w:type="dxa"/>
            <w:hideMark/>
          </w:tcPr>
          <w:p w14:paraId="25BB1E7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68C6C7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29AB4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9DB1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6BB471F" w14:textId="77777777" w:rsidTr="00F66D65">
        <w:trPr>
          <w:trHeight w:val="300"/>
        </w:trPr>
        <w:tc>
          <w:tcPr>
            <w:tcW w:w="8593" w:type="dxa"/>
            <w:gridSpan w:val="6"/>
            <w:noWrap/>
            <w:hideMark/>
          </w:tcPr>
          <w:p w14:paraId="6BCC46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700. Income statement </w:t>
            </w:r>
          </w:p>
        </w:tc>
      </w:tr>
      <w:tr w:rsidR="006904ED" w:rsidRPr="006904ED" w14:paraId="1BE739B6" w14:textId="77777777" w:rsidTr="00F66D65">
        <w:trPr>
          <w:trHeight w:val="300"/>
        </w:trPr>
        <w:tc>
          <w:tcPr>
            <w:tcW w:w="8593" w:type="dxa"/>
            <w:gridSpan w:val="6"/>
            <w:noWrap/>
            <w:hideMark/>
          </w:tcPr>
          <w:p w14:paraId="29A43738" w14:textId="04CA26D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700.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Revenue </w:t>
            </w:r>
          </w:p>
        </w:tc>
      </w:tr>
      <w:tr w:rsidR="00C35815" w:rsidRPr="006904ED" w14:paraId="0707ED82" w14:textId="77777777" w:rsidTr="00F66D65">
        <w:trPr>
          <w:trHeight w:val="300"/>
        </w:trPr>
        <w:tc>
          <w:tcPr>
            <w:tcW w:w="1165" w:type="dxa"/>
            <w:noWrap/>
            <w:hideMark/>
          </w:tcPr>
          <w:p w14:paraId="109DB0D8" w14:textId="5ADEDB6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700.10 </w:t>
            </w:r>
          </w:p>
        </w:tc>
        <w:tc>
          <w:tcPr>
            <w:tcW w:w="2835" w:type="dxa"/>
            <w:hideMark/>
          </w:tcPr>
          <w:p w14:paraId="0C960B0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Revenue work program</w:t>
            </w:r>
          </w:p>
        </w:tc>
        <w:tc>
          <w:tcPr>
            <w:tcW w:w="1701" w:type="dxa"/>
            <w:hideMark/>
          </w:tcPr>
          <w:p w14:paraId="733142E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3E1CA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8283E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DFCEA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F826EB0" w14:textId="77777777" w:rsidTr="00F66D65">
        <w:trPr>
          <w:trHeight w:val="300"/>
        </w:trPr>
        <w:tc>
          <w:tcPr>
            <w:tcW w:w="8593" w:type="dxa"/>
            <w:gridSpan w:val="6"/>
            <w:noWrap/>
            <w:hideMark/>
          </w:tcPr>
          <w:p w14:paraId="562F4BF9" w14:textId="755CACE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Cost of sales </w:t>
            </w:r>
          </w:p>
        </w:tc>
      </w:tr>
      <w:tr w:rsidR="00C35815" w:rsidRPr="006904ED" w14:paraId="43F74449" w14:textId="77777777" w:rsidTr="00F66D65">
        <w:trPr>
          <w:trHeight w:val="300"/>
        </w:trPr>
        <w:tc>
          <w:tcPr>
            <w:tcW w:w="1165" w:type="dxa"/>
            <w:noWrap/>
            <w:hideMark/>
          </w:tcPr>
          <w:p w14:paraId="79DD50F7" w14:textId="1CA8E71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720.10 </w:t>
            </w:r>
          </w:p>
        </w:tc>
        <w:tc>
          <w:tcPr>
            <w:tcW w:w="2835" w:type="dxa"/>
            <w:hideMark/>
          </w:tcPr>
          <w:p w14:paraId="3A781D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Cost of sales work program</w:t>
            </w:r>
          </w:p>
        </w:tc>
        <w:tc>
          <w:tcPr>
            <w:tcW w:w="1701" w:type="dxa"/>
            <w:hideMark/>
          </w:tcPr>
          <w:p w14:paraId="2D1CF88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B761FF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DB51B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7FD1AB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19D5AE3" w14:textId="77777777" w:rsidTr="00F66D65">
        <w:trPr>
          <w:trHeight w:val="300"/>
        </w:trPr>
        <w:tc>
          <w:tcPr>
            <w:tcW w:w="8593" w:type="dxa"/>
            <w:gridSpan w:val="6"/>
            <w:noWrap/>
            <w:hideMark/>
          </w:tcPr>
          <w:p w14:paraId="000381F6" w14:textId="3A3D6F1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income </w:t>
            </w:r>
          </w:p>
        </w:tc>
      </w:tr>
      <w:tr w:rsidR="00C35815" w:rsidRPr="006904ED" w14:paraId="6B185FC3" w14:textId="77777777" w:rsidTr="00F66D65">
        <w:trPr>
          <w:trHeight w:val="540"/>
        </w:trPr>
        <w:tc>
          <w:tcPr>
            <w:tcW w:w="1165" w:type="dxa"/>
            <w:noWrap/>
            <w:hideMark/>
          </w:tcPr>
          <w:p w14:paraId="2CB489DD" w14:textId="026BB4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730.10 </w:t>
            </w:r>
          </w:p>
        </w:tc>
        <w:tc>
          <w:tcPr>
            <w:tcW w:w="2835" w:type="dxa"/>
            <w:hideMark/>
          </w:tcPr>
          <w:p w14:paraId="2519AAF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income work program</w:t>
            </w:r>
          </w:p>
        </w:tc>
        <w:tc>
          <w:tcPr>
            <w:tcW w:w="1701" w:type="dxa"/>
            <w:hideMark/>
          </w:tcPr>
          <w:p w14:paraId="64C035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CD75C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04F41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1502C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F60AEF0" w14:textId="77777777" w:rsidTr="00F66D65">
        <w:trPr>
          <w:trHeight w:val="300"/>
        </w:trPr>
        <w:tc>
          <w:tcPr>
            <w:tcW w:w="8593" w:type="dxa"/>
            <w:gridSpan w:val="6"/>
            <w:noWrap/>
            <w:hideMark/>
          </w:tcPr>
          <w:p w14:paraId="211EA305" w14:textId="151D74D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741.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gains (losses) </w:t>
            </w:r>
          </w:p>
        </w:tc>
      </w:tr>
      <w:tr w:rsidR="00C35815" w:rsidRPr="006904ED" w14:paraId="55FD95AE" w14:textId="77777777" w:rsidTr="00F66D65">
        <w:trPr>
          <w:trHeight w:val="540"/>
        </w:trPr>
        <w:tc>
          <w:tcPr>
            <w:tcW w:w="1165" w:type="dxa"/>
            <w:noWrap/>
            <w:hideMark/>
          </w:tcPr>
          <w:p w14:paraId="2B2408E7" w14:textId="6E6636D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741.10 </w:t>
            </w:r>
          </w:p>
        </w:tc>
        <w:tc>
          <w:tcPr>
            <w:tcW w:w="2835" w:type="dxa"/>
            <w:hideMark/>
          </w:tcPr>
          <w:p w14:paraId="207645F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gains (losses) work program</w:t>
            </w:r>
          </w:p>
        </w:tc>
        <w:tc>
          <w:tcPr>
            <w:tcW w:w="1701" w:type="dxa"/>
            <w:hideMark/>
          </w:tcPr>
          <w:p w14:paraId="746793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497ABC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A6E4B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2A1030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7C36025" w14:textId="77777777" w:rsidTr="00F66D65">
        <w:trPr>
          <w:trHeight w:val="300"/>
        </w:trPr>
        <w:tc>
          <w:tcPr>
            <w:tcW w:w="8593" w:type="dxa"/>
            <w:gridSpan w:val="6"/>
            <w:noWrap/>
            <w:hideMark/>
          </w:tcPr>
          <w:p w14:paraId="7C641D42" w14:textId="394E08F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expenses </w:t>
            </w:r>
          </w:p>
        </w:tc>
      </w:tr>
      <w:tr w:rsidR="00C35815" w:rsidRPr="006904ED" w14:paraId="57168BB6" w14:textId="77777777" w:rsidTr="00F66D65">
        <w:trPr>
          <w:trHeight w:val="300"/>
        </w:trPr>
        <w:tc>
          <w:tcPr>
            <w:tcW w:w="1165" w:type="dxa"/>
            <w:noWrap/>
            <w:hideMark/>
          </w:tcPr>
          <w:p w14:paraId="0D4C25F7" w14:textId="05EA46D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750.11 </w:t>
            </w:r>
          </w:p>
        </w:tc>
        <w:tc>
          <w:tcPr>
            <w:tcW w:w="2835" w:type="dxa"/>
            <w:hideMark/>
          </w:tcPr>
          <w:p w14:paraId="3D5922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Wage payout work program</w:t>
            </w:r>
          </w:p>
        </w:tc>
        <w:tc>
          <w:tcPr>
            <w:tcW w:w="1701" w:type="dxa"/>
            <w:hideMark/>
          </w:tcPr>
          <w:p w14:paraId="1F9C34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87E1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5D92E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CFB9C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4F7C16DB" w14:textId="77777777" w:rsidTr="00F66D65">
        <w:trPr>
          <w:trHeight w:val="540"/>
        </w:trPr>
        <w:tc>
          <w:tcPr>
            <w:tcW w:w="1165" w:type="dxa"/>
            <w:noWrap/>
            <w:hideMark/>
          </w:tcPr>
          <w:p w14:paraId="16FABA75" w14:textId="03D9E8D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750.60 </w:t>
            </w:r>
          </w:p>
        </w:tc>
        <w:tc>
          <w:tcPr>
            <w:tcW w:w="2835" w:type="dxa"/>
            <w:hideMark/>
          </w:tcPr>
          <w:p w14:paraId="2BCFDF3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Director's remuneration certificate</w:t>
            </w:r>
          </w:p>
        </w:tc>
        <w:tc>
          <w:tcPr>
            <w:tcW w:w="1701" w:type="dxa"/>
            <w:hideMark/>
          </w:tcPr>
          <w:p w14:paraId="60B30A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F97B8C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A9968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A3CF47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FB093F3" w14:textId="77777777" w:rsidTr="00F66D65">
        <w:trPr>
          <w:trHeight w:val="540"/>
        </w:trPr>
        <w:tc>
          <w:tcPr>
            <w:tcW w:w="1165" w:type="dxa"/>
            <w:noWrap/>
            <w:hideMark/>
          </w:tcPr>
          <w:p w14:paraId="6685B948" w14:textId="4DF6662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750.10 </w:t>
            </w:r>
          </w:p>
        </w:tc>
        <w:tc>
          <w:tcPr>
            <w:tcW w:w="2835" w:type="dxa"/>
            <w:hideMark/>
          </w:tcPr>
          <w:p w14:paraId="3321E45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expenses work program</w:t>
            </w:r>
          </w:p>
        </w:tc>
        <w:tc>
          <w:tcPr>
            <w:tcW w:w="1701" w:type="dxa"/>
            <w:hideMark/>
          </w:tcPr>
          <w:p w14:paraId="36408CC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565A59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78DFF3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84189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A6F8AA9" w14:textId="77777777" w:rsidTr="00F66D65">
        <w:trPr>
          <w:trHeight w:val="300"/>
        </w:trPr>
        <w:tc>
          <w:tcPr>
            <w:tcW w:w="8593" w:type="dxa"/>
            <w:gridSpan w:val="6"/>
            <w:noWrap/>
            <w:hideMark/>
          </w:tcPr>
          <w:p w14:paraId="3428C08C" w14:textId="5657B90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770.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Investment income </w:t>
            </w:r>
          </w:p>
        </w:tc>
      </w:tr>
      <w:tr w:rsidR="00C35815" w:rsidRPr="006904ED" w14:paraId="2E461965" w14:textId="77777777" w:rsidTr="00F66D65">
        <w:trPr>
          <w:trHeight w:val="540"/>
        </w:trPr>
        <w:tc>
          <w:tcPr>
            <w:tcW w:w="1165" w:type="dxa"/>
            <w:noWrap/>
            <w:hideMark/>
          </w:tcPr>
          <w:p w14:paraId="44273A07" w14:textId="69E6908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770.10 </w:t>
            </w:r>
          </w:p>
        </w:tc>
        <w:tc>
          <w:tcPr>
            <w:tcW w:w="2835" w:type="dxa"/>
            <w:hideMark/>
          </w:tcPr>
          <w:p w14:paraId="2FEA071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income work program</w:t>
            </w:r>
          </w:p>
        </w:tc>
        <w:tc>
          <w:tcPr>
            <w:tcW w:w="1701" w:type="dxa"/>
            <w:hideMark/>
          </w:tcPr>
          <w:p w14:paraId="401DFF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9EFFE6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FF0D4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1AC690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6C8305F" w14:textId="77777777" w:rsidTr="00F66D65">
        <w:trPr>
          <w:trHeight w:val="300"/>
        </w:trPr>
        <w:tc>
          <w:tcPr>
            <w:tcW w:w="8593" w:type="dxa"/>
            <w:gridSpan w:val="6"/>
            <w:noWrap/>
            <w:hideMark/>
          </w:tcPr>
          <w:p w14:paraId="52490817" w14:textId="4AFB99D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Finance costs </w:t>
            </w:r>
          </w:p>
        </w:tc>
      </w:tr>
      <w:tr w:rsidR="00C35815" w:rsidRPr="006904ED" w14:paraId="67587094" w14:textId="77777777" w:rsidTr="00F66D65">
        <w:trPr>
          <w:trHeight w:val="300"/>
        </w:trPr>
        <w:tc>
          <w:tcPr>
            <w:tcW w:w="1165" w:type="dxa"/>
            <w:noWrap/>
            <w:hideMark/>
          </w:tcPr>
          <w:p w14:paraId="58F49A6E" w14:textId="232AA65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775.10 </w:t>
            </w:r>
          </w:p>
        </w:tc>
        <w:tc>
          <w:tcPr>
            <w:tcW w:w="2835" w:type="dxa"/>
            <w:hideMark/>
          </w:tcPr>
          <w:p w14:paraId="3AD559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Finance costs work program</w:t>
            </w:r>
          </w:p>
        </w:tc>
        <w:tc>
          <w:tcPr>
            <w:tcW w:w="1701" w:type="dxa"/>
            <w:hideMark/>
          </w:tcPr>
          <w:p w14:paraId="25DF56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FC21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A5AB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0A079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4698A0" w14:textId="77777777" w:rsidTr="00F66D65">
        <w:trPr>
          <w:trHeight w:val="300"/>
        </w:trPr>
        <w:tc>
          <w:tcPr>
            <w:tcW w:w="8593" w:type="dxa"/>
            <w:gridSpan w:val="6"/>
            <w:noWrap/>
            <w:hideMark/>
          </w:tcPr>
          <w:p w14:paraId="46E3BFEC" w14:textId="583A15EC"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780.</w:t>
            </w:r>
            <w:r w:rsidR="00A516AB" w:rsidRPr="7BE3ACD6">
              <w:rPr>
                <w:rFonts w:ascii="Switzer" w:eastAsia="Times New Roman" w:hAnsi="Switzer" w:cs="Calibri"/>
                <w:color w:val="000000"/>
                <w:lang w:eastAsia="en-ZA"/>
              </w:rPr>
              <w:t xml:space="preserve"> </w:t>
            </w:r>
            <w:r w:rsidRPr="7BE3ACD6">
              <w:rPr>
                <w:rFonts w:ascii="Switzer" w:eastAsia="Times New Roman" w:hAnsi="Switzer" w:cs="Calibri"/>
                <w:color w:val="000000"/>
                <w:lang w:eastAsia="en-ZA"/>
              </w:rPr>
              <w:t xml:space="preserve">Non-operating gains (losses) </w:t>
            </w:r>
          </w:p>
        </w:tc>
      </w:tr>
      <w:tr w:rsidR="00C35815" w:rsidRPr="006904ED" w14:paraId="56F77FD5" w14:textId="77777777" w:rsidTr="00F66D65">
        <w:trPr>
          <w:trHeight w:val="540"/>
        </w:trPr>
        <w:tc>
          <w:tcPr>
            <w:tcW w:w="1165" w:type="dxa"/>
            <w:noWrap/>
            <w:hideMark/>
          </w:tcPr>
          <w:p w14:paraId="715A0E6F" w14:textId="481D82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780.10 </w:t>
            </w:r>
          </w:p>
        </w:tc>
        <w:tc>
          <w:tcPr>
            <w:tcW w:w="2835" w:type="dxa"/>
            <w:hideMark/>
          </w:tcPr>
          <w:p w14:paraId="26E8B02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Non-operating gains (losses) work program</w:t>
            </w:r>
          </w:p>
        </w:tc>
        <w:tc>
          <w:tcPr>
            <w:tcW w:w="1701" w:type="dxa"/>
            <w:hideMark/>
          </w:tcPr>
          <w:p w14:paraId="47B9F34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3B6A5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10AA1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FDF5CC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2B2123F" w14:textId="77777777" w:rsidTr="00F66D65">
        <w:trPr>
          <w:trHeight w:val="300"/>
        </w:trPr>
        <w:tc>
          <w:tcPr>
            <w:tcW w:w="8593" w:type="dxa"/>
            <w:gridSpan w:val="6"/>
            <w:noWrap/>
            <w:hideMark/>
          </w:tcPr>
          <w:p w14:paraId="6FEFEF09" w14:textId="38C6134F"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781.</w:t>
            </w:r>
            <w:r w:rsidR="00A516AB" w:rsidRPr="7BE3ACD6">
              <w:rPr>
                <w:rFonts w:ascii="Switzer" w:eastAsia="Times New Roman" w:hAnsi="Switzer" w:cs="Calibri"/>
                <w:color w:val="000000"/>
                <w:lang w:eastAsia="en-ZA"/>
              </w:rPr>
              <w:t xml:space="preserve"> </w:t>
            </w:r>
            <w:r w:rsidRPr="7BE3ACD6">
              <w:rPr>
                <w:rFonts w:ascii="Switzer" w:eastAsia="Times New Roman" w:hAnsi="Switzer" w:cs="Calibri"/>
                <w:color w:val="000000"/>
                <w:lang w:eastAsia="en-ZA"/>
              </w:rPr>
              <w:t xml:space="preserve">Non-operating expenses </w:t>
            </w:r>
          </w:p>
        </w:tc>
      </w:tr>
      <w:tr w:rsidR="00C35815" w:rsidRPr="006904ED" w14:paraId="67705F45" w14:textId="77777777" w:rsidTr="00F66D65">
        <w:trPr>
          <w:trHeight w:val="540"/>
        </w:trPr>
        <w:tc>
          <w:tcPr>
            <w:tcW w:w="1165" w:type="dxa"/>
            <w:noWrap/>
            <w:hideMark/>
          </w:tcPr>
          <w:p w14:paraId="6472DCF7" w14:textId="54AC54D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781.10 </w:t>
            </w:r>
          </w:p>
        </w:tc>
        <w:tc>
          <w:tcPr>
            <w:tcW w:w="2835" w:type="dxa"/>
            <w:hideMark/>
          </w:tcPr>
          <w:p w14:paraId="2593E7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Non-operating expenses work program</w:t>
            </w:r>
          </w:p>
        </w:tc>
        <w:tc>
          <w:tcPr>
            <w:tcW w:w="1701" w:type="dxa"/>
            <w:hideMark/>
          </w:tcPr>
          <w:p w14:paraId="361264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AB5298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3075B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C403C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3A08B5D" w14:textId="77777777" w:rsidTr="00F66D65">
        <w:trPr>
          <w:trHeight w:val="300"/>
        </w:trPr>
        <w:tc>
          <w:tcPr>
            <w:tcW w:w="8593" w:type="dxa"/>
            <w:gridSpan w:val="6"/>
            <w:noWrap/>
            <w:hideMark/>
          </w:tcPr>
          <w:p w14:paraId="5D03BE18" w14:textId="08C30B66"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785.</w:t>
            </w:r>
            <w:r w:rsidR="00A516AB" w:rsidRPr="7BE3ACD6">
              <w:rPr>
                <w:rFonts w:ascii="Switzer" w:eastAsia="Times New Roman" w:hAnsi="Switzer" w:cs="Calibri"/>
                <w:color w:val="000000"/>
                <w:lang w:eastAsia="en-ZA"/>
              </w:rPr>
              <w:t xml:space="preserve"> </w:t>
            </w:r>
            <w:r w:rsidRPr="7BE3ACD6">
              <w:rPr>
                <w:rFonts w:ascii="Switzer" w:eastAsia="Times New Roman" w:hAnsi="Switzer" w:cs="Calibri"/>
                <w:color w:val="000000"/>
                <w:lang w:eastAsia="en-ZA"/>
              </w:rPr>
              <w:t xml:space="preserve">Non-operating income </w:t>
            </w:r>
          </w:p>
        </w:tc>
      </w:tr>
      <w:tr w:rsidR="00C35815" w:rsidRPr="006904ED" w14:paraId="74802863" w14:textId="77777777" w:rsidTr="00F66D65">
        <w:trPr>
          <w:trHeight w:val="300"/>
        </w:trPr>
        <w:tc>
          <w:tcPr>
            <w:tcW w:w="1165" w:type="dxa"/>
            <w:noWrap/>
            <w:hideMark/>
          </w:tcPr>
          <w:p w14:paraId="710F5728" w14:textId="239AEB6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785.10 </w:t>
            </w:r>
          </w:p>
        </w:tc>
        <w:tc>
          <w:tcPr>
            <w:tcW w:w="2835" w:type="dxa"/>
            <w:hideMark/>
          </w:tcPr>
          <w:p w14:paraId="748F9AC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Non-operating income </w:t>
            </w:r>
          </w:p>
        </w:tc>
        <w:tc>
          <w:tcPr>
            <w:tcW w:w="1701" w:type="dxa"/>
            <w:hideMark/>
          </w:tcPr>
          <w:p w14:paraId="4431D13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34B7E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7FC8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49F6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0C5AFDB" w14:textId="77777777" w:rsidTr="00F66D65">
        <w:trPr>
          <w:trHeight w:val="300"/>
        </w:trPr>
        <w:tc>
          <w:tcPr>
            <w:tcW w:w="8593" w:type="dxa"/>
            <w:gridSpan w:val="6"/>
            <w:noWrap/>
            <w:hideMark/>
          </w:tcPr>
          <w:p w14:paraId="739A47E9" w14:textId="716D0AC0"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790.</w:t>
            </w:r>
            <w:r w:rsidR="00A516AB" w:rsidRPr="7BE3ACD6">
              <w:rPr>
                <w:rFonts w:ascii="Switzer" w:eastAsia="Times New Roman" w:hAnsi="Switzer" w:cs="Calibri"/>
                <w:color w:val="000000"/>
                <w:lang w:eastAsia="en-ZA"/>
              </w:rPr>
              <w:t xml:space="preserve"> </w:t>
            </w:r>
            <w:r w:rsidRPr="7BE3ACD6">
              <w:rPr>
                <w:rFonts w:ascii="Switzer" w:eastAsia="Times New Roman" w:hAnsi="Switzer" w:cs="Calibri"/>
                <w:color w:val="000000"/>
                <w:lang w:eastAsia="en-ZA"/>
              </w:rPr>
              <w:t xml:space="preserve">Non-controlling interest - IS </w:t>
            </w:r>
          </w:p>
        </w:tc>
      </w:tr>
      <w:tr w:rsidR="00C35815" w:rsidRPr="006904ED" w14:paraId="17157CF9" w14:textId="77777777" w:rsidTr="00F66D65">
        <w:trPr>
          <w:trHeight w:val="540"/>
        </w:trPr>
        <w:tc>
          <w:tcPr>
            <w:tcW w:w="1165" w:type="dxa"/>
            <w:noWrap/>
            <w:hideMark/>
          </w:tcPr>
          <w:p w14:paraId="3AF821ED" w14:textId="4AE57C3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790.10 </w:t>
            </w:r>
          </w:p>
        </w:tc>
        <w:tc>
          <w:tcPr>
            <w:tcW w:w="2835" w:type="dxa"/>
            <w:hideMark/>
          </w:tcPr>
          <w:p w14:paraId="5C3A51D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Non-controlling interest – IS work program</w:t>
            </w:r>
          </w:p>
        </w:tc>
        <w:tc>
          <w:tcPr>
            <w:tcW w:w="1701" w:type="dxa"/>
            <w:hideMark/>
          </w:tcPr>
          <w:p w14:paraId="4463B5F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048E2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72FE3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32540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9C7CF07" w14:textId="77777777" w:rsidTr="00F66D65">
        <w:trPr>
          <w:trHeight w:val="300"/>
        </w:trPr>
        <w:tc>
          <w:tcPr>
            <w:tcW w:w="8593" w:type="dxa"/>
            <w:gridSpan w:val="6"/>
            <w:noWrap/>
            <w:hideMark/>
          </w:tcPr>
          <w:p w14:paraId="2E6813AE" w14:textId="58D5C7D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Taxation </w:t>
            </w:r>
          </w:p>
        </w:tc>
      </w:tr>
      <w:tr w:rsidR="00C35815" w:rsidRPr="006904ED" w14:paraId="282A53A0" w14:textId="77777777" w:rsidTr="00F66D65">
        <w:trPr>
          <w:trHeight w:val="300"/>
        </w:trPr>
        <w:tc>
          <w:tcPr>
            <w:tcW w:w="1165" w:type="dxa"/>
            <w:noWrap/>
            <w:hideMark/>
          </w:tcPr>
          <w:p w14:paraId="315E3110" w14:textId="7A1B72B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795.10 </w:t>
            </w:r>
          </w:p>
        </w:tc>
        <w:tc>
          <w:tcPr>
            <w:tcW w:w="2835" w:type="dxa"/>
            <w:hideMark/>
          </w:tcPr>
          <w:p w14:paraId="058CED6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Taxation work program</w:t>
            </w:r>
          </w:p>
        </w:tc>
        <w:tc>
          <w:tcPr>
            <w:tcW w:w="1701" w:type="dxa"/>
            <w:hideMark/>
          </w:tcPr>
          <w:p w14:paraId="0A7C8A4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6D14A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6274E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CF4032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361132C" w14:textId="77777777" w:rsidTr="00F66D65">
        <w:trPr>
          <w:trHeight w:val="300"/>
        </w:trPr>
        <w:tc>
          <w:tcPr>
            <w:tcW w:w="8593" w:type="dxa"/>
            <w:gridSpan w:val="6"/>
            <w:noWrap/>
            <w:hideMark/>
          </w:tcPr>
          <w:p w14:paraId="7AD6F424" w14:textId="5B701A35"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comprehensive income </w:t>
            </w:r>
          </w:p>
        </w:tc>
      </w:tr>
      <w:tr w:rsidR="00C35815" w:rsidRPr="006904ED" w14:paraId="7F7FCC68" w14:textId="77777777" w:rsidTr="00F66D65">
        <w:trPr>
          <w:trHeight w:val="540"/>
        </w:trPr>
        <w:tc>
          <w:tcPr>
            <w:tcW w:w="1165" w:type="dxa"/>
            <w:noWrap/>
            <w:hideMark/>
          </w:tcPr>
          <w:p w14:paraId="5E294FD5" w14:textId="57EEB37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797.10 </w:t>
            </w:r>
          </w:p>
        </w:tc>
        <w:tc>
          <w:tcPr>
            <w:tcW w:w="2835" w:type="dxa"/>
            <w:hideMark/>
          </w:tcPr>
          <w:p w14:paraId="71E877D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comprehensive income work program</w:t>
            </w:r>
          </w:p>
        </w:tc>
        <w:tc>
          <w:tcPr>
            <w:tcW w:w="1701" w:type="dxa"/>
            <w:hideMark/>
          </w:tcPr>
          <w:p w14:paraId="7E4A6E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884377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50A3A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A211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AD40BCF" w14:textId="77777777" w:rsidTr="00F66D65">
        <w:trPr>
          <w:trHeight w:val="300"/>
        </w:trPr>
        <w:tc>
          <w:tcPr>
            <w:tcW w:w="8593" w:type="dxa"/>
            <w:gridSpan w:val="6"/>
            <w:noWrap/>
            <w:hideMark/>
          </w:tcPr>
          <w:p w14:paraId="64D1AC83" w14:textId="00BCF69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Discontinued operations </w:t>
            </w:r>
          </w:p>
        </w:tc>
      </w:tr>
      <w:tr w:rsidR="00C35815" w:rsidRPr="006904ED" w14:paraId="4C562683" w14:textId="77777777" w:rsidTr="00F66D65">
        <w:trPr>
          <w:trHeight w:val="540"/>
        </w:trPr>
        <w:tc>
          <w:tcPr>
            <w:tcW w:w="1165" w:type="dxa"/>
            <w:noWrap/>
            <w:hideMark/>
          </w:tcPr>
          <w:p w14:paraId="13D5E576" w14:textId="5336D3E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799.10 </w:t>
            </w:r>
          </w:p>
        </w:tc>
        <w:tc>
          <w:tcPr>
            <w:tcW w:w="2835" w:type="dxa"/>
            <w:hideMark/>
          </w:tcPr>
          <w:p w14:paraId="0FD08A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Discontinued operations work program</w:t>
            </w:r>
          </w:p>
        </w:tc>
        <w:tc>
          <w:tcPr>
            <w:tcW w:w="1701" w:type="dxa"/>
            <w:hideMark/>
          </w:tcPr>
          <w:p w14:paraId="4E5E37E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F9365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B7E46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DC1BC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E4AB6B3" w14:textId="77777777" w:rsidTr="00F66D65">
        <w:trPr>
          <w:trHeight w:val="300"/>
        </w:trPr>
        <w:tc>
          <w:tcPr>
            <w:tcW w:w="8593" w:type="dxa"/>
            <w:gridSpan w:val="6"/>
            <w:noWrap/>
            <w:hideMark/>
          </w:tcPr>
          <w:p w14:paraId="201059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800. Equity </w:t>
            </w:r>
          </w:p>
        </w:tc>
      </w:tr>
      <w:tr w:rsidR="006904ED" w:rsidRPr="006904ED" w14:paraId="25EA468C" w14:textId="77777777" w:rsidTr="00F66D65">
        <w:trPr>
          <w:trHeight w:val="300"/>
        </w:trPr>
        <w:tc>
          <w:tcPr>
            <w:tcW w:w="8593" w:type="dxa"/>
            <w:gridSpan w:val="6"/>
            <w:noWrap/>
            <w:hideMark/>
          </w:tcPr>
          <w:p w14:paraId="034FC2A1" w14:textId="33EFCA7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805.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Capital or contributions </w:t>
            </w:r>
          </w:p>
        </w:tc>
      </w:tr>
      <w:tr w:rsidR="00C35815" w:rsidRPr="006904ED" w14:paraId="1A4A288F" w14:textId="77777777" w:rsidTr="00F66D65">
        <w:trPr>
          <w:trHeight w:val="540"/>
        </w:trPr>
        <w:tc>
          <w:tcPr>
            <w:tcW w:w="1165" w:type="dxa"/>
            <w:noWrap/>
            <w:hideMark/>
          </w:tcPr>
          <w:p w14:paraId="27A13B36" w14:textId="6A73CE0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805.10 </w:t>
            </w:r>
          </w:p>
        </w:tc>
        <w:tc>
          <w:tcPr>
            <w:tcW w:w="2835" w:type="dxa"/>
            <w:hideMark/>
          </w:tcPr>
          <w:p w14:paraId="6F6942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Capital or contributions work program</w:t>
            </w:r>
          </w:p>
        </w:tc>
        <w:tc>
          <w:tcPr>
            <w:tcW w:w="1701" w:type="dxa"/>
            <w:hideMark/>
          </w:tcPr>
          <w:p w14:paraId="342E2DA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A9A09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261D52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E3C4C5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77A5A9C" w14:textId="77777777" w:rsidTr="00F66D65">
        <w:trPr>
          <w:trHeight w:val="300"/>
        </w:trPr>
        <w:tc>
          <w:tcPr>
            <w:tcW w:w="8593" w:type="dxa"/>
            <w:gridSpan w:val="6"/>
            <w:noWrap/>
            <w:hideMark/>
          </w:tcPr>
          <w:p w14:paraId="2A02C633" w14:textId="3DA7C3C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810.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Retained income </w:t>
            </w:r>
          </w:p>
        </w:tc>
      </w:tr>
      <w:tr w:rsidR="00C35815" w:rsidRPr="006904ED" w14:paraId="41354C9F" w14:textId="77777777" w:rsidTr="00F66D65">
        <w:trPr>
          <w:trHeight w:val="540"/>
        </w:trPr>
        <w:tc>
          <w:tcPr>
            <w:tcW w:w="1165" w:type="dxa"/>
            <w:noWrap/>
            <w:hideMark/>
          </w:tcPr>
          <w:p w14:paraId="3BF2E279" w14:textId="5CE33DB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810.10 </w:t>
            </w:r>
          </w:p>
        </w:tc>
        <w:tc>
          <w:tcPr>
            <w:tcW w:w="2835" w:type="dxa"/>
            <w:hideMark/>
          </w:tcPr>
          <w:p w14:paraId="6FE7009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Retained income work program</w:t>
            </w:r>
          </w:p>
        </w:tc>
        <w:tc>
          <w:tcPr>
            <w:tcW w:w="1701" w:type="dxa"/>
            <w:hideMark/>
          </w:tcPr>
          <w:p w14:paraId="0C0E896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4B937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0823F1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FBA82B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5F76EB3" w14:textId="77777777" w:rsidTr="00F66D65">
        <w:trPr>
          <w:trHeight w:val="300"/>
        </w:trPr>
        <w:tc>
          <w:tcPr>
            <w:tcW w:w="8593" w:type="dxa"/>
            <w:gridSpan w:val="6"/>
            <w:noWrap/>
            <w:hideMark/>
          </w:tcPr>
          <w:p w14:paraId="34C934B2" w14:textId="6432005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Reserves </w:t>
            </w:r>
          </w:p>
        </w:tc>
      </w:tr>
      <w:tr w:rsidR="00C35815" w:rsidRPr="006904ED" w14:paraId="144DF693" w14:textId="77777777" w:rsidTr="00F66D65">
        <w:trPr>
          <w:trHeight w:val="300"/>
        </w:trPr>
        <w:tc>
          <w:tcPr>
            <w:tcW w:w="1165" w:type="dxa"/>
            <w:noWrap/>
            <w:hideMark/>
          </w:tcPr>
          <w:p w14:paraId="205EA14C" w14:textId="02AA23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820.10 </w:t>
            </w:r>
          </w:p>
        </w:tc>
        <w:tc>
          <w:tcPr>
            <w:tcW w:w="2835" w:type="dxa"/>
            <w:hideMark/>
          </w:tcPr>
          <w:p w14:paraId="695E930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Reserves work program</w:t>
            </w:r>
          </w:p>
        </w:tc>
        <w:tc>
          <w:tcPr>
            <w:tcW w:w="1701" w:type="dxa"/>
            <w:hideMark/>
          </w:tcPr>
          <w:p w14:paraId="6C3BA37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FB45A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0ACED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51727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B2D5F87" w14:textId="77777777" w:rsidTr="00F66D65">
        <w:trPr>
          <w:trHeight w:val="300"/>
        </w:trPr>
        <w:tc>
          <w:tcPr>
            <w:tcW w:w="8593" w:type="dxa"/>
            <w:gridSpan w:val="6"/>
            <w:noWrap/>
            <w:hideMark/>
          </w:tcPr>
          <w:p w14:paraId="0DF92C83" w14:textId="622BD4FF"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830.</w:t>
            </w:r>
            <w:r w:rsidR="00A516AB" w:rsidRPr="7BE3ACD6">
              <w:rPr>
                <w:rFonts w:ascii="Switzer" w:eastAsia="Times New Roman" w:hAnsi="Switzer" w:cs="Calibri"/>
                <w:color w:val="000000"/>
                <w:lang w:eastAsia="en-ZA"/>
              </w:rPr>
              <w:t xml:space="preserve"> </w:t>
            </w:r>
            <w:r w:rsidRPr="7BE3ACD6">
              <w:rPr>
                <w:rFonts w:ascii="Switzer" w:eastAsia="Times New Roman" w:hAnsi="Switzer" w:cs="Calibri"/>
                <w:color w:val="000000"/>
                <w:lang w:eastAsia="en-ZA"/>
              </w:rPr>
              <w:t xml:space="preserve">Non-controlling interest - BS </w:t>
            </w:r>
          </w:p>
        </w:tc>
      </w:tr>
      <w:tr w:rsidR="00C35815" w:rsidRPr="006904ED" w14:paraId="38FD70F6" w14:textId="77777777" w:rsidTr="00F66D65">
        <w:trPr>
          <w:trHeight w:val="540"/>
        </w:trPr>
        <w:tc>
          <w:tcPr>
            <w:tcW w:w="1165" w:type="dxa"/>
            <w:noWrap/>
            <w:hideMark/>
          </w:tcPr>
          <w:p w14:paraId="06B691E4" w14:textId="072ACBA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830.10 </w:t>
            </w:r>
          </w:p>
        </w:tc>
        <w:tc>
          <w:tcPr>
            <w:tcW w:w="2835" w:type="dxa"/>
            <w:hideMark/>
          </w:tcPr>
          <w:p w14:paraId="2507951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Non-controlling interest – BS work program</w:t>
            </w:r>
          </w:p>
        </w:tc>
        <w:tc>
          <w:tcPr>
            <w:tcW w:w="1701" w:type="dxa"/>
            <w:hideMark/>
          </w:tcPr>
          <w:p w14:paraId="2EF090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DD3B2C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D7EEEB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997A0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59129BB" w14:textId="77777777" w:rsidTr="00F66D65">
        <w:trPr>
          <w:trHeight w:val="300"/>
        </w:trPr>
        <w:tc>
          <w:tcPr>
            <w:tcW w:w="8593" w:type="dxa"/>
            <w:gridSpan w:val="6"/>
            <w:noWrap/>
            <w:hideMark/>
          </w:tcPr>
          <w:p w14:paraId="6DE35718" w14:textId="177D2B4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disclosures </w:t>
            </w:r>
          </w:p>
        </w:tc>
      </w:tr>
      <w:tr w:rsidR="006904ED" w:rsidRPr="006904ED" w14:paraId="6BDA2BE9" w14:textId="77777777" w:rsidTr="00F66D65">
        <w:trPr>
          <w:trHeight w:val="300"/>
        </w:trPr>
        <w:tc>
          <w:tcPr>
            <w:tcW w:w="8593" w:type="dxa"/>
            <w:gridSpan w:val="6"/>
            <w:noWrap/>
            <w:hideMark/>
          </w:tcPr>
          <w:p w14:paraId="6CFAC811" w14:textId="5FFBF09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Related parties </w:t>
            </w:r>
          </w:p>
        </w:tc>
      </w:tr>
      <w:tr w:rsidR="00C35815" w:rsidRPr="006904ED" w14:paraId="5F24D744" w14:textId="77777777" w:rsidTr="00F66D65">
        <w:trPr>
          <w:trHeight w:val="300"/>
        </w:trPr>
        <w:tc>
          <w:tcPr>
            <w:tcW w:w="1165" w:type="dxa"/>
            <w:noWrap/>
            <w:hideMark/>
          </w:tcPr>
          <w:p w14:paraId="2BD36DAD" w14:textId="56A660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850.10 </w:t>
            </w:r>
          </w:p>
        </w:tc>
        <w:tc>
          <w:tcPr>
            <w:tcW w:w="2835" w:type="dxa"/>
            <w:hideMark/>
          </w:tcPr>
          <w:p w14:paraId="69234C3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Related parties work program</w:t>
            </w:r>
          </w:p>
        </w:tc>
        <w:tc>
          <w:tcPr>
            <w:tcW w:w="1701" w:type="dxa"/>
            <w:hideMark/>
          </w:tcPr>
          <w:p w14:paraId="0A2F56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50C127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B2E255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45A81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072B6D6" w14:textId="77777777" w:rsidTr="00F66D65">
        <w:trPr>
          <w:trHeight w:val="300"/>
        </w:trPr>
        <w:tc>
          <w:tcPr>
            <w:tcW w:w="8593" w:type="dxa"/>
            <w:gridSpan w:val="6"/>
            <w:noWrap/>
            <w:hideMark/>
          </w:tcPr>
          <w:p w14:paraId="23633847" w14:textId="3DBC47A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Commitments and contingencies </w:t>
            </w:r>
          </w:p>
        </w:tc>
      </w:tr>
      <w:tr w:rsidR="00C35815" w:rsidRPr="006904ED" w14:paraId="0420F22D" w14:textId="77777777" w:rsidTr="00F66D65">
        <w:trPr>
          <w:trHeight w:val="540"/>
        </w:trPr>
        <w:tc>
          <w:tcPr>
            <w:tcW w:w="1165" w:type="dxa"/>
            <w:noWrap/>
            <w:hideMark/>
          </w:tcPr>
          <w:p w14:paraId="3BDD0EAD" w14:textId="3E1E5EF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857.10 </w:t>
            </w:r>
          </w:p>
        </w:tc>
        <w:tc>
          <w:tcPr>
            <w:tcW w:w="2835" w:type="dxa"/>
            <w:hideMark/>
          </w:tcPr>
          <w:p w14:paraId="2A88E20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Commitments and contingencies work program</w:t>
            </w:r>
          </w:p>
        </w:tc>
        <w:tc>
          <w:tcPr>
            <w:tcW w:w="1701" w:type="dxa"/>
            <w:hideMark/>
          </w:tcPr>
          <w:p w14:paraId="6053346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30F214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67D497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7705A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FE9DD95" w14:textId="77777777" w:rsidTr="00F66D65">
        <w:trPr>
          <w:trHeight w:val="300"/>
        </w:trPr>
        <w:tc>
          <w:tcPr>
            <w:tcW w:w="8593" w:type="dxa"/>
            <w:gridSpan w:val="6"/>
            <w:noWrap/>
            <w:hideMark/>
          </w:tcPr>
          <w:p w14:paraId="7EF74A49" w14:textId="7E276A3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Statement of Cash Flows </w:t>
            </w:r>
          </w:p>
        </w:tc>
      </w:tr>
      <w:tr w:rsidR="00C35815" w:rsidRPr="006904ED" w14:paraId="5D1A6D7D" w14:textId="77777777" w:rsidTr="00F66D65">
        <w:trPr>
          <w:trHeight w:val="540"/>
        </w:trPr>
        <w:tc>
          <w:tcPr>
            <w:tcW w:w="1165" w:type="dxa"/>
            <w:noWrap/>
            <w:hideMark/>
          </w:tcPr>
          <w:p w14:paraId="79E6A220" w14:textId="53B417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880.10 </w:t>
            </w:r>
          </w:p>
        </w:tc>
        <w:tc>
          <w:tcPr>
            <w:tcW w:w="2835" w:type="dxa"/>
            <w:hideMark/>
          </w:tcPr>
          <w:p w14:paraId="1FE68F5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Statement of Cash Flows work program</w:t>
            </w:r>
          </w:p>
        </w:tc>
        <w:tc>
          <w:tcPr>
            <w:tcW w:w="1701" w:type="dxa"/>
            <w:hideMark/>
          </w:tcPr>
          <w:p w14:paraId="6B162E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D050D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5D085F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BAFAA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4FFFDC3" w14:textId="77777777" w:rsidTr="00F66D65">
        <w:trPr>
          <w:trHeight w:val="300"/>
        </w:trPr>
        <w:tc>
          <w:tcPr>
            <w:tcW w:w="8593" w:type="dxa"/>
            <w:gridSpan w:val="6"/>
            <w:noWrap/>
            <w:hideMark/>
          </w:tcPr>
          <w:p w14:paraId="59E72EEC" w14:textId="6804B1D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1 </w:t>
            </w:r>
          </w:p>
        </w:tc>
      </w:tr>
      <w:tr w:rsidR="00C35815" w:rsidRPr="006904ED" w14:paraId="36F8EEDB" w14:textId="77777777" w:rsidTr="00F66D65">
        <w:trPr>
          <w:trHeight w:val="540"/>
        </w:trPr>
        <w:tc>
          <w:tcPr>
            <w:tcW w:w="1165" w:type="dxa"/>
            <w:noWrap/>
            <w:hideMark/>
          </w:tcPr>
          <w:p w14:paraId="3BB6D624" w14:textId="36EBE07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891.10 </w:t>
            </w:r>
          </w:p>
        </w:tc>
        <w:tc>
          <w:tcPr>
            <w:tcW w:w="2835" w:type="dxa"/>
            <w:hideMark/>
          </w:tcPr>
          <w:p w14:paraId="7041F4A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1 work program</w:t>
            </w:r>
          </w:p>
        </w:tc>
        <w:tc>
          <w:tcPr>
            <w:tcW w:w="1701" w:type="dxa"/>
            <w:hideMark/>
          </w:tcPr>
          <w:p w14:paraId="2D5463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971206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3F54DE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B9CCF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42A2424" w14:textId="77777777" w:rsidTr="00F66D65">
        <w:trPr>
          <w:trHeight w:val="300"/>
        </w:trPr>
        <w:tc>
          <w:tcPr>
            <w:tcW w:w="8593" w:type="dxa"/>
            <w:gridSpan w:val="6"/>
            <w:noWrap/>
            <w:hideMark/>
          </w:tcPr>
          <w:p w14:paraId="06F01A35" w14:textId="4DFAE5C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2 </w:t>
            </w:r>
          </w:p>
        </w:tc>
      </w:tr>
      <w:tr w:rsidR="00C35815" w:rsidRPr="006904ED" w14:paraId="3ADDA8FB" w14:textId="77777777" w:rsidTr="00F66D65">
        <w:trPr>
          <w:trHeight w:val="540"/>
        </w:trPr>
        <w:tc>
          <w:tcPr>
            <w:tcW w:w="1165" w:type="dxa"/>
            <w:noWrap/>
            <w:hideMark/>
          </w:tcPr>
          <w:p w14:paraId="1FB95E75" w14:textId="15FEF72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892.10 </w:t>
            </w:r>
          </w:p>
        </w:tc>
        <w:tc>
          <w:tcPr>
            <w:tcW w:w="2835" w:type="dxa"/>
            <w:hideMark/>
          </w:tcPr>
          <w:p w14:paraId="25697F2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2 work program</w:t>
            </w:r>
          </w:p>
        </w:tc>
        <w:tc>
          <w:tcPr>
            <w:tcW w:w="1701" w:type="dxa"/>
            <w:hideMark/>
          </w:tcPr>
          <w:p w14:paraId="5B3ED9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52CB1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E9F1C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9108C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0236F16" w14:textId="77777777" w:rsidTr="00F66D65">
        <w:trPr>
          <w:trHeight w:val="300"/>
        </w:trPr>
        <w:tc>
          <w:tcPr>
            <w:tcW w:w="8593" w:type="dxa"/>
            <w:gridSpan w:val="6"/>
            <w:noWrap/>
            <w:hideMark/>
          </w:tcPr>
          <w:p w14:paraId="64A885D7" w14:textId="35D1692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893.</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3 </w:t>
            </w:r>
          </w:p>
        </w:tc>
      </w:tr>
      <w:tr w:rsidR="00C35815" w:rsidRPr="006904ED" w14:paraId="734B66DF" w14:textId="77777777" w:rsidTr="00F66D65">
        <w:trPr>
          <w:trHeight w:val="540"/>
        </w:trPr>
        <w:tc>
          <w:tcPr>
            <w:tcW w:w="1165" w:type="dxa"/>
            <w:noWrap/>
            <w:hideMark/>
          </w:tcPr>
          <w:p w14:paraId="5A695AA2" w14:textId="6B2E9BF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893.10 </w:t>
            </w:r>
          </w:p>
        </w:tc>
        <w:tc>
          <w:tcPr>
            <w:tcW w:w="2835" w:type="dxa"/>
            <w:hideMark/>
          </w:tcPr>
          <w:p w14:paraId="16C6E92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3 work program</w:t>
            </w:r>
          </w:p>
        </w:tc>
        <w:tc>
          <w:tcPr>
            <w:tcW w:w="1701" w:type="dxa"/>
            <w:hideMark/>
          </w:tcPr>
          <w:p w14:paraId="67EBFB2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30FBE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DFA9D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287EA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96923E6" w14:textId="77777777" w:rsidTr="00F66D65">
        <w:trPr>
          <w:trHeight w:val="300"/>
        </w:trPr>
        <w:tc>
          <w:tcPr>
            <w:tcW w:w="8593" w:type="dxa"/>
            <w:gridSpan w:val="6"/>
            <w:noWrap/>
            <w:hideMark/>
          </w:tcPr>
          <w:p w14:paraId="2EB679BD" w14:textId="1B96F5D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900.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Probe document templates </w:t>
            </w:r>
          </w:p>
        </w:tc>
      </w:tr>
      <w:tr w:rsidR="00C35815" w:rsidRPr="006904ED" w14:paraId="52E1CA30" w14:textId="77777777" w:rsidTr="00F66D65">
        <w:trPr>
          <w:trHeight w:val="540"/>
        </w:trPr>
        <w:tc>
          <w:tcPr>
            <w:tcW w:w="1165" w:type="dxa"/>
            <w:noWrap/>
            <w:hideMark/>
          </w:tcPr>
          <w:p w14:paraId="4192F909" w14:textId="3D22840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90.30 </w:t>
            </w:r>
          </w:p>
        </w:tc>
        <w:tc>
          <w:tcPr>
            <w:tcW w:w="2835" w:type="dxa"/>
            <w:hideMark/>
          </w:tcPr>
          <w:p w14:paraId="3E6896E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Controls testing worksheet</w:t>
            </w:r>
          </w:p>
        </w:tc>
        <w:tc>
          <w:tcPr>
            <w:tcW w:w="1701" w:type="dxa"/>
            <w:hideMark/>
          </w:tcPr>
          <w:p w14:paraId="4D70E99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FBE140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A1255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6752D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CFD4FF2" w14:textId="77777777" w:rsidTr="00F66D65">
        <w:trPr>
          <w:trHeight w:val="540"/>
        </w:trPr>
        <w:tc>
          <w:tcPr>
            <w:tcW w:w="1165" w:type="dxa"/>
            <w:noWrap/>
            <w:hideMark/>
          </w:tcPr>
          <w:p w14:paraId="3B166363" w14:textId="5E03515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90.20 </w:t>
            </w:r>
          </w:p>
        </w:tc>
        <w:tc>
          <w:tcPr>
            <w:tcW w:w="2835" w:type="dxa"/>
            <w:hideMark/>
          </w:tcPr>
          <w:p w14:paraId="64EF9F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Substantive testing worksheet</w:t>
            </w:r>
          </w:p>
        </w:tc>
        <w:tc>
          <w:tcPr>
            <w:tcW w:w="1701" w:type="dxa"/>
            <w:hideMark/>
          </w:tcPr>
          <w:p w14:paraId="57C82B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5287B3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0C09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E6C4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136EEEC" w14:textId="77777777" w:rsidTr="00F66D65">
        <w:trPr>
          <w:trHeight w:val="528"/>
        </w:trPr>
        <w:tc>
          <w:tcPr>
            <w:tcW w:w="1165" w:type="dxa"/>
            <w:noWrap/>
            <w:hideMark/>
          </w:tcPr>
          <w:p w14:paraId="6CF0A31F" w14:textId="011FCEB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90.10 </w:t>
            </w:r>
          </w:p>
        </w:tc>
        <w:tc>
          <w:tcPr>
            <w:tcW w:w="2835" w:type="dxa"/>
            <w:hideMark/>
          </w:tcPr>
          <w:p w14:paraId="66AED3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Blank work program</w:t>
            </w:r>
          </w:p>
        </w:tc>
        <w:tc>
          <w:tcPr>
            <w:tcW w:w="1701" w:type="dxa"/>
            <w:hideMark/>
          </w:tcPr>
          <w:p w14:paraId="5BF626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D2D26E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8391BD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EDF75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bl>
    <w:p w14:paraId="446C6370" w14:textId="60C86C86" w:rsidR="0248713B" w:rsidRDefault="0248713B"/>
    <w:p w14:paraId="23E698B5" w14:textId="77777777" w:rsidR="000B5DFE" w:rsidRDefault="000B5DFE" w:rsidP="00DD3676"/>
    <w:p w14:paraId="3C60575A" w14:textId="77777777" w:rsidR="000671EE" w:rsidRDefault="000671EE" w:rsidP="00DD3676"/>
    <w:p w14:paraId="4A67A832" w14:textId="77777777" w:rsidR="000671EE" w:rsidRDefault="000671EE" w:rsidP="00DD3676"/>
    <w:p w14:paraId="4111365B" w14:textId="77777777" w:rsidR="000671EE" w:rsidRDefault="000671EE" w:rsidP="00DD3676"/>
    <w:p w14:paraId="11B83BC4" w14:textId="4936D9C4" w:rsidR="000671EE" w:rsidRPr="008F0F64" w:rsidRDefault="000671EE" w:rsidP="00DD3676">
      <w:pPr>
        <w:sectPr w:rsidR="000671EE" w:rsidRPr="008F0F64" w:rsidSect="005C2A59">
          <w:headerReference w:type="first" r:id="rId68"/>
          <w:pgSz w:w="11906" w:h="16838"/>
          <w:pgMar w:top="1440" w:right="1440" w:bottom="1440" w:left="1440" w:header="709" w:footer="709" w:gutter="0"/>
          <w:cols w:space="708"/>
          <w:docGrid w:linePitch="360"/>
        </w:sectPr>
      </w:pPr>
    </w:p>
    <w:p w14:paraId="01CFF52D" w14:textId="33A89396" w:rsidR="001E099C" w:rsidRPr="008F0F64" w:rsidRDefault="005C3AB7" w:rsidP="00DD3676">
      <w:pPr>
        <w:rPr>
          <w:rFonts w:cstheme="majorHAnsi"/>
          <w:b/>
          <w:bCs/>
          <w:color w:val="F56354" w:themeColor="accent1"/>
          <w:sz w:val="72"/>
          <w:szCs w:val="72"/>
        </w:rPr>
      </w:pPr>
      <w:r w:rsidRPr="008F0F64">
        <w:rPr>
          <w:rFonts w:cstheme="majorHAnsi"/>
          <w:b/>
          <w:bCs/>
          <w:color w:val="F56354" w:themeColor="accent1"/>
          <w:sz w:val="72"/>
          <w:szCs w:val="72"/>
        </w:rPr>
        <w:lastRenderedPageBreak/>
        <w:t>Contact Us</w:t>
      </w:r>
    </w:p>
    <w:p w14:paraId="6532BE07" w14:textId="77777777" w:rsidR="00C571D8" w:rsidRPr="008F0F64" w:rsidRDefault="00C571D8" w:rsidP="00DD3676"/>
    <w:tbl>
      <w:tblPr>
        <w:tblStyle w:val="CWA20222"/>
        <w:tblW w:w="0" w:type="auto"/>
        <w:tblLook w:val="0420" w:firstRow="1" w:lastRow="0" w:firstColumn="0" w:lastColumn="0" w:noHBand="0" w:noVBand="1"/>
      </w:tblPr>
      <w:tblGrid>
        <w:gridCol w:w="4508"/>
        <w:gridCol w:w="4508"/>
      </w:tblGrid>
      <w:tr w:rsidR="002F1A83" w:rsidRPr="008F0F64" w14:paraId="251FF2A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3F11BA2B" w14:textId="77777777" w:rsidR="002F1A83" w:rsidRPr="008F0F64" w:rsidRDefault="002F1A83" w:rsidP="00DD3676">
            <w:r w:rsidRPr="008F0F64">
              <w:t>Main Contact Details</w:t>
            </w:r>
          </w:p>
        </w:tc>
        <w:tc>
          <w:tcPr>
            <w:tcW w:w="4508" w:type="dxa"/>
          </w:tcPr>
          <w:p w14:paraId="1E0AF32E" w14:textId="002C5050" w:rsidR="002F1A83" w:rsidRPr="008F0F64" w:rsidRDefault="002F1A83" w:rsidP="00560473"/>
        </w:tc>
      </w:tr>
      <w:tr w:rsidR="005C3AB7" w:rsidRPr="008F0F64" w14:paraId="043B8C43" w14:textId="77777777" w:rsidTr="006C31B1">
        <w:tc>
          <w:tcPr>
            <w:tcW w:w="4508" w:type="dxa"/>
          </w:tcPr>
          <w:p w14:paraId="55AD647C" w14:textId="104D36B2" w:rsidR="005C3AB7" w:rsidRPr="008F0F64" w:rsidRDefault="005C3AB7" w:rsidP="00DD3676">
            <w:r w:rsidRPr="008F0F64">
              <w:t>Adapt IT Reception</w:t>
            </w:r>
          </w:p>
        </w:tc>
        <w:tc>
          <w:tcPr>
            <w:tcW w:w="4508" w:type="dxa"/>
          </w:tcPr>
          <w:p w14:paraId="727F63CD" w14:textId="476E57D3" w:rsidR="005C3AB7" w:rsidRPr="008F0F64" w:rsidRDefault="005C3AB7" w:rsidP="00DD3676">
            <w:r w:rsidRPr="008F0F64">
              <w:t>+27 10 494</w:t>
            </w:r>
            <w:r w:rsidR="006C31B1" w:rsidRPr="008F0F64">
              <w:t> </w:t>
            </w:r>
            <w:r w:rsidRPr="008F0F64">
              <w:t>100</w:t>
            </w:r>
            <w:r w:rsidR="00F817C1" w:rsidRPr="008F0F64">
              <w:t>0</w:t>
            </w:r>
          </w:p>
          <w:p w14:paraId="77F4C521" w14:textId="444A53D8" w:rsidR="006C31B1" w:rsidRPr="008F0F64" w:rsidRDefault="006C31B1" w:rsidP="00DD3676"/>
        </w:tc>
      </w:tr>
    </w:tbl>
    <w:p w14:paraId="1B2BCF43" w14:textId="73246083" w:rsidR="005C3AB7" w:rsidRPr="008F0F64" w:rsidRDefault="005C3AB7" w:rsidP="00DD3676"/>
    <w:tbl>
      <w:tblPr>
        <w:tblStyle w:val="CWA20222"/>
        <w:tblW w:w="0" w:type="auto"/>
        <w:tblLook w:val="0420" w:firstRow="1" w:lastRow="0" w:firstColumn="0" w:lastColumn="0" w:noHBand="0" w:noVBand="1"/>
      </w:tblPr>
      <w:tblGrid>
        <w:gridCol w:w="4508"/>
        <w:gridCol w:w="4508"/>
      </w:tblGrid>
      <w:tr w:rsidR="0037045C" w:rsidRPr="008F0F64" w14:paraId="3A503DF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2468F52E" w14:textId="15B8FA54" w:rsidR="0037045C" w:rsidRPr="008F0F64" w:rsidRDefault="002F1A83" w:rsidP="00DD3676">
            <w:r w:rsidRPr="008F0F64">
              <w:t>Help Desk Direct Extension</w:t>
            </w:r>
          </w:p>
        </w:tc>
        <w:tc>
          <w:tcPr>
            <w:tcW w:w="4508" w:type="dxa"/>
          </w:tcPr>
          <w:p w14:paraId="6992A852" w14:textId="77777777" w:rsidR="0037045C" w:rsidRPr="008F0F64" w:rsidRDefault="0037045C" w:rsidP="00560473"/>
        </w:tc>
      </w:tr>
      <w:tr w:rsidR="0037045C" w:rsidRPr="008F0F64" w14:paraId="458F9F6C" w14:textId="77777777" w:rsidTr="006C31B1">
        <w:tc>
          <w:tcPr>
            <w:tcW w:w="4508" w:type="dxa"/>
          </w:tcPr>
          <w:p w14:paraId="3366D17A" w14:textId="2CAEFC15" w:rsidR="0037045C" w:rsidRPr="008F0F64" w:rsidRDefault="009B688B" w:rsidP="00DD3676">
            <w:r w:rsidRPr="008F0F64">
              <w:t>E-mail Caseware Support</w:t>
            </w:r>
          </w:p>
        </w:tc>
        <w:tc>
          <w:tcPr>
            <w:tcW w:w="4508" w:type="dxa"/>
          </w:tcPr>
          <w:p w14:paraId="0A7F0280" w14:textId="097C7D2F" w:rsidR="0037045C" w:rsidRPr="008F0F64" w:rsidRDefault="00FF0578" w:rsidP="00DD3676">
            <w:hyperlink r:id="rId69" w:history="1">
              <w:r w:rsidRPr="008F0F64">
                <w:rPr>
                  <w:rStyle w:val="Hyperlink"/>
                </w:rPr>
                <w:t>support@casewareafrica.co.za</w:t>
              </w:r>
            </w:hyperlink>
          </w:p>
        </w:tc>
      </w:tr>
    </w:tbl>
    <w:p w14:paraId="55978923" w14:textId="0D581115" w:rsidR="00C571D8" w:rsidRPr="008F0F64" w:rsidRDefault="00C571D8" w:rsidP="00DD3676"/>
    <w:tbl>
      <w:tblPr>
        <w:tblStyle w:val="CWA20222"/>
        <w:tblW w:w="0" w:type="auto"/>
        <w:tblLook w:val="04A0" w:firstRow="1" w:lastRow="0" w:firstColumn="1" w:lastColumn="0" w:noHBand="0" w:noVBand="1"/>
      </w:tblPr>
      <w:tblGrid>
        <w:gridCol w:w="9016"/>
      </w:tblGrid>
      <w:tr w:rsidR="009B688B" w:rsidRPr="008F0F64" w14:paraId="79901E86" w14:textId="77777777" w:rsidTr="009B6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11CA71" w14:textId="5002611D" w:rsidR="009B688B" w:rsidRPr="008F0F64" w:rsidRDefault="009B688B" w:rsidP="00DD3676">
            <w:r w:rsidRPr="008F0F64">
              <w:t>Other Important Details</w:t>
            </w:r>
          </w:p>
        </w:tc>
      </w:tr>
    </w:tbl>
    <w:p w14:paraId="069410D3" w14:textId="73CF5E26" w:rsidR="009B688B" w:rsidRPr="008F0F64" w:rsidRDefault="009B688B" w:rsidP="00DD3676"/>
    <w:p w14:paraId="755BD023" w14:textId="00E782C9" w:rsidR="009B688B" w:rsidRPr="008F0F64" w:rsidRDefault="009B688B" w:rsidP="00DD3676">
      <w:r w:rsidRPr="008F0F64">
        <w:t xml:space="preserve">Register at </w:t>
      </w:r>
      <w:hyperlink r:id="rId70" w:history="1">
        <w:r w:rsidRPr="008F0F64">
          <w:rPr>
            <w:rStyle w:val="Hyperlink"/>
          </w:rPr>
          <w:t>success.casewareafrica.com</w:t>
        </w:r>
      </w:hyperlink>
      <w:r w:rsidRPr="008F0F64">
        <w:t xml:space="preserve"> for easy access to frequently asked questions, upgrades, </w:t>
      </w:r>
      <w:r w:rsidR="00AB5AE1" w:rsidRPr="008F0F64">
        <w:t>downloads,</w:t>
      </w:r>
      <w:r w:rsidRPr="008F0F64">
        <w:t xml:space="preserve"> and technical documentation.</w:t>
      </w:r>
    </w:p>
    <w:p w14:paraId="2D888B03" w14:textId="6A49C422" w:rsidR="00AB5AE1" w:rsidRPr="008F0F64" w:rsidRDefault="00AB5AE1" w:rsidP="00DD3676"/>
    <w:p w14:paraId="2AF64896" w14:textId="537065AE" w:rsidR="00AB5AE1" w:rsidRPr="008F0F64" w:rsidRDefault="004A29A8" w:rsidP="00DD3676">
      <w:pPr>
        <w:rPr>
          <w:b/>
          <w:bCs/>
        </w:rPr>
      </w:pPr>
      <w:r w:rsidRPr="008F0F64">
        <w:rPr>
          <w:b/>
          <w:bCs/>
        </w:rPr>
        <w:t xml:space="preserve">Email us at </w:t>
      </w:r>
      <w:hyperlink r:id="rId71" w:history="1">
        <w:r w:rsidRPr="008F0F64">
          <w:rPr>
            <w:rStyle w:val="Hyperlink"/>
            <w:b/>
            <w:bCs/>
          </w:rPr>
          <w:t>info@casewareafrica.co.za</w:t>
        </w:r>
      </w:hyperlink>
      <w:r w:rsidRPr="008F0F64">
        <w:rPr>
          <w:b/>
          <w:bCs/>
        </w:rPr>
        <w:t xml:space="preserve"> regarding:</w:t>
      </w:r>
    </w:p>
    <w:p w14:paraId="19F9B2F5" w14:textId="63FF61F0" w:rsidR="004A29A8" w:rsidRPr="008F0F64" w:rsidRDefault="004A29A8" w:rsidP="00DD3676">
      <w:r w:rsidRPr="008F0F64">
        <w:t>Feedback</w:t>
      </w:r>
    </w:p>
    <w:p w14:paraId="575D2D1F" w14:textId="6BFF4117" w:rsidR="004A29A8" w:rsidRPr="008F0F64" w:rsidRDefault="004A29A8" w:rsidP="00DD3676">
      <w:r w:rsidRPr="008F0F64">
        <w:t>Ideas on service or products</w:t>
      </w:r>
    </w:p>
    <w:p w14:paraId="3A71133B" w14:textId="5B2F4FC6" w:rsidR="004A29A8" w:rsidRPr="008F0F64" w:rsidRDefault="004A29A8" w:rsidP="00DD3676">
      <w:r w:rsidRPr="008F0F64">
        <w:t>Product information</w:t>
      </w:r>
    </w:p>
    <w:p w14:paraId="41143819" w14:textId="27D6FC49" w:rsidR="004A29A8" w:rsidRPr="008F0F64" w:rsidRDefault="004A29A8" w:rsidP="00DD3676">
      <w:r w:rsidRPr="008F0F64">
        <w:t>Account or license information</w:t>
      </w:r>
    </w:p>
    <w:p w14:paraId="7D99578E" w14:textId="540019D1" w:rsidR="004A29A8" w:rsidRPr="008F0F64" w:rsidRDefault="004A29A8" w:rsidP="00DD3676">
      <w:r w:rsidRPr="008F0F64">
        <w:t>Any other queries</w:t>
      </w:r>
    </w:p>
    <w:p w14:paraId="22EB47E3" w14:textId="77777777" w:rsidR="00B93024" w:rsidRPr="008F0F64" w:rsidRDefault="00B93024" w:rsidP="00DD3676"/>
    <w:p w14:paraId="0BF9E127" w14:textId="0C3F3CBC" w:rsidR="004A29A8" w:rsidRPr="008F0F64" w:rsidRDefault="004A29A8" w:rsidP="00DD3676"/>
    <w:tbl>
      <w:tblPr>
        <w:tblStyle w:val="CWA20222"/>
        <w:tblW w:w="0" w:type="auto"/>
        <w:tblLook w:val="0420" w:firstRow="1" w:lastRow="0" w:firstColumn="0" w:lastColumn="0" w:noHBand="0" w:noVBand="1"/>
      </w:tblPr>
      <w:tblGrid>
        <w:gridCol w:w="993"/>
        <w:gridCol w:w="8023"/>
      </w:tblGrid>
      <w:tr w:rsidR="00036007" w:rsidRPr="008F0F64" w14:paraId="10A9CDA4" w14:textId="77777777">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23A1C907" w14:textId="7A6ECD65" w:rsidR="00036007" w:rsidRPr="008F0F64" w:rsidRDefault="00036007" w:rsidP="00DD3676">
            <w:commentRangeStart w:id="114"/>
            <w:r w:rsidRPr="008F0F64">
              <w:t xml:space="preserve">Follow </w:t>
            </w:r>
            <w:commentRangeEnd w:id="114"/>
            <w:r w:rsidR="001E0057">
              <w:rPr>
                <w:rStyle w:val="CommentReference"/>
                <w:b w:val="0"/>
              </w:rPr>
              <w:commentReference w:id="114"/>
            </w:r>
            <w:r w:rsidRPr="008F0F64">
              <w:t>us</w:t>
            </w:r>
          </w:p>
        </w:tc>
      </w:tr>
      <w:tr w:rsidR="00A57774" w:rsidRPr="008F0F64" w14:paraId="2305DC14" w14:textId="77777777" w:rsidTr="00036007">
        <w:tc>
          <w:tcPr>
            <w:tcW w:w="993" w:type="dxa"/>
          </w:tcPr>
          <w:p w14:paraId="600D1266" w14:textId="07663A57" w:rsidR="00A57774" w:rsidRPr="008F0F64" w:rsidRDefault="00036007" w:rsidP="00DD3676">
            <w:r w:rsidRPr="008F0F64">
              <w:rPr>
                <w:noProof/>
                <w:lang w:val="en-US"/>
              </w:rPr>
              <w:drawing>
                <wp:inline distT="0" distB="0" distL="0" distR="0" wp14:anchorId="77D8C8B6" wp14:editId="5298D54B">
                  <wp:extent cx="254000" cy="25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2"/>
                          <a:stretch>
                            <a:fillRect/>
                          </a:stretch>
                        </pic:blipFill>
                        <pic:spPr>
                          <a:xfrm>
                            <a:off x="0" y="0"/>
                            <a:ext cx="254000" cy="254000"/>
                          </a:xfrm>
                          <a:prstGeom prst="rect">
                            <a:avLst/>
                          </a:prstGeom>
                        </pic:spPr>
                      </pic:pic>
                    </a:graphicData>
                  </a:graphic>
                </wp:inline>
              </w:drawing>
            </w:r>
          </w:p>
        </w:tc>
        <w:tc>
          <w:tcPr>
            <w:tcW w:w="8023" w:type="dxa"/>
          </w:tcPr>
          <w:p w14:paraId="7087C10C" w14:textId="49296780" w:rsidR="00A57774" w:rsidRPr="008F0F64" w:rsidRDefault="00F01103" w:rsidP="00DD3676">
            <w:hyperlink r:id="rId73" w:history="1">
              <w:r w:rsidRPr="008F0F64">
                <w:rPr>
                  <w:rStyle w:val="Hyperlink"/>
                </w:rPr>
                <w:t>Caseware Africa – South Africa</w:t>
              </w:r>
            </w:hyperlink>
          </w:p>
        </w:tc>
      </w:tr>
      <w:tr w:rsidR="00C84DBD" w:rsidRPr="008F0F64" w14:paraId="3BC05BCD" w14:textId="77777777" w:rsidTr="00036007">
        <w:tc>
          <w:tcPr>
            <w:tcW w:w="993" w:type="dxa"/>
          </w:tcPr>
          <w:p w14:paraId="1CAD299A" w14:textId="5A7D7542" w:rsidR="00C84DBD" w:rsidRPr="008F0F64" w:rsidRDefault="002A7977" w:rsidP="00DD3676">
            <w:pPr>
              <w:rPr>
                <w:noProof/>
                <w:lang w:val="en-US"/>
              </w:rPr>
            </w:pPr>
            <w:r w:rsidRPr="008F0F64">
              <w:rPr>
                <w:noProof/>
                <w:lang w:val="en-US"/>
              </w:rPr>
              <w:drawing>
                <wp:inline distT="0" distB="0" distL="0" distR="0" wp14:anchorId="1A085419" wp14:editId="4C8F04DE">
                  <wp:extent cx="254000" cy="25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4"/>
                          <a:stretch>
                            <a:fillRect/>
                          </a:stretch>
                        </pic:blipFill>
                        <pic:spPr>
                          <a:xfrm>
                            <a:off x="0" y="0"/>
                            <a:ext cx="254000" cy="254000"/>
                          </a:xfrm>
                          <a:prstGeom prst="rect">
                            <a:avLst/>
                          </a:prstGeom>
                        </pic:spPr>
                      </pic:pic>
                    </a:graphicData>
                  </a:graphic>
                </wp:inline>
              </w:drawing>
            </w:r>
          </w:p>
        </w:tc>
        <w:tc>
          <w:tcPr>
            <w:tcW w:w="8023" w:type="dxa"/>
          </w:tcPr>
          <w:p w14:paraId="3A21BF9A" w14:textId="7F9D4E1D" w:rsidR="00C84DBD" w:rsidRPr="008F0F64" w:rsidRDefault="00F01103" w:rsidP="00DD3676">
            <w:hyperlink r:id="rId75" w:history="1">
              <w:r w:rsidRPr="008F0F64">
                <w:rPr>
                  <w:rStyle w:val="Hyperlink"/>
                </w:rPr>
                <w:t>Caseware Africa – South Africa</w:t>
              </w:r>
            </w:hyperlink>
          </w:p>
        </w:tc>
      </w:tr>
      <w:tr w:rsidR="00797EAC" w:rsidRPr="008F0F64" w14:paraId="4FFA0581" w14:textId="77777777" w:rsidTr="00036007">
        <w:tc>
          <w:tcPr>
            <w:tcW w:w="993" w:type="dxa"/>
          </w:tcPr>
          <w:p w14:paraId="4F220A7A" w14:textId="69EE73A1" w:rsidR="00797EAC" w:rsidRPr="008F0F64" w:rsidRDefault="003A4CE6" w:rsidP="00DD3676">
            <w:pPr>
              <w:rPr>
                <w:noProof/>
                <w:lang w:val="en-US"/>
              </w:rPr>
            </w:pPr>
            <w:r w:rsidRPr="008F0F64">
              <w:rPr>
                <w:noProof/>
                <w:lang w:val="en-US"/>
              </w:rPr>
              <w:drawing>
                <wp:inline distT="0" distB="0" distL="0" distR="0" wp14:anchorId="7BD6E477" wp14:editId="7E07A888">
                  <wp:extent cx="254000" cy="25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6"/>
                          <a:stretch>
                            <a:fillRect/>
                          </a:stretch>
                        </pic:blipFill>
                        <pic:spPr>
                          <a:xfrm>
                            <a:off x="0" y="0"/>
                            <a:ext cx="254000" cy="254000"/>
                          </a:xfrm>
                          <a:prstGeom prst="rect">
                            <a:avLst/>
                          </a:prstGeom>
                        </pic:spPr>
                      </pic:pic>
                    </a:graphicData>
                  </a:graphic>
                </wp:inline>
              </w:drawing>
            </w:r>
          </w:p>
        </w:tc>
        <w:tc>
          <w:tcPr>
            <w:tcW w:w="8023" w:type="dxa"/>
          </w:tcPr>
          <w:p w14:paraId="67F8D46B" w14:textId="05E84F84" w:rsidR="00797EAC" w:rsidRPr="008F0F64" w:rsidRDefault="00F01103" w:rsidP="00DD3676">
            <w:hyperlink r:id="rId77" w:history="1">
              <w:r w:rsidRPr="008F0F64">
                <w:rPr>
                  <w:rStyle w:val="Hyperlink"/>
                </w:rPr>
                <w:t>Caseware Africa – South Africa</w:t>
              </w:r>
            </w:hyperlink>
          </w:p>
        </w:tc>
      </w:tr>
      <w:tr w:rsidR="00C10CE6" w:rsidRPr="008F0F64" w14:paraId="4715666C" w14:textId="77777777" w:rsidTr="00036007">
        <w:tc>
          <w:tcPr>
            <w:tcW w:w="993" w:type="dxa"/>
          </w:tcPr>
          <w:p w14:paraId="705DB9B1" w14:textId="36529DFE" w:rsidR="00C10CE6" w:rsidRPr="008F0F64" w:rsidRDefault="00B644B1" w:rsidP="00DD3676">
            <w:pPr>
              <w:rPr>
                <w:noProof/>
                <w:lang w:val="en-US"/>
              </w:rPr>
            </w:pPr>
            <w:r w:rsidRPr="008F0F64">
              <w:rPr>
                <w:noProof/>
                <w:lang w:val="en-US"/>
              </w:rPr>
              <w:drawing>
                <wp:inline distT="0" distB="0" distL="0" distR="0" wp14:anchorId="1A83DD29" wp14:editId="4FC83719">
                  <wp:extent cx="254000" cy="25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8"/>
                          <a:stretch>
                            <a:fillRect/>
                          </a:stretch>
                        </pic:blipFill>
                        <pic:spPr>
                          <a:xfrm>
                            <a:off x="0" y="0"/>
                            <a:ext cx="254000" cy="254000"/>
                          </a:xfrm>
                          <a:prstGeom prst="rect">
                            <a:avLst/>
                          </a:prstGeom>
                        </pic:spPr>
                      </pic:pic>
                    </a:graphicData>
                  </a:graphic>
                </wp:inline>
              </w:drawing>
            </w:r>
          </w:p>
        </w:tc>
        <w:tc>
          <w:tcPr>
            <w:tcW w:w="8023" w:type="dxa"/>
          </w:tcPr>
          <w:p w14:paraId="56A9B1C3" w14:textId="738D683D" w:rsidR="00C10CE6" w:rsidRPr="008F0F64" w:rsidRDefault="00F01103" w:rsidP="00DD3676">
            <w:hyperlink r:id="rId79" w:history="1">
              <w:r w:rsidRPr="008F0F64">
                <w:rPr>
                  <w:rStyle w:val="Hyperlink"/>
                </w:rPr>
                <w:t>Caseware Africa – South Africa</w:t>
              </w:r>
            </w:hyperlink>
          </w:p>
        </w:tc>
      </w:tr>
    </w:tbl>
    <w:p w14:paraId="7109A82C" w14:textId="77777777" w:rsidR="004A29A8" w:rsidRPr="008F0F64" w:rsidRDefault="004A29A8" w:rsidP="00DD3676"/>
    <w:sectPr w:rsidR="004A29A8" w:rsidRPr="008F0F64" w:rsidSect="00E81E04">
      <w:pgSz w:w="11906" w:h="16838"/>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uané Schreuder" w:date="2024-06-11T17:59:00Z" w:initials="JS">
    <w:p w14:paraId="0CBE3917" w14:textId="13DF7B88" w:rsidR="006A002B" w:rsidRDefault="006A002B" w:rsidP="006A002B">
      <w:pPr>
        <w:pStyle w:val="CommentText"/>
      </w:pPr>
      <w:r>
        <w:rPr>
          <w:rStyle w:val="CommentReference"/>
        </w:rPr>
        <w:annotationRef/>
      </w:r>
      <w:r>
        <w:fldChar w:fldCharType="begin"/>
      </w:r>
      <w:r>
        <w:instrText>HYPERLINK "mailto:sandhini.Rimell@adaptit.com"</w:instrText>
      </w:r>
      <w:bookmarkStart w:id="14" w:name="_@_9F51F8D20BEA4208AA3DF1C15B70DE97Z"/>
      <w:r>
        <w:fldChar w:fldCharType="separate"/>
      </w:r>
      <w:bookmarkEnd w:id="14"/>
      <w:r w:rsidRPr="006A002B">
        <w:rPr>
          <w:rStyle w:val="Mention"/>
          <w:noProof/>
        </w:rPr>
        <w:t>@Sandhini Rimell</w:t>
      </w:r>
      <w:r>
        <w:fldChar w:fldCharType="end"/>
      </w:r>
      <w:r>
        <w:t xml:space="preserve"> there is nothing in ‘universal’  about speed improvements. Do you need to include that?</w:t>
      </w:r>
    </w:p>
  </w:comment>
  <w:comment w:id="11" w:author="Sandhini Rimell" w:date="2024-06-12T10:12:00Z" w:initials="SR">
    <w:p w14:paraId="3F14EF4E" w14:textId="18CC66BC" w:rsidR="00EB66DD" w:rsidRDefault="00EB66DD">
      <w:pPr>
        <w:pStyle w:val="CommentText"/>
      </w:pPr>
      <w:r>
        <w:rPr>
          <w:rStyle w:val="CommentReference"/>
        </w:rPr>
        <w:annotationRef/>
      </w:r>
      <w:r w:rsidRPr="2A001901">
        <w:t>will add - new files only and refer to speed guide for current files as well. Can add documents and % improvements</w:t>
      </w:r>
    </w:p>
  </w:comment>
  <w:comment w:id="12" w:author="Sandhini Rimell" w:date="2024-06-12T16:08:00Z" w:initials="SR">
    <w:p w14:paraId="65CAD13D" w14:textId="2E2083DE" w:rsidR="00373D0D" w:rsidRDefault="00373D0D">
      <w:pPr>
        <w:pStyle w:val="CommentText"/>
      </w:pPr>
      <w:r>
        <w:rPr>
          <w:rStyle w:val="CommentReference"/>
        </w:rPr>
        <w:annotationRef/>
      </w:r>
      <w:r w:rsidRPr="06E16127">
        <w:t xml:space="preserve">Added - </w:t>
      </w:r>
      <w:r>
        <w:fldChar w:fldCharType="begin"/>
      </w:r>
      <w:r>
        <w:instrText xml:space="preserve"> HYPERLINK "mailto:Juane.Schreuder@adaptit.com"</w:instrText>
      </w:r>
      <w:bookmarkStart w:id="15" w:name="_@_C8079F0E02B24C208458E8F1A52DF9EAZ"/>
      <w:r>
        <w:fldChar w:fldCharType="separate"/>
      </w:r>
      <w:bookmarkEnd w:id="15"/>
      <w:r w:rsidRPr="25D7C1ED">
        <w:rPr>
          <w:rStyle w:val="Mention"/>
          <w:noProof/>
        </w:rPr>
        <w:t>@Juané Schreuder</w:t>
      </w:r>
      <w:r>
        <w:fldChar w:fldCharType="end"/>
      </w:r>
      <w:r w:rsidRPr="77BB5CE1">
        <w:t xml:space="preserve">  does this make sense to the user?</w:t>
      </w:r>
    </w:p>
  </w:comment>
  <w:comment w:id="13" w:author="Juané Schreuder" w:date="2024-06-13T08:03:00Z" w:initials="JS">
    <w:p w14:paraId="68267FB3" w14:textId="3ACDA684" w:rsidR="00CF3F50" w:rsidRDefault="00CF3F50" w:rsidP="00CF3F50">
      <w:pPr>
        <w:pStyle w:val="CommentText"/>
      </w:pPr>
      <w:r>
        <w:rPr>
          <w:rStyle w:val="CommentReference"/>
        </w:rPr>
        <w:annotationRef/>
      </w:r>
      <w:r>
        <w:fldChar w:fldCharType="begin"/>
      </w:r>
      <w:r>
        <w:instrText>HYPERLINK "mailto:sandhini.Rimell@adaptit.com"</w:instrText>
      </w:r>
      <w:bookmarkStart w:id="16" w:name="_@_BBD2B82C1F78447CBEEEE4FE2C383D94Z"/>
      <w:r>
        <w:fldChar w:fldCharType="separate"/>
      </w:r>
      <w:bookmarkEnd w:id="16"/>
      <w:r w:rsidRPr="00CF3F50">
        <w:rPr>
          <w:rStyle w:val="Mention"/>
          <w:noProof/>
        </w:rPr>
        <w:t>@Sandhini Rimell</w:t>
      </w:r>
      <w:r>
        <w:fldChar w:fldCharType="end"/>
      </w:r>
      <w:r>
        <w:t xml:space="preserve"> I think for those focused on speed it will, yes. Thanks.</w:t>
      </w:r>
    </w:p>
  </w:comment>
  <w:comment w:id="26" w:author="Juané Schreuder" w:date="2024-07-25T15:22:00Z" w:initials="JS">
    <w:p w14:paraId="383A3AAD" w14:textId="77777777" w:rsidR="000A636B" w:rsidRDefault="000A636B" w:rsidP="000A636B">
      <w:pPr>
        <w:pStyle w:val="CommentText"/>
      </w:pPr>
      <w:r>
        <w:rPr>
          <w:rStyle w:val="CommentReference"/>
        </w:rPr>
        <w:annotationRef/>
      </w:r>
      <w:r>
        <w:t>We call this the ‘record button’.</w:t>
      </w:r>
    </w:p>
  </w:comment>
  <w:comment w:id="27" w:author="Christine Rossouw" w:date="2024-07-25T15:27:00Z" w:initials="CR">
    <w:p w14:paraId="32CC9C69" w14:textId="3A6E75E4" w:rsidR="770E51A4" w:rsidRDefault="770E51A4">
      <w:pPr>
        <w:pStyle w:val="CommentText"/>
      </w:pPr>
      <w:r>
        <w:fldChar w:fldCharType="begin"/>
      </w:r>
      <w:r>
        <w:instrText xml:space="preserve"> HYPERLINK "mailto:Juane.Schreuder@adaptit.com"</w:instrText>
      </w:r>
      <w:bookmarkStart w:id="28" w:name="_@_742D7223F389480C9DC1DCBDA60AF870Z"/>
      <w:r>
        <w:fldChar w:fldCharType="separate"/>
      </w:r>
      <w:bookmarkEnd w:id="28"/>
      <w:r w:rsidRPr="770E51A4">
        <w:rPr>
          <w:rStyle w:val="Mention"/>
          <w:noProof/>
        </w:rPr>
        <w:t>@Juané Schreuder</w:t>
      </w:r>
      <w:r>
        <w:fldChar w:fldCharType="end"/>
      </w:r>
      <w:r>
        <w:t xml:space="preserve"> </w:t>
      </w:r>
      <w:r>
        <w:rPr>
          <w:rStyle w:val="CommentReference"/>
        </w:rPr>
        <w:annotationRef/>
      </w:r>
    </w:p>
    <w:p w14:paraId="7A8403DD" w14:textId="25A29ACB" w:rsidR="770E51A4" w:rsidRDefault="770E51A4">
      <w:pPr>
        <w:pStyle w:val="CommentText"/>
      </w:pPr>
      <w:r>
        <w:t>I made the correction. I also use 'Find and Replace' to correct other instances where risk mode was used.</w:t>
      </w:r>
    </w:p>
  </w:comment>
  <w:comment w:id="36" w:author="Sandhini Rimell" w:date="2024-07-26T12:14:00Z" w:initials="SR">
    <w:p w14:paraId="5E32DCF8" w14:textId="410B4239" w:rsidR="3122371A" w:rsidRDefault="3122371A">
      <w:pPr>
        <w:pStyle w:val="CommentText"/>
      </w:pPr>
      <w:r>
        <w:t>Note to myself for formatting</w:t>
      </w:r>
      <w:r>
        <w:rPr>
          <w:rStyle w:val="CommentReference"/>
        </w:rPr>
        <w:annotationRef/>
      </w:r>
    </w:p>
  </w:comment>
  <w:comment w:id="39" w:author="Juané Schreuder" w:date="2024-07-25T15:30:00Z" w:initials="JS">
    <w:p w14:paraId="400E3996" w14:textId="77777777" w:rsidR="00E93A34" w:rsidRDefault="00E93A34" w:rsidP="00E93A34">
      <w:pPr>
        <w:pStyle w:val="CommentText"/>
      </w:pPr>
      <w:r>
        <w:rPr>
          <w:rStyle w:val="CommentReference"/>
        </w:rPr>
        <w:annotationRef/>
      </w:r>
      <w:r>
        <w:t>In the how to’s we’ve started to refer to this as the ‘record button’ because you don’t only record risks. Consider changing this to ‘record button’?</w:t>
      </w:r>
    </w:p>
  </w:comment>
  <w:comment w:id="40" w:author="Juané Schreuder" w:date="2024-07-25T15:31:00Z" w:initials="JS">
    <w:p w14:paraId="55C40F10" w14:textId="77777777" w:rsidR="00FA4526" w:rsidRDefault="00FA4526" w:rsidP="00FA4526">
      <w:pPr>
        <w:pStyle w:val="CommentText"/>
      </w:pPr>
      <w:r>
        <w:rPr>
          <w:rStyle w:val="CommentReference"/>
        </w:rPr>
        <w:annotationRef/>
      </w:r>
      <w:r>
        <w:t>The information in this paragraph seems to relate to the risk dialog, however? So maybe this should read ‘risk dialog’?</w:t>
      </w:r>
    </w:p>
  </w:comment>
  <w:comment w:id="41" w:author="Christine Rossouw" w:date="2024-07-26T07:00:00Z" w:initials="CR">
    <w:p w14:paraId="0F4FE8AE" w14:textId="0D178D61" w:rsidR="514BEB98" w:rsidRDefault="514BEB98">
      <w:pPr>
        <w:pStyle w:val="CommentText"/>
      </w:pPr>
      <w:r>
        <w:fldChar w:fldCharType="begin"/>
      </w:r>
      <w:r>
        <w:instrText xml:space="preserve"> HYPERLINK "mailto:Juane.Schreuder@adaptit.com"</w:instrText>
      </w:r>
      <w:bookmarkStart w:id="43" w:name="_@_AE84489BEDC7491E81B1C31BB8C6849FZ"/>
      <w:r>
        <w:fldChar w:fldCharType="separate"/>
      </w:r>
      <w:bookmarkEnd w:id="43"/>
      <w:r w:rsidRPr="514BEB98">
        <w:rPr>
          <w:rStyle w:val="Mention"/>
          <w:noProof/>
        </w:rPr>
        <w:t>@Juané Schreuder</w:t>
      </w:r>
      <w:r>
        <w:fldChar w:fldCharType="end"/>
      </w:r>
      <w:r>
        <w:t xml:space="preserve"> </w:t>
      </w:r>
      <w:r>
        <w:rPr>
          <w:rStyle w:val="CommentReference"/>
        </w:rPr>
        <w:annotationRef/>
      </w:r>
    </w:p>
    <w:p w14:paraId="327CBCA7" w14:textId="36B8AC14" w:rsidR="514BEB98" w:rsidRDefault="514BEB98">
      <w:pPr>
        <w:pStyle w:val="CommentText"/>
      </w:pPr>
      <w:r>
        <w:t>Updated.</w:t>
      </w:r>
    </w:p>
  </w:comment>
  <w:comment w:id="42" w:author="Juané Schreuder" w:date="2024-07-26T08:48:00Z" w:initials="JS">
    <w:p w14:paraId="06225DEE" w14:textId="67D43C6A" w:rsidR="700216F0" w:rsidRDefault="700216F0">
      <w:pPr>
        <w:pStyle w:val="CommentText"/>
      </w:pPr>
      <w:r>
        <w:t>Thanks.</w:t>
      </w:r>
      <w:r>
        <w:rPr>
          <w:rStyle w:val="CommentReference"/>
        </w:rPr>
        <w:annotationRef/>
      </w:r>
    </w:p>
  </w:comment>
  <w:comment w:id="47" w:author="Juané Schreuder" w:date="2024-07-25T16:33:00Z" w:initials="JS">
    <w:p w14:paraId="365C9E74" w14:textId="0DBA434F" w:rsidR="009465F6" w:rsidRDefault="009465F6" w:rsidP="009465F6">
      <w:pPr>
        <w:pStyle w:val="CommentText"/>
      </w:pPr>
      <w:r>
        <w:rPr>
          <w:rStyle w:val="CommentReference"/>
        </w:rPr>
        <w:annotationRef/>
      </w:r>
      <w:r>
        <w:fldChar w:fldCharType="begin"/>
      </w:r>
      <w:r>
        <w:instrText>HYPERLINK "mailto:Christine.Rossouw@adaptit.com"</w:instrText>
      </w:r>
      <w:bookmarkStart w:id="50" w:name="_@_17A1F7DDC44642D7B7C6C427D97FD259Z"/>
      <w:r>
        <w:fldChar w:fldCharType="separate"/>
      </w:r>
      <w:bookmarkEnd w:id="50"/>
      <w:r w:rsidRPr="009465F6">
        <w:rPr>
          <w:rStyle w:val="Mention"/>
          <w:noProof/>
        </w:rPr>
        <w:t>@Christine Rossouw</w:t>
      </w:r>
      <w:r>
        <w:fldChar w:fldCharType="end"/>
      </w:r>
      <w:r>
        <w:t xml:space="preserve"> this part of the sentence should be here, right? It almost seems like it is duplication of what is in bullet 3, but it makes sense for me that it should be in here as well. Do you agree?</w:t>
      </w:r>
    </w:p>
  </w:comment>
  <w:comment w:id="48" w:author="Christine Rossouw" w:date="2024-07-26T07:02:00Z" w:initials="CR">
    <w:p w14:paraId="3DD0510D" w14:textId="0320D1EB" w:rsidR="514BEB98" w:rsidRDefault="514BEB98">
      <w:pPr>
        <w:pStyle w:val="CommentText"/>
      </w:pPr>
      <w:r>
        <w:fldChar w:fldCharType="begin"/>
      </w:r>
      <w:r>
        <w:instrText xml:space="preserve"> HYPERLINK "mailto:Juane.Schreuder@adaptit.com"</w:instrText>
      </w:r>
      <w:bookmarkStart w:id="51" w:name="_@_C614F9B0D4B34F4ABF395AD41E40F04DZ"/>
      <w:r>
        <w:fldChar w:fldCharType="separate"/>
      </w:r>
      <w:bookmarkEnd w:id="51"/>
      <w:r w:rsidRPr="514BEB98">
        <w:rPr>
          <w:rStyle w:val="Mention"/>
          <w:noProof/>
        </w:rPr>
        <w:t>@Juané Schreuder</w:t>
      </w:r>
      <w:r>
        <w:fldChar w:fldCharType="end"/>
      </w:r>
      <w:r>
        <w:t xml:space="preserve"> </w:t>
      </w:r>
      <w:r>
        <w:rPr>
          <w:rStyle w:val="CommentReference"/>
        </w:rPr>
        <w:annotationRef/>
      </w:r>
    </w:p>
    <w:p w14:paraId="58088C20" w14:textId="28CA1EC1" w:rsidR="514BEB98" w:rsidRDefault="514BEB98">
      <w:pPr>
        <w:pStyle w:val="CommentText"/>
      </w:pPr>
      <w:r>
        <w:t>Reason I included it is to point out that the decision to involvement component auditors is influenced by the decision whether the COTABD will be 'tested' centrally. Therefore, I agree.</w:t>
      </w:r>
    </w:p>
  </w:comment>
  <w:comment w:id="49" w:author="Juané Schreuder" w:date="2024-07-26T08:47:00Z" w:initials="JS">
    <w:p w14:paraId="3B23F0E7" w14:textId="3238740D" w:rsidR="700216F0" w:rsidRDefault="700216F0">
      <w:pPr>
        <w:pStyle w:val="CommentText"/>
      </w:pPr>
      <w:r>
        <w:t>Thanks, me too.</w:t>
      </w:r>
      <w:r>
        <w:rPr>
          <w:rStyle w:val="CommentReference"/>
        </w:rPr>
        <w:annotationRef/>
      </w:r>
    </w:p>
  </w:comment>
  <w:comment w:id="52" w:author="Christine Rossouw [2]" w:date="2024-07-26T09:46:00Z" w:initials="CR">
    <w:p w14:paraId="74EA7592" w14:textId="7945A2AA" w:rsidR="00E3303E" w:rsidRDefault="00E3303E" w:rsidP="00E3303E">
      <w:pPr>
        <w:pStyle w:val="CommentText"/>
      </w:pPr>
      <w:r>
        <w:rPr>
          <w:rStyle w:val="CommentReference"/>
        </w:rPr>
        <w:annotationRef/>
      </w:r>
      <w:r>
        <w:fldChar w:fldCharType="begin"/>
      </w:r>
      <w:r>
        <w:instrText>HYPERLINK "mailto:Juane.Schreuder@adaptit.com"</w:instrText>
      </w:r>
      <w:bookmarkStart w:id="54" w:name="_@_E8628B6C69E047AE89D397C284F51BCAZ"/>
      <w:r>
        <w:fldChar w:fldCharType="separate"/>
      </w:r>
      <w:bookmarkEnd w:id="54"/>
      <w:r w:rsidRPr="00E3303E">
        <w:rPr>
          <w:rStyle w:val="Mention"/>
          <w:noProof/>
        </w:rPr>
        <w:t>@Juané Schreuder</w:t>
      </w:r>
      <w:r>
        <w:fldChar w:fldCharType="end"/>
      </w:r>
      <w:r>
        <w:t xml:space="preserve">   Please take note I added information related to Estimates.  I realised that I omitted to address the </w:t>
      </w:r>
      <w:r>
        <w:rPr>
          <w:rFonts w:hint="cs"/>
        </w:rPr>
        <w:t>‘</w:t>
      </w:r>
      <w:r>
        <w:t>confusion</w:t>
      </w:r>
      <w:r>
        <w:rPr>
          <w:rFonts w:hint="cs"/>
        </w:rPr>
        <w:t>’</w:t>
      </w:r>
      <w:r>
        <w:t xml:space="preserve"> related to estimates and the subsequent changes we made.</w:t>
      </w:r>
    </w:p>
  </w:comment>
  <w:comment w:id="53" w:author="Juané Schreuder" w:date="2024-07-29T23:06:00Z" w:initials="JS">
    <w:p w14:paraId="783D633E" w14:textId="0BC84E36" w:rsidR="26997346" w:rsidRDefault="26997346">
      <w:pPr>
        <w:pStyle w:val="CommentText"/>
      </w:pPr>
      <w:r>
        <w:t>Thank you, very helpful.</w:t>
      </w:r>
      <w:r>
        <w:rPr>
          <w:rStyle w:val="CommentReference"/>
        </w:rPr>
        <w:annotationRef/>
      </w:r>
    </w:p>
  </w:comment>
  <w:comment w:id="63" w:author="Christine Rossouw [2]" w:date="2024-07-25T11:24:00Z" w:initials="CR">
    <w:p w14:paraId="341716CA" w14:textId="6EEB29E7" w:rsidR="00291C89" w:rsidRDefault="00291C89" w:rsidP="00291C89">
      <w:pPr>
        <w:pStyle w:val="CommentText"/>
      </w:pPr>
      <w:r>
        <w:rPr>
          <w:rStyle w:val="CommentReference"/>
        </w:rPr>
        <w:annotationRef/>
      </w:r>
      <w:r>
        <w:fldChar w:fldCharType="begin"/>
      </w:r>
      <w:r>
        <w:instrText>HYPERLINK "mailto:Juane.Schreuder@adaptit.com"</w:instrText>
      </w:r>
      <w:bookmarkStart w:id="65" w:name="_@_E719AFB0DEE04ED79D5852B65AEE7201Z"/>
      <w:r>
        <w:fldChar w:fldCharType="separate"/>
      </w:r>
      <w:bookmarkEnd w:id="65"/>
      <w:r w:rsidRPr="00291C89">
        <w:rPr>
          <w:rStyle w:val="Mention"/>
          <w:noProof/>
        </w:rPr>
        <w:t>@Juané Schreuder</w:t>
      </w:r>
      <w:r>
        <w:fldChar w:fldCharType="end"/>
      </w:r>
      <w:r>
        <w:t xml:space="preserve"> </w:t>
      </w:r>
    </w:p>
    <w:p w14:paraId="74D20099" w14:textId="77777777" w:rsidR="00291C89" w:rsidRDefault="00291C89" w:rsidP="00291C89">
      <w:pPr>
        <w:pStyle w:val="CommentText"/>
      </w:pPr>
      <w:r>
        <w:t xml:space="preserve">Please take note that I split par 3.3.13 and 3.3.14 to make the actions between identification of components and preliminary assessment or resources required clearer.  </w:t>
      </w:r>
    </w:p>
    <w:p w14:paraId="376DD6C8" w14:textId="77777777" w:rsidR="00291C89" w:rsidRDefault="00291C89" w:rsidP="00291C89">
      <w:pPr>
        <w:pStyle w:val="CommentText"/>
      </w:pPr>
      <w:r>
        <w:t>I also amended the content with the same objective in mind, clarity.</w:t>
      </w:r>
    </w:p>
    <w:p w14:paraId="6B4AD87E" w14:textId="77777777" w:rsidR="00291C89" w:rsidRDefault="00291C89" w:rsidP="00291C89">
      <w:pPr>
        <w:pStyle w:val="CommentText"/>
      </w:pPr>
      <w:r>
        <w:t>Let me know whether you agree.</w:t>
      </w:r>
    </w:p>
  </w:comment>
  <w:comment w:id="64" w:author="Juané Schreuder" w:date="2024-07-26T08:57:00Z" w:initials="JS">
    <w:p w14:paraId="62D9A689" w14:textId="5B85D01F" w:rsidR="700216F0" w:rsidRDefault="700216F0">
      <w:pPr>
        <w:pStyle w:val="CommentText"/>
      </w:pPr>
      <w:r>
        <w:t xml:space="preserve">Thanks, Christine. I agree. It provides a lot of clarity and the level of detail is very helpful to a new user to follow the process (and even to understand why it is that way). </w:t>
      </w:r>
      <w:r>
        <w:rPr>
          <w:rStyle w:val="CommentReference"/>
        </w:rPr>
        <w:annotationRef/>
      </w:r>
    </w:p>
  </w:comment>
  <w:comment w:id="75" w:author="Christine Rossouw [2]" w:date="2024-07-25T12:09:00Z" w:initials="CR">
    <w:p w14:paraId="72EC51C2" w14:textId="7A3EEC67" w:rsidR="00951FA9" w:rsidRDefault="00951FA9" w:rsidP="00951FA9">
      <w:pPr>
        <w:pStyle w:val="CommentText"/>
      </w:pPr>
      <w:r>
        <w:rPr>
          <w:rStyle w:val="CommentReference"/>
        </w:rPr>
        <w:annotationRef/>
      </w:r>
      <w:r>
        <w:fldChar w:fldCharType="begin"/>
      </w:r>
      <w:r>
        <w:instrText>HYPERLINK "mailto:Juane.Schreuder@adaptit.com"</w:instrText>
      </w:r>
      <w:bookmarkStart w:id="77" w:name="_@_F9CC8C5F5BE44623A1F262F5EEF9A46BZ"/>
      <w:r>
        <w:fldChar w:fldCharType="separate"/>
      </w:r>
      <w:bookmarkEnd w:id="77"/>
      <w:r w:rsidRPr="00951FA9">
        <w:rPr>
          <w:rStyle w:val="Mention"/>
          <w:noProof/>
        </w:rPr>
        <w:t>@Juané Schreuder</w:t>
      </w:r>
      <w:r>
        <w:fldChar w:fldCharType="end"/>
      </w:r>
      <w:r>
        <w:t xml:space="preserve"> </w:t>
      </w:r>
    </w:p>
    <w:p w14:paraId="25DA1EC9" w14:textId="77777777" w:rsidR="00951FA9" w:rsidRDefault="00951FA9" w:rsidP="00951FA9">
      <w:pPr>
        <w:pStyle w:val="CommentText"/>
      </w:pPr>
      <w:r>
        <w:t>Please take note that I have added this further explanation, based on request/comment by Corne (MGI).</w:t>
      </w:r>
    </w:p>
  </w:comment>
  <w:comment w:id="76" w:author="Juané Schreuder" w:date="2024-07-26T10:01:00Z" w:initials="JS">
    <w:p w14:paraId="1B591CA9" w14:textId="37935E31" w:rsidR="3122371A" w:rsidRDefault="3122371A">
      <w:pPr>
        <w:pStyle w:val="CommentText"/>
      </w:pPr>
      <w:r>
        <w:t xml:space="preserve">Fabulous, thanks. </w:t>
      </w:r>
      <w:r>
        <w:rPr>
          <w:rStyle w:val="CommentReference"/>
        </w:rPr>
        <w:annotationRef/>
      </w:r>
    </w:p>
  </w:comment>
  <w:comment w:id="111" w:author="Christiaan Steyn" w:date="2024-05-07T12:46:00Z" w:initials="CS">
    <w:p w14:paraId="269ED6DF" w14:textId="57690AEE" w:rsidR="00E42E23" w:rsidRDefault="00E42E23" w:rsidP="00E42E23">
      <w:pPr>
        <w:pStyle w:val="CommentText"/>
      </w:pPr>
      <w:r>
        <w:rPr>
          <w:rStyle w:val="CommentReference"/>
        </w:rPr>
        <w:annotationRef/>
      </w:r>
      <w:r>
        <w:fldChar w:fldCharType="begin"/>
      </w:r>
      <w:r>
        <w:instrText>HYPERLINK "mailto:sandhini.Rimell@adaptit.com"</w:instrText>
      </w:r>
      <w:bookmarkStart w:id="112" w:name="_@_FD9711F492DB4E91983F804C1745A7BBZ"/>
      <w:r>
        <w:fldChar w:fldCharType="separate"/>
      </w:r>
      <w:bookmarkEnd w:id="112"/>
      <w:r w:rsidRPr="00E42E23">
        <w:rPr>
          <w:rStyle w:val="Mention"/>
          <w:noProof/>
        </w:rPr>
        <w:t>@Sandhini Rimell</w:t>
      </w:r>
      <w:r>
        <w:fldChar w:fldCharType="end"/>
      </w:r>
      <w:r>
        <w:t xml:space="preserve"> team to update and delete comment once done</w:t>
      </w:r>
    </w:p>
  </w:comment>
  <w:comment w:id="114" w:author="Juané Schreuder" w:date="2024-06-11T17:26:00Z" w:initials="JS">
    <w:p w14:paraId="65021D54" w14:textId="2AB80644" w:rsidR="001E0057" w:rsidRDefault="001E0057" w:rsidP="001E0057">
      <w:pPr>
        <w:pStyle w:val="CommentText"/>
      </w:pPr>
      <w:r>
        <w:rPr>
          <w:rStyle w:val="CommentReference"/>
        </w:rPr>
        <w:annotationRef/>
      </w:r>
      <w:r>
        <w:fldChar w:fldCharType="begin"/>
      </w:r>
      <w:r>
        <w:instrText>HYPERLINK "mailto:Christiaan.Steyn@adaptit.com"</w:instrText>
      </w:r>
      <w:bookmarkStart w:id="115" w:name="_@_4A05043EA31C42CE8DB375EE7239B0B3Z"/>
      <w:r>
        <w:fldChar w:fldCharType="separate"/>
      </w:r>
      <w:bookmarkEnd w:id="115"/>
      <w:r w:rsidRPr="001E0057">
        <w:rPr>
          <w:rStyle w:val="Mention"/>
          <w:noProof/>
        </w:rPr>
        <w:t>@Christiaan Steyn</w:t>
      </w:r>
      <w:r>
        <w:fldChar w:fldCharType="end"/>
      </w:r>
      <w:r>
        <w:t xml:space="preserve"> this should be the logo for X, not twitter. Where do we get this logo? From Zane?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BE3917" w15:done="1"/>
  <w15:commentEx w15:paraId="3F14EF4E" w15:paraIdParent="0CBE3917" w15:done="1"/>
  <w15:commentEx w15:paraId="65CAD13D" w15:paraIdParent="0CBE3917" w15:done="1"/>
  <w15:commentEx w15:paraId="68267FB3" w15:paraIdParent="0CBE3917" w15:done="1"/>
  <w15:commentEx w15:paraId="383A3AAD" w15:done="1"/>
  <w15:commentEx w15:paraId="7A8403DD" w15:paraIdParent="383A3AAD" w15:done="1"/>
  <w15:commentEx w15:paraId="5E32DCF8" w15:done="0"/>
  <w15:commentEx w15:paraId="400E3996" w15:done="1"/>
  <w15:commentEx w15:paraId="55C40F10" w15:paraIdParent="400E3996" w15:done="1"/>
  <w15:commentEx w15:paraId="327CBCA7" w15:paraIdParent="400E3996" w15:done="1"/>
  <w15:commentEx w15:paraId="06225DEE" w15:paraIdParent="400E3996" w15:done="1"/>
  <w15:commentEx w15:paraId="365C9E74" w15:done="1"/>
  <w15:commentEx w15:paraId="58088C20" w15:paraIdParent="365C9E74" w15:done="1"/>
  <w15:commentEx w15:paraId="3B23F0E7" w15:paraIdParent="365C9E74" w15:done="1"/>
  <w15:commentEx w15:paraId="74EA7592" w15:done="0"/>
  <w15:commentEx w15:paraId="783D633E" w15:paraIdParent="74EA7592" w15:done="0"/>
  <w15:commentEx w15:paraId="6B4AD87E" w15:done="1"/>
  <w15:commentEx w15:paraId="62D9A689" w15:paraIdParent="6B4AD87E" w15:done="1"/>
  <w15:commentEx w15:paraId="25DA1EC9" w15:done="0"/>
  <w15:commentEx w15:paraId="1B591CA9" w15:paraIdParent="25DA1EC9" w15:done="0"/>
  <w15:commentEx w15:paraId="269ED6DF" w15:done="1"/>
  <w15:commentEx w15:paraId="65021D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0054AF" w16cex:dateUtc="2024-06-11T15:59:00Z"/>
  <w16cex:commentExtensible w16cex:durableId="15258CF9" w16cex:dateUtc="2024-06-12T08:12:00Z"/>
  <w16cex:commentExtensible w16cex:durableId="7011F7A9" w16cex:dateUtc="2024-06-12T14:08:00Z"/>
  <w16cex:commentExtensible w16cex:durableId="4AB0AE3C" w16cex:dateUtc="2024-06-13T06:03:00Z"/>
  <w16cex:commentExtensible w16cex:durableId="645D042D" w16cex:dateUtc="2024-07-25T13:22:00Z"/>
  <w16cex:commentExtensible w16cex:durableId="2633095A" w16cex:dateUtc="2024-07-25T13:27:00Z"/>
  <w16cex:commentExtensible w16cex:durableId="035052CB" w16cex:dateUtc="2024-07-26T10:14:00Z"/>
  <w16cex:commentExtensible w16cex:durableId="56B47A69" w16cex:dateUtc="2024-07-25T13:30:00Z"/>
  <w16cex:commentExtensible w16cex:durableId="1DD76050" w16cex:dateUtc="2024-07-25T13:31:00Z"/>
  <w16cex:commentExtensible w16cex:durableId="6EAA4C9F" w16cex:dateUtc="2024-07-26T05:00:00Z"/>
  <w16cex:commentExtensible w16cex:durableId="54C39D64" w16cex:dateUtc="2024-07-26T06:48:00Z"/>
  <w16cex:commentExtensible w16cex:durableId="26C560EF" w16cex:dateUtc="2024-07-25T14:33:00Z"/>
  <w16cex:commentExtensible w16cex:durableId="7E22AC97" w16cex:dateUtc="2024-07-26T05:02:00Z"/>
  <w16cex:commentExtensible w16cex:durableId="0F4ED6B7" w16cex:dateUtc="2024-07-26T06:47:00Z"/>
  <w16cex:commentExtensible w16cex:durableId="61B37B8D" w16cex:dateUtc="2024-07-26T07:46:00Z"/>
  <w16cex:commentExtensible w16cex:durableId="6958A442" w16cex:dateUtc="2024-07-29T21:06:00Z"/>
  <w16cex:commentExtensible w16cex:durableId="42CCE00F" w16cex:dateUtc="2024-07-25T09:24:00Z"/>
  <w16cex:commentExtensible w16cex:durableId="36F56A26" w16cex:dateUtc="2024-07-26T06:57:00Z"/>
  <w16cex:commentExtensible w16cex:durableId="43E588D1" w16cex:dateUtc="2024-07-25T10:09:00Z"/>
  <w16cex:commentExtensible w16cex:durableId="3482D348" w16cex:dateUtc="2024-07-26T08:01:00Z"/>
  <w16cex:commentExtensible w16cex:durableId="6DF7E78E" w16cex:dateUtc="2024-05-07T10:46:00Z"/>
  <w16cex:commentExtensible w16cex:durableId="1972C3C4" w16cex:dateUtc="2024-06-11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BE3917" w16cid:durableId="650054AF"/>
  <w16cid:commentId w16cid:paraId="3F14EF4E" w16cid:durableId="15258CF9"/>
  <w16cid:commentId w16cid:paraId="65CAD13D" w16cid:durableId="7011F7A9"/>
  <w16cid:commentId w16cid:paraId="68267FB3" w16cid:durableId="4AB0AE3C"/>
  <w16cid:commentId w16cid:paraId="383A3AAD" w16cid:durableId="645D042D"/>
  <w16cid:commentId w16cid:paraId="7A8403DD" w16cid:durableId="2633095A"/>
  <w16cid:commentId w16cid:paraId="5E32DCF8" w16cid:durableId="035052CB"/>
  <w16cid:commentId w16cid:paraId="400E3996" w16cid:durableId="56B47A69"/>
  <w16cid:commentId w16cid:paraId="55C40F10" w16cid:durableId="1DD76050"/>
  <w16cid:commentId w16cid:paraId="327CBCA7" w16cid:durableId="6EAA4C9F"/>
  <w16cid:commentId w16cid:paraId="06225DEE" w16cid:durableId="54C39D64"/>
  <w16cid:commentId w16cid:paraId="365C9E74" w16cid:durableId="26C560EF"/>
  <w16cid:commentId w16cid:paraId="58088C20" w16cid:durableId="7E22AC97"/>
  <w16cid:commentId w16cid:paraId="3B23F0E7" w16cid:durableId="0F4ED6B7"/>
  <w16cid:commentId w16cid:paraId="74EA7592" w16cid:durableId="61B37B8D"/>
  <w16cid:commentId w16cid:paraId="783D633E" w16cid:durableId="6958A442"/>
  <w16cid:commentId w16cid:paraId="6B4AD87E" w16cid:durableId="42CCE00F"/>
  <w16cid:commentId w16cid:paraId="62D9A689" w16cid:durableId="36F56A26"/>
  <w16cid:commentId w16cid:paraId="25DA1EC9" w16cid:durableId="43E588D1"/>
  <w16cid:commentId w16cid:paraId="1B591CA9" w16cid:durableId="3482D348"/>
  <w16cid:commentId w16cid:paraId="269ED6DF" w16cid:durableId="6DF7E78E"/>
  <w16cid:commentId w16cid:paraId="65021D54" w16cid:durableId="1972C3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9D4E1" w14:textId="77777777" w:rsidR="00516F8F" w:rsidRDefault="00516F8F" w:rsidP="006D5E0B">
      <w:r>
        <w:separator/>
      </w:r>
    </w:p>
  </w:endnote>
  <w:endnote w:type="continuationSeparator" w:id="0">
    <w:p w14:paraId="5970F0D8" w14:textId="77777777" w:rsidR="00516F8F" w:rsidRDefault="00516F8F" w:rsidP="006D5E0B">
      <w:r>
        <w:continuationSeparator/>
      </w:r>
    </w:p>
  </w:endnote>
  <w:endnote w:type="continuationNotice" w:id="1">
    <w:p w14:paraId="5E53121B" w14:textId="77777777" w:rsidR="00516F8F" w:rsidRDefault="00516F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tzer">
    <w:altName w:val="Cambria"/>
    <w:panose1 w:val="00000000000000000000"/>
    <w:charset w:val="00"/>
    <w:family w:val="modern"/>
    <w:notTrueType/>
    <w:pitch w:val="variable"/>
    <w:sig w:usb0="80000007" w:usb1="10000000" w:usb2="00000000" w:usb3="00000000" w:csb0="00000093" w:csb1="00000000"/>
  </w:font>
  <w:font w:name="Pastiche Grotesque">
    <w:altName w:val="Calibri"/>
    <w:panose1 w:val="00000000000000000000"/>
    <w:charset w:val="00"/>
    <w:family w:val="swiss"/>
    <w:notTrueType/>
    <w:pitch w:val="variable"/>
    <w:sig w:usb0="A000007F" w:usb1="4000006B" w:usb2="0000000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21420" w14:textId="77777777" w:rsidR="00516F8F" w:rsidRDefault="00516F8F" w:rsidP="006D5E0B">
      <w:r>
        <w:separator/>
      </w:r>
    </w:p>
  </w:footnote>
  <w:footnote w:type="continuationSeparator" w:id="0">
    <w:p w14:paraId="2AD55200" w14:textId="77777777" w:rsidR="00516F8F" w:rsidRDefault="00516F8F" w:rsidP="006D5E0B">
      <w:r>
        <w:continuationSeparator/>
      </w:r>
    </w:p>
  </w:footnote>
  <w:footnote w:type="continuationNotice" w:id="1">
    <w:p w14:paraId="1F8BF507" w14:textId="77777777" w:rsidR="00516F8F" w:rsidRDefault="00516F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2A90" w14:textId="38F01A3F" w:rsidR="00217E7A" w:rsidRDefault="005766F0">
    <w:pPr>
      <w:pStyle w:val="Header"/>
    </w:pPr>
    <w:r>
      <w:rPr>
        <w:noProof/>
      </w:rPr>
      <w:drawing>
        <wp:anchor distT="0" distB="0" distL="114300" distR="114300" simplePos="0" relativeHeight="251658241" behindDoc="0" locked="0" layoutInCell="1" allowOverlap="1" wp14:anchorId="6E2BB60E" wp14:editId="1C31F4EE">
          <wp:simplePos x="0" y="0"/>
          <wp:positionH relativeFrom="column">
            <wp:posOffset>1341623</wp:posOffset>
          </wp:positionH>
          <wp:positionV relativeFrom="page">
            <wp:posOffset>439947</wp:posOffset>
          </wp:positionV>
          <wp:extent cx="3308350" cy="957580"/>
          <wp:effectExtent l="0" t="0" r="0" b="0"/>
          <wp:wrapNone/>
          <wp:docPr id="1636037825" name="Picture 1636037825" descr="A picture containing text, sign,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ign, clipart&#10;&#10;Description automatically generated"/>
                  <pic:cNvPicPr/>
                </pic:nvPicPr>
                <pic:blipFill>
                  <a:blip r:embed="rId1"/>
                  <a:stretch>
                    <a:fillRect/>
                  </a:stretch>
                </pic:blipFill>
                <pic:spPr>
                  <a:xfrm>
                    <a:off x="0" y="0"/>
                    <a:ext cx="3308350" cy="957580"/>
                  </a:xfrm>
                  <a:prstGeom prst="rect">
                    <a:avLst/>
                  </a:prstGeom>
                </pic:spPr>
              </pic:pic>
            </a:graphicData>
          </a:graphic>
          <wp14:sizeRelH relativeFrom="page">
            <wp14:pctWidth>0</wp14:pctWidth>
          </wp14:sizeRelH>
          <wp14:sizeRelV relativeFrom="page">
            <wp14:pctHeight>0</wp14:pctHeight>
          </wp14:sizeRelV>
        </wp:anchor>
      </w:drawing>
    </w:r>
    <w:r w:rsidR="0056690E" w:rsidRPr="009C0336">
      <w:rPr>
        <w:noProof/>
      </w:rPr>
      <w:drawing>
        <wp:anchor distT="0" distB="0" distL="114300" distR="114300" simplePos="0" relativeHeight="251658240" behindDoc="1" locked="0" layoutInCell="1" allowOverlap="1" wp14:anchorId="7741765A" wp14:editId="67412AAA">
          <wp:simplePos x="0" y="0"/>
          <wp:positionH relativeFrom="page">
            <wp:align>left</wp:align>
          </wp:positionH>
          <wp:positionV relativeFrom="page">
            <wp:align>top</wp:align>
          </wp:positionV>
          <wp:extent cx="7599600" cy="10738800"/>
          <wp:effectExtent l="0" t="0" r="1905" b="0"/>
          <wp:wrapNone/>
          <wp:docPr id="650760855" name="Picture 65076085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chart&#10;&#10;Description automatically generated"/>
                  <pic:cNvPicPr/>
                </pic:nvPicPr>
                <pic:blipFill>
                  <a:blip r:embed="rId2"/>
                  <a:stretch>
                    <a:fillRect/>
                  </a:stretch>
                </pic:blipFill>
                <pic:spPr>
                  <a:xfrm>
                    <a:off x="0" y="0"/>
                    <a:ext cx="7599600" cy="10738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4BC1" w14:textId="77777777" w:rsidR="005C2A59" w:rsidRDefault="005C2A59">
    <w:pPr>
      <w:pStyle w:val="Header"/>
    </w:pPr>
    <w:r>
      <w:rPr>
        <w:noProof/>
      </w:rPr>
      <mc:AlternateContent>
        <mc:Choice Requires="wps">
          <w:drawing>
            <wp:anchor distT="0" distB="0" distL="114300" distR="114300" simplePos="0" relativeHeight="251658242" behindDoc="0" locked="0" layoutInCell="1" allowOverlap="1" wp14:anchorId="5201F42B" wp14:editId="3000F348">
              <wp:simplePos x="0" y="0"/>
              <wp:positionH relativeFrom="page">
                <wp:align>left</wp:align>
              </wp:positionH>
              <wp:positionV relativeFrom="page">
                <wp:align>top</wp:align>
              </wp:positionV>
              <wp:extent cx="7534800" cy="10692000"/>
              <wp:effectExtent l="0" t="0" r="9525" b="0"/>
              <wp:wrapNone/>
              <wp:docPr id="26" name="Rectangle 26"/>
              <wp:cNvGraphicFramePr/>
              <a:graphic xmlns:a="http://schemas.openxmlformats.org/drawingml/2006/main">
                <a:graphicData uri="http://schemas.microsoft.com/office/word/2010/wordprocessingShape">
                  <wps:wsp>
                    <wps:cNvSpPr/>
                    <wps:spPr>
                      <a:xfrm>
                        <a:off x="0" y="0"/>
                        <a:ext cx="7534800" cy="10692000"/>
                      </a:xfrm>
                      <a:prstGeom prst="rect">
                        <a:avLst/>
                      </a:prstGeom>
                      <a:solidFill>
                        <a:srgbClr val="E8ECF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5BF54150">
            <v:rect id="Rectangle 26" style="position:absolute;margin-left:0;margin-top:0;width:593.3pt;height:841.9pt;z-index:25165824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fillcolor="#e8ecf7" stroked="f" strokeweight=".5pt" w14:anchorId="6C78BB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">
              <w10:wrap anchorx="page"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doycEd9dSooA39" int2:id="4tAfol4K">
      <int2:state int2:value="Rejected" int2:type="AugLoop_Text_Critique"/>
    </int2:textHash>
    <int2:textHash int2:hashCode="sTczNBesJPY2Ri" int2:id="6bmYAHBu">
      <int2:state int2:value="Rejected" int2:type="AugLoop_Text_Critique"/>
    </int2:textHash>
    <int2:textHash int2:hashCode="tnYlN5nye+aaRa" int2:id="DX1jsU9y">
      <int2:state int2:value="Rejected" int2:type="AugLoop_Text_Critique"/>
    </int2:textHash>
    <int2:textHash int2:hashCode="liWLzX/NRhjwfH" int2:id="HIsHQLLs">
      <int2:state int2:value="Rejected" int2:type="AugLoop_Text_Critique"/>
    </int2:textHash>
    <int2:textHash int2:hashCode="kqgQPjTDtdipnT" int2:id="SLTRNlZK">
      <int2:state int2:value="Rejected" int2:type="AugLoop_Text_Critique"/>
    </int2:textHash>
    <int2:textHash int2:hashCode="Rrmsfxj8GGxi2w" int2:id="Uul3ZQuN">
      <int2:state int2:value="Rejected" int2:type="AugLoop_Text_Critique"/>
    </int2:textHash>
    <int2:textHash int2:hashCode="ho0IzQ6swvQIjz" int2:id="dzW3DHkb">
      <int2:state int2:value="Rejected" int2:type="AugLoop_Text_Critique"/>
    </int2:textHash>
    <int2:textHash int2:hashCode="QGojBkMVXVECGX" int2:id="js62UGnx">
      <int2:state int2:value="Rejected" int2:type="AugLoop_Text_Critique"/>
    </int2:textHash>
    <int2:textHash int2:hashCode="4bRhPpUGYj1AK5" int2:id="llYRoVNg">
      <int2:state int2:value="Rejected" int2:type="AugLoop_Text_Critique"/>
    </int2:textHash>
    <int2:textHash int2:hashCode="YK30I7t0Pq89uC" int2:id="mliwmaSm">
      <int2:state int2:value="Rejected" int2:type="AugLoop_Text_Critique"/>
    </int2:textHash>
    <int2:textHash int2:hashCode="XUWgCbA4O1swZL" int2:id="pSV8wHge">
      <int2:state int2:value="Rejected" int2:type="AugLoop_Text_Critique"/>
    </int2:textHash>
    <int2:textHash int2:hashCode="Qi+10jJ9XE4UzP" int2:id="vgOJ9ubU">
      <int2:state int2:value="Rejected" int2:type="AugLoop_Text_Critique"/>
    </int2:textHash>
    <int2:bookmark int2:bookmarkName="_Int_veQX6dNV" int2:invalidationBookmarkName="" int2:hashCode="zkFgBc+7e+LrSn" int2:id="JUb3NOv0">
      <int2:state int2:value="Rejected" int2:type="AugLoop_Text_Critique"/>
    </int2:bookmark>
    <int2:bookmark int2:bookmarkName="_Int_fekzvBEC" int2:invalidationBookmarkName="" int2:hashCode="yIxiwsoLtgKuGw" int2:id="LIA3gHN2">
      <int2:state int2:value="Rejected" int2:type="AugLoop_Text_Critique"/>
    </int2:bookmark>
    <int2:bookmark int2:bookmarkName="_Int_yQa43nh5" int2:invalidationBookmarkName="" int2:hashCode="zlo+vDc/f7sckT" int2:id="qysHg46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47E"/>
    <w:multiLevelType w:val="hybridMultilevel"/>
    <w:tmpl w:val="C14AEA6E"/>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021E6512"/>
    <w:multiLevelType w:val="hybridMultilevel"/>
    <w:tmpl w:val="67B85E6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38D63E1"/>
    <w:multiLevelType w:val="hybridMultilevel"/>
    <w:tmpl w:val="F836C6FC"/>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3F867E6"/>
    <w:multiLevelType w:val="hybridMultilevel"/>
    <w:tmpl w:val="5E5C4AEC"/>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A366DFE"/>
    <w:multiLevelType w:val="hybridMultilevel"/>
    <w:tmpl w:val="0A1E681A"/>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CBC4737"/>
    <w:multiLevelType w:val="hybridMultilevel"/>
    <w:tmpl w:val="E13086A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0CFE10BA"/>
    <w:multiLevelType w:val="hybridMultilevel"/>
    <w:tmpl w:val="DACC4CD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0D9535B1"/>
    <w:multiLevelType w:val="hybridMultilevel"/>
    <w:tmpl w:val="FDF074D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DCD2F40"/>
    <w:multiLevelType w:val="hybridMultilevel"/>
    <w:tmpl w:val="D232738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35A130B"/>
    <w:multiLevelType w:val="hybridMultilevel"/>
    <w:tmpl w:val="88DA9884"/>
    <w:lvl w:ilvl="0" w:tplc="1C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13944852"/>
    <w:multiLevelType w:val="hybridMultilevel"/>
    <w:tmpl w:val="768C5A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15284666"/>
    <w:multiLevelType w:val="hybridMultilevel"/>
    <w:tmpl w:val="FDF40C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16AE4AFA"/>
    <w:multiLevelType w:val="hybridMultilevel"/>
    <w:tmpl w:val="59C6529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1A0C61EC"/>
    <w:multiLevelType w:val="hybridMultilevel"/>
    <w:tmpl w:val="E3B88A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D366A3A"/>
    <w:multiLevelType w:val="hybridMultilevel"/>
    <w:tmpl w:val="1EE0C36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1D562752"/>
    <w:multiLevelType w:val="hybridMultilevel"/>
    <w:tmpl w:val="FBEADA88"/>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0365E7F"/>
    <w:multiLevelType w:val="hybridMultilevel"/>
    <w:tmpl w:val="D34EFDB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6A70E44"/>
    <w:multiLevelType w:val="hybridMultilevel"/>
    <w:tmpl w:val="FBEADA88"/>
    <w:lvl w:ilvl="0" w:tplc="1C09000F">
      <w:start w:val="1"/>
      <w:numFmt w:val="decimal"/>
      <w:lvlText w:val="%1."/>
      <w:lvlJc w:val="left"/>
      <w:pPr>
        <w:ind w:left="360" w:hanging="360"/>
      </w:pPr>
      <w:rPr>
        <w:rFont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2CA20766"/>
    <w:multiLevelType w:val="hybridMultilevel"/>
    <w:tmpl w:val="B5D8C00C"/>
    <w:lvl w:ilvl="0" w:tplc="1C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DAD1088"/>
    <w:multiLevelType w:val="hybridMultilevel"/>
    <w:tmpl w:val="A5425B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2EC61C8A"/>
    <w:multiLevelType w:val="hybridMultilevel"/>
    <w:tmpl w:val="0FF206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2FCB3D65"/>
    <w:multiLevelType w:val="hybridMultilevel"/>
    <w:tmpl w:val="F5C66F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40C7ED2"/>
    <w:multiLevelType w:val="hybridMultilevel"/>
    <w:tmpl w:val="3F9A6FA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35374A74"/>
    <w:multiLevelType w:val="hybridMultilevel"/>
    <w:tmpl w:val="0A1E681A"/>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5DF7583"/>
    <w:multiLevelType w:val="hybridMultilevel"/>
    <w:tmpl w:val="187E01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369E79C9"/>
    <w:multiLevelType w:val="hybridMultilevel"/>
    <w:tmpl w:val="CD3AA80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3BC96107"/>
    <w:multiLevelType w:val="hybridMultilevel"/>
    <w:tmpl w:val="3878DE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1481B25"/>
    <w:multiLevelType w:val="multilevel"/>
    <w:tmpl w:val="C7B62988"/>
    <w:lvl w:ilvl="0">
      <w:start w:val="1"/>
      <w:numFmt w:val="decimal"/>
      <w:pStyle w:val="Heading1"/>
      <w:lvlText w:val="%1."/>
      <w:lvlJc w:val="left"/>
      <w:pPr>
        <w:ind w:left="360" w:hanging="360"/>
      </w:pPr>
    </w:lvl>
    <w:lvl w:ilvl="1">
      <w:start w:val="1"/>
      <w:numFmt w:val="decimal"/>
      <w:pStyle w:val="Heading2"/>
      <w:lvlText w:val="%1.%2"/>
      <w:lvlJc w:val="left"/>
      <w:pPr>
        <w:ind w:left="567" w:hanging="567"/>
      </w:pPr>
    </w:lvl>
    <w:lvl w:ilvl="2">
      <w:start w:val="1"/>
      <w:numFmt w:val="decimal"/>
      <w:pStyle w:val="Heading3"/>
      <w:lvlText w:val="%1.%2.%3"/>
      <w:lvlJc w:val="left"/>
      <w:pPr>
        <w:ind w:left="720" w:hanging="720"/>
      </w:p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1021" w:hanging="1021"/>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41A22FB3"/>
    <w:multiLevelType w:val="hybridMultilevel"/>
    <w:tmpl w:val="5C2C8856"/>
    <w:lvl w:ilvl="0" w:tplc="1C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1C30DC1"/>
    <w:multiLevelType w:val="hybridMultilevel"/>
    <w:tmpl w:val="0A1E681A"/>
    <w:lvl w:ilvl="0" w:tplc="1C09000F">
      <w:start w:val="1"/>
      <w:numFmt w:val="decimal"/>
      <w:lvlText w:val="%1."/>
      <w:lvlJc w:val="left"/>
      <w:pPr>
        <w:ind w:left="360" w:hanging="360"/>
      </w:pPr>
      <w:rPr>
        <w:rFont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440077BF"/>
    <w:multiLevelType w:val="hybridMultilevel"/>
    <w:tmpl w:val="4D2852DE"/>
    <w:lvl w:ilvl="0" w:tplc="9A3ED9E0">
      <w:start w:val="1"/>
      <w:numFmt w:val="lowerLetter"/>
      <w:lvlText w:val="%1)"/>
      <w:lvlJc w:val="left"/>
      <w:pPr>
        <w:ind w:left="1440" w:hanging="360"/>
      </w:pPr>
      <w:rPr>
        <w:rFonts w:asciiTheme="minorHAnsi" w:eastAsiaTheme="minorHAnsi" w:hAnsiTheme="minorHAnsi" w:cstheme="minorBidi"/>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1" w15:restartNumberingAfterBreak="0">
    <w:nsid w:val="455812F2"/>
    <w:multiLevelType w:val="hybridMultilevel"/>
    <w:tmpl w:val="D4BE231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46A6113E"/>
    <w:multiLevelType w:val="hybridMultilevel"/>
    <w:tmpl w:val="7BBAF6B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478D3888"/>
    <w:multiLevelType w:val="hybridMultilevel"/>
    <w:tmpl w:val="CDCE093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483016A2"/>
    <w:multiLevelType w:val="hybridMultilevel"/>
    <w:tmpl w:val="6A78D43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50D07C3F"/>
    <w:multiLevelType w:val="hybridMultilevel"/>
    <w:tmpl w:val="BA0002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512842F5"/>
    <w:multiLevelType w:val="hybridMultilevel"/>
    <w:tmpl w:val="FFD89AF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51974616"/>
    <w:multiLevelType w:val="hybridMultilevel"/>
    <w:tmpl w:val="E5B4AA4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55B42040"/>
    <w:multiLevelType w:val="hybridMultilevel"/>
    <w:tmpl w:val="CB4CAA0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561F1BAC"/>
    <w:multiLevelType w:val="hybridMultilevel"/>
    <w:tmpl w:val="87C4EFD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562C23B4"/>
    <w:multiLevelType w:val="hybridMultilevel"/>
    <w:tmpl w:val="B65EE86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56780292"/>
    <w:multiLevelType w:val="hybridMultilevel"/>
    <w:tmpl w:val="BA3875B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2" w15:restartNumberingAfterBreak="0">
    <w:nsid w:val="56FA7DD6"/>
    <w:multiLevelType w:val="hybridMultilevel"/>
    <w:tmpl w:val="B69AA95E"/>
    <w:lvl w:ilvl="0" w:tplc="FB14ECEC">
      <w:start w:val="1"/>
      <w:numFmt w:val="decimal"/>
      <w:lvlText w:val="%1."/>
      <w:lvlJc w:val="left"/>
      <w:pPr>
        <w:ind w:left="1080" w:hanging="360"/>
      </w:pPr>
      <w:rPr>
        <w:rFonts w:asciiTheme="minorHAnsi" w:eastAsiaTheme="minorHAnsi" w:hAnsiTheme="minorHAnsi" w:cstheme="minorBidi"/>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3" w15:restartNumberingAfterBreak="0">
    <w:nsid w:val="57AC389E"/>
    <w:multiLevelType w:val="hybridMultilevel"/>
    <w:tmpl w:val="E18C3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57BA3201"/>
    <w:multiLevelType w:val="hybridMultilevel"/>
    <w:tmpl w:val="25F454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5" w15:restartNumberingAfterBreak="0">
    <w:nsid w:val="5C08717C"/>
    <w:multiLevelType w:val="hybridMultilevel"/>
    <w:tmpl w:val="72EA1B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5E801C0E"/>
    <w:multiLevelType w:val="hybridMultilevel"/>
    <w:tmpl w:val="E90608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676551A0"/>
    <w:multiLevelType w:val="hybridMultilevel"/>
    <w:tmpl w:val="415027B2"/>
    <w:lvl w:ilvl="0" w:tplc="1C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682A65D5"/>
    <w:multiLevelType w:val="hybridMultilevel"/>
    <w:tmpl w:val="DB642AD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9" w15:restartNumberingAfterBreak="0">
    <w:nsid w:val="69D8490B"/>
    <w:multiLevelType w:val="hybridMultilevel"/>
    <w:tmpl w:val="C77EA37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0" w15:restartNumberingAfterBreak="0">
    <w:nsid w:val="6C850A66"/>
    <w:multiLevelType w:val="hybridMultilevel"/>
    <w:tmpl w:val="A33CDE0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1" w15:restartNumberingAfterBreak="0">
    <w:nsid w:val="6E7B2EC4"/>
    <w:multiLevelType w:val="hybridMultilevel"/>
    <w:tmpl w:val="861A2C0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2" w15:restartNumberingAfterBreak="0">
    <w:nsid w:val="72D52FE1"/>
    <w:multiLevelType w:val="hybridMultilevel"/>
    <w:tmpl w:val="1B865A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3" w15:restartNumberingAfterBreak="0">
    <w:nsid w:val="78C03D84"/>
    <w:multiLevelType w:val="hybridMultilevel"/>
    <w:tmpl w:val="1DD26A1C"/>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4" w15:restartNumberingAfterBreak="0">
    <w:nsid w:val="795464D9"/>
    <w:multiLevelType w:val="hybridMultilevel"/>
    <w:tmpl w:val="4954969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5" w15:restartNumberingAfterBreak="0">
    <w:nsid w:val="7A3C1E8C"/>
    <w:multiLevelType w:val="hybridMultilevel"/>
    <w:tmpl w:val="83FAA030"/>
    <w:lvl w:ilvl="0" w:tplc="1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AFE29A1"/>
    <w:multiLevelType w:val="hybridMultilevel"/>
    <w:tmpl w:val="A09278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7" w15:restartNumberingAfterBreak="0">
    <w:nsid w:val="7BAA0CF6"/>
    <w:multiLevelType w:val="hybridMultilevel"/>
    <w:tmpl w:val="F0545F9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8" w15:restartNumberingAfterBreak="0">
    <w:nsid w:val="7DFF7EF7"/>
    <w:multiLevelType w:val="hybridMultilevel"/>
    <w:tmpl w:val="2CB69B8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9" w15:restartNumberingAfterBreak="0">
    <w:nsid w:val="7EE037C3"/>
    <w:multiLevelType w:val="hybridMultilevel"/>
    <w:tmpl w:val="5568CD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9617113">
    <w:abstractNumId w:val="50"/>
  </w:num>
  <w:num w:numId="2" w16cid:durableId="1134909740">
    <w:abstractNumId w:val="27"/>
  </w:num>
  <w:num w:numId="3" w16cid:durableId="963653524">
    <w:abstractNumId w:val="53"/>
  </w:num>
  <w:num w:numId="4" w16cid:durableId="75254111">
    <w:abstractNumId w:val="12"/>
  </w:num>
  <w:num w:numId="5" w16cid:durableId="1396202796">
    <w:abstractNumId w:val="20"/>
  </w:num>
  <w:num w:numId="6" w16cid:durableId="122770760">
    <w:abstractNumId w:val="56"/>
  </w:num>
  <w:num w:numId="7" w16cid:durableId="448207743">
    <w:abstractNumId w:val="57"/>
  </w:num>
  <w:num w:numId="8" w16cid:durableId="567154257">
    <w:abstractNumId w:val="36"/>
  </w:num>
  <w:num w:numId="9" w16cid:durableId="1520587859">
    <w:abstractNumId w:val="22"/>
  </w:num>
  <w:num w:numId="10" w16cid:durableId="353124">
    <w:abstractNumId w:val="34"/>
  </w:num>
  <w:num w:numId="11" w16cid:durableId="727844779">
    <w:abstractNumId w:val="38"/>
  </w:num>
  <w:num w:numId="12" w16cid:durableId="1938050305">
    <w:abstractNumId w:val="40"/>
  </w:num>
  <w:num w:numId="13" w16cid:durableId="427386738">
    <w:abstractNumId w:val="29"/>
  </w:num>
  <w:num w:numId="14" w16cid:durableId="1447893563">
    <w:abstractNumId w:val="5"/>
  </w:num>
  <w:num w:numId="15" w16cid:durableId="972711581">
    <w:abstractNumId w:val="45"/>
  </w:num>
  <w:num w:numId="16" w16cid:durableId="1112745506">
    <w:abstractNumId w:val="17"/>
  </w:num>
  <w:num w:numId="17" w16cid:durableId="1608809009">
    <w:abstractNumId w:val="49"/>
  </w:num>
  <w:num w:numId="18" w16cid:durableId="1729497757">
    <w:abstractNumId w:val="44"/>
  </w:num>
  <w:num w:numId="19" w16cid:durableId="1209681245">
    <w:abstractNumId w:val="24"/>
  </w:num>
  <w:num w:numId="20" w16cid:durableId="2000379221">
    <w:abstractNumId w:val="33"/>
  </w:num>
  <w:num w:numId="21" w16cid:durableId="73213383">
    <w:abstractNumId w:val="8"/>
  </w:num>
  <w:num w:numId="22" w16cid:durableId="761223234">
    <w:abstractNumId w:val="10"/>
  </w:num>
  <w:num w:numId="23" w16cid:durableId="1228683798">
    <w:abstractNumId w:val="6"/>
  </w:num>
  <w:num w:numId="24" w16cid:durableId="2142267398">
    <w:abstractNumId w:val="3"/>
  </w:num>
  <w:num w:numId="25" w16cid:durableId="1790737339">
    <w:abstractNumId w:val="58"/>
  </w:num>
  <w:num w:numId="26" w16cid:durableId="297489648">
    <w:abstractNumId w:val="37"/>
  </w:num>
  <w:num w:numId="27" w16cid:durableId="1745179040">
    <w:abstractNumId w:val="19"/>
  </w:num>
  <w:num w:numId="28" w16cid:durableId="648438832">
    <w:abstractNumId w:val="41"/>
  </w:num>
  <w:num w:numId="29" w16cid:durableId="570239912">
    <w:abstractNumId w:val="2"/>
  </w:num>
  <w:num w:numId="30" w16cid:durableId="1415669501">
    <w:abstractNumId w:val="39"/>
  </w:num>
  <w:num w:numId="31" w16cid:durableId="482309178">
    <w:abstractNumId w:val="11"/>
  </w:num>
  <w:num w:numId="32" w16cid:durableId="314798200">
    <w:abstractNumId w:val="54"/>
  </w:num>
  <w:num w:numId="33" w16cid:durableId="610169706">
    <w:abstractNumId w:val="51"/>
  </w:num>
  <w:num w:numId="34" w16cid:durableId="540941399">
    <w:abstractNumId w:val="59"/>
  </w:num>
  <w:num w:numId="35" w16cid:durableId="498424798">
    <w:abstractNumId w:val="21"/>
  </w:num>
  <w:num w:numId="36" w16cid:durableId="1522209326">
    <w:abstractNumId w:val="9"/>
  </w:num>
  <w:num w:numId="37" w16cid:durableId="740637897">
    <w:abstractNumId w:val="25"/>
  </w:num>
  <w:num w:numId="38" w16cid:durableId="1466655861">
    <w:abstractNumId w:val="13"/>
  </w:num>
  <w:num w:numId="39" w16cid:durableId="1015110212">
    <w:abstractNumId w:val="14"/>
  </w:num>
  <w:num w:numId="40" w16cid:durableId="720709003">
    <w:abstractNumId w:val="1"/>
  </w:num>
  <w:num w:numId="41" w16cid:durableId="225647148">
    <w:abstractNumId w:val="32"/>
  </w:num>
  <w:num w:numId="42" w16cid:durableId="686641063">
    <w:abstractNumId w:val="0"/>
  </w:num>
  <w:num w:numId="43" w16cid:durableId="1064177828">
    <w:abstractNumId w:val="47"/>
  </w:num>
  <w:num w:numId="44" w16cid:durableId="895164483">
    <w:abstractNumId w:val="15"/>
  </w:num>
  <w:num w:numId="45" w16cid:durableId="2024621295">
    <w:abstractNumId w:val="43"/>
  </w:num>
  <w:num w:numId="46" w16cid:durableId="1939095112">
    <w:abstractNumId w:val="7"/>
  </w:num>
  <w:num w:numId="47" w16cid:durableId="1876846345">
    <w:abstractNumId w:val="16"/>
  </w:num>
  <w:num w:numId="48" w16cid:durableId="719593209">
    <w:abstractNumId w:val="52"/>
  </w:num>
  <w:num w:numId="49" w16cid:durableId="592477118">
    <w:abstractNumId w:val="48"/>
  </w:num>
  <w:num w:numId="50" w16cid:durableId="1268349768">
    <w:abstractNumId w:val="46"/>
  </w:num>
  <w:num w:numId="51" w16cid:durableId="601228823">
    <w:abstractNumId w:val="55"/>
  </w:num>
  <w:num w:numId="52" w16cid:durableId="798886423">
    <w:abstractNumId w:val="42"/>
  </w:num>
  <w:num w:numId="53" w16cid:durableId="369963806">
    <w:abstractNumId w:val="30"/>
  </w:num>
  <w:num w:numId="54" w16cid:durableId="239564945">
    <w:abstractNumId w:val="23"/>
  </w:num>
  <w:num w:numId="55" w16cid:durableId="1912422739">
    <w:abstractNumId w:val="18"/>
  </w:num>
  <w:num w:numId="56" w16cid:durableId="749544344">
    <w:abstractNumId w:val="26"/>
  </w:num>
  <w:num w:numId="57" w16cid:durableId="817460502">
    <w:abstractNumId w:val="28"/>
  </w:num>
  <w:num w:numId="58" w16cid:durableId="1678145355">
    <w:abstractNumId w:val="31"/>
  </w:num>
  <w:num w:numId="59" w16cid:durableId="184371883">
    <w:abstractNumId w:val="4"/>
  </w:num>
  <w:num w:numId="60" w16cid:durableId="1738825055">
    <w:abstractNumId w:val="35"/>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é Schreuder">
    <w15:presenceInfo w15:providerId="AD" w15:userId="S::juane.schreuder@adaptit.com::6eaa15d5-0bcc-46e6-b769-89da2519b333"/>
  </w15:person>
  <w15:person w15:author="Sandhini Rimell">
    <w15:presenceInfo w15:providerId="AD" w15:userId="S::sandhini.rimell@adaptit.com::ea1c12b3-cd07-4661-8e72-53b2507e00ad"/>
  </w15:person>
  <w15:person w15:author="Christine Rossouw">
    <w15:presenceInfo w15:providerId="AD" w15:userId="S::christine.rossouw@adaptit.com::8e5eefea-518f-418b-a65d-a36beaa441b9"/>
  </w15:person>
  <w15:person w15:author="Christine Rossouw [2]">
    <w15:presenceInfo w15:providerId="AD" w15:userId="S::Christine.Rossouw@adaptit.com::8e5eefea-518f-418b-a65d-a36beaa441b9"/>
  </w15:person>
  <w15:person w15:author="Christiaan Steyn">
    <w15:presenceInfo w15:providerId="AD" w15:userId="S::Christiaan.Steyn@adaptit.com::683a94c9-0a1e-44ec-880b-b8e259f0fa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51"/>
    <w:rsid w:val="00000222"/>
    <w:rsid w:val="00000294"/>
    <w:rsid w:val="0000055E"/>
    <w:rsid w:val="00000812"/>
    <w:rsid w:val="00000D58"/>
    <w:rsid w:val="00000F9E"/>
    <w:rsid w:val="0000177D"/>
    <w:rsid w:val="0000179A"/>
    <w:rsid w:val="0000189F"/>
    <w:rsid w:val="00001ADA"/>
    <w:rsid w:val="00001EB8"/>
    <w:rsid w:val="00001F73"/>
    <w:rsid w:val="000020B1"/>
    <w:rsid w:val="00002C24"/>
    <w:rsid w:val="00002C7D"/>
    <w:rsid w:val="00003703"/>
    <w:rsid w:val="00003936"/>
    <w:rsid w:val="000039F8"/>
    <w:rsid w:val="000047C8"/>
    <w:rsid w:val="000047FB"/>
    <w:rsid w:val="0000484F"/>
    <w:rsid w:val="00004A5D"/>
    <w:rsid w:val="00004F7E"/>
    <w:rsid w:val="00005121"/>
    <w:rsid w:val="0000545E"/>
    <w:rsid w:val="000059D4"/>
    <w:rsid w:val="00005A22"/>
    <w:rsid w:val="00005DF7"/>
    <w:rsid w:val="00005F2B"/>
    <w:rsid w:val="0000618B"/>
    <w:rsid w:val="000063A8"/>
    <w:rsid w:val="000065E1"/>
    <w:rsid w:val="00006666"/>
    <w:rsid w:val="00006987"/>
    <w:rsid w:val="0000774D"/>
    <w:rsid w:val="0000786D"/>
    <w:rsid w:val="00009954"/>
    <w:rsid w:val="0001038D"/>
    <w:rsid w:val="0001049B"/>
    <w:rsid w:val="00010626"/>
    <w:rsid w:val="0001074B"/>
    <w:rsid w:val="000110AA"/>
    <w:rsid w:val="00011680"/>
    <w:rsid w:val="000118C7"/>
    <w:rsid w:val="00011D6A"/>
    <w:rsid w:val="00011EBB"/>
    <w:rsid w:val="000123F4"/>
    <w:rsid w:val="0001281E"/>
    <w:rsid w:val="000128F4"/>
    <w:rsid w:val="00012958"/>
    <w:rsid w:val="0001304C"/>
    <w:rsid w:val="000132F6"/>
    <w:rsid w:val="000133B9"/>
    <w:rsid w:val="00013591"/>
    <w:rsid w:val="000136BD"/>
    <w:rsid w:val="00013DF9"/>
    <w:rsid w:val="00014178"/>
    <w:rsid w:val="000142C0"/>
    <w:rsid w:val="000143F1"/>
    <w:rsid w:val="00014A7C"/>
    <w:rsid w:val="00014B1C"/>
    <w:rsid w:val="0001507B"/>
    <w:rsid w:val="00015311"/>
    <w:rsid w:val="00015533"/>
    <w:rsid w:val="000156EA"/>
    <w:rsid w:val="00015E09"/>
    <w:rsid w:val="000160EF"/>
    <w:rsid w:val="00016674"/>
    <w:rsid w:val="000167E5"/>
    <w:rsid w:val="00016980"/>
    <w:rsid w:val="00016A62"/>
    <w:rsid w:val="00016BD5"/>
    <w:rsid w:val="0001724F"/>
    <w:rsid w:val="0001730B"/>
    <w:rsid w:val="00017A38"/>
    <w:rsid w:val="00017C2A"/>
    <w:rsid w:val="00017F5C"/>
    <w:rsid w:val="00020035"/>
    <w:rsid w:val="00020FCB"/>
    <w:rsid w:val="00021113"/>
    <w:rsid w:val="000217F5"/>
    <w:rsid w:val="00021808"/>
    <w:rsid w:val="0002243F"/>
    <w:rsid w:val="00022B24"/>
    <w:rsid w:val="00022BBA"/>
    <w:rsid w:val="000234F5"/>
    <w:rsid w:val="000236A4"/>
    <w:rsid w:val="00023AB2"/>
    <w:rsid w:val="00024054"/>
    <w:rsid w:val="00024119"/>
    <w:rsid w:val="0002438D"/>
    <w:rsid w:val="0002462A"/>
    <w:rsid w:val="00024658"/>
    <w:rsid w:val="00024774"/>
    <w:rsid w:val="00024C1F"/>
    <w:rsid w:val="00025506"/>
    <w:rsid w:val="00025FEC"/>
    <w:rsid w:val="0002786E"/>
    <w:rsid w:val="00030C7B"/>
    <w:rsid w:val="00030CD2"/>
    <w:rsid w:val="00030F92"/>
    <w:rsid w:val="000313F8"/>
    <w:rsid w:val="00031864"/>
    <w:rsid w:val="00031998"/>
    <w:rsid w:val="00031B16"/>
    <w:rsid w:val="00031B5A"/>
    <w:rsid w:val="00031C84"/>
    <w:rsid w:val="00031EEE"/>
    <w:rsid w:val="0003208B"/>
    <w:rsid w:val="000329AF"/>
    <w:rsid w:val="00032B32"/>
    <w:rsid w:val="00032D5E"/>
    <w:rsid w:val="00032DA5"/>
    <w:rsid w:val="00032E46"/>
    <w:rsid w:val="0003403C"/>
    <w:rsid w:val="00034081"/>
    <w:rsid w:val="0003423E"/>
    <w:rsid w:val="00034368"/>
    <w:rsid w:val="00034397"/>
    <w:rsid w:val="00034475"/>
    <w:rsid w:val="00034569"/>
    <w:rsid w:val="000346D8"/>
    <w:rsid w:val="00034980"/>
    <w:rsid w:val="00034A0A"/>
    <w:rsid w:val="00034B75"/>
    <w:rsid w:val="00034DB8"/>
    <w:rsid w:val="000351FE"/>
    <w:rsid w:val="000353F9"/>
    <w:rsid w:val="00035493"/>
    <w:rsid w:val="0003559E"/>
    <w:rsid w:val="00035916"/>
    <w:rsid w:val="00035CD9"/>
    <w:rsid w:val="00036007"/>
    <w:rsid w:val="00036456"/>
    <w:rsid w:val="000369AF"/>
    <w:rsid w:val="00036A4D"/>
    <w:rsid w:val="00036CAE"/>
    <w:rsid w:val="00036E75"/>
    <w:rsid w:val="00036E76"/>
    <w:rsid w:val="00037692"/>
    <w:rsid w:val="00040336"/>
    <w:rsid w:val="000406D3"/>
    <w:rsid w:val="0004086B"/>
    <w:rsid w:val="00040991"/>
    <w:rsid w:val="00041098"/>
    <w:rsid w:val="00041361"/>
    <w:rsid w:val="0004191D"/>
    <w:rsid w:val="00041AD0"/>
    <w:rsid w:val="0004205E"/>
    <w:rsid w:val="0004205F"/>
    <w:rsid w:val="00042421"/>
    <w:rsid w:val="000424D6"/>
    <w:rsid w:val="0004274F"/>
    <w:rsid w:val="000427EF"/>
    <w:rsid w:val="000428B7"/>
    <w:rsid w:val="000434E9"/>
    <w:rsid w:val="00043DA1"/>
    <w:rsid w:val="00043E38"/>
    <w:rsid w:val="00043FC8"/>
    <w:rsid w:val="00044399"/>
    <w:rsid w:val="00044D1F"/>
    <w:rsid w:val="00044F75"/>
    <w:rsid w:val="00045173"/>
    <w:rsid w:val="0004518D"/>
    <w:rsid w:val="000451C4"/>
    <w:rsid w:val="00046100"/>
    <w:rsid w:val="0004633B"/>
    <w:rsid w:val="000465DB"/>
    <w:rsid w:val="000468E3"/>
    <w:rsid w:val="00046A7E"/>
    <w:rsid w:val="00046ABC"/>
    <w:rsid w:val="000471B3"/>
    <w:rsid w:val="000475D6"/>
    <w:rsid w:val="000479FC"/>
    <w:rsid w:val="00047EAE"/>
    <w:rsid w:val="00050446"/>
    <w:rsid w:val="000509EE"/>
    <w:rsid w:val="0005146A"/>
    <w:rsid w:val="00051B0D"/>
    <w:rsid w:val="00051CAC"/>
    <w:rsid w:val="00051F0A"/>
    <w:rsid w:val="00051FE9"/>
    <w:rsid w:val="00052096"/>
    <w:rsid w:val="00052D71"/>
    <w:rsid w:val="00052FEB"/>
    <w:rsid w:val="00053433"/>
    <w:rsid w:val="00053567"/>
    <w:rsid w:val="000535C7"/>
    <w:rsid w:val="00053695"/>
    <w:rsid w:val="00053787"/>
    <w:rsid w:val="00054052"/>
    <w:rsid w:val="000541CF"/>
    <w:rsid w:val="000543D3"/>
    <w:rsid w:val="00054A8A"/>
    <w:rsid w:val="00054ABE"/>
    <w:rsid w:val="00054D6A"/>
    <w:rsid w:val="000554AB"/>
    <w:rsid w:val="0005573A"/>
    <w:rsid w:val="00055BD0"/>
    <w:rsid w:val="00055FD1"/>
    <w:rsid w:val="00056079"/>
    <w:rsid w:val="000570A6"/>
    <w:rsid w:val="000575F1"/>
    <w:rsid w:val="00057808"/>
    <w:rsid w:val="00057925"/>
    <w:rsid w:val="00057E17"/>
    <w:rsid w:val="00057E47"/>
    <w:rsid w:val="000603A8"/>
    <w:rsid w:val="000604E6"/>
    <w:rsid w:val="0006079E"/>
    <w:rsid w:val="00061051"/>
    <w:rsid w:val="000614D6"/>
    <w:rsid w:val="00061BAF"/>
    <w:rsid w:val="0006210A"/>
    <w:rsid w:val="0006236D"/>
    <w:rsid w:val="00062B12"/>
    <w:rsid w:val="00062DAA"/>
    <w:rsid w:val="00062DB3"/>
    <w:rsid w:val="000630BB"/>
    <w:rsid w:val="0006322B"/>
    <w:rsid w:val="00063A98"/>
    <w:rsid w:val="00063B28"/>
    <w:rsid w:val="00063DFD"/>
    <w:rsid w:val="00063E12"/>
    <w:rsid w:val="00064228"/>
    <w:rsid w:val="000644B3"/>
    <w:rsid w:val="00064554"/>
    <w:rsid w:val="00064666"/>
    <w:rsid w:val="00065C7C"/>
    <w:rsid w:val="000665EF"/>
    <w:rsid w:val="000668B4"/>
    <w:rsid w:val="00066D4C"/>
    <w:rsid w:val="000671EE"/>
    <w:rsid w:val="000704B9"/>
    <w:rsid w:val="00070626"/>
    <w:rsid w:val="000709DB"/>
    <w:rsid w:val="00070A4A"/>
    <w:rsid w:val="000711BC"/>
    <w:rsid w:val="00071495"/>
    <w:rsid w:val="0007173A"/>
    <w:rsid w:val="000718BA"/>
    <w:rsid w:val="00072E7D"/>
    <w:rsid w:val="00072EA6"/>
    <w:rsid w:val="00072EBA"/>
    <w:rsid w:val="00072FE9"/>
    <w:rsid w:val="0007367E"/>
    <w:rsid w:val="000736AF"/>
    <w:rsid w:val="00073706"/>
    <w:rsid w:val="00073D4A"/>
    <w:rsid w:val="00074433"/>
    <w:rsid w:val="00074434"/>
    <w:rsid w:val="00074901"/>
    <w:rsid w:val="00075AA5"/>
    <w:rsid w:val="000763E3"/>
    <w:rsid w:val="00076714"/>
    <w:rsid w:val="00076E2F"/>
    <w:rsid w:val="000772AA"/>
    <w:rsid w:val="000774D7"/>
    <w:rsid w:val="00077D00"/>
    <w:rsid w:val="00077D7C"/>
    <w:rsid w:val="00077EEE"/>
    <w:rsid w:val="00080032"/>
    <w:rsid w:val="00080AE8"/>
    <w:rsid w:val="00080B22"/>
    <w:rsid w:val="00080C17"/>
    <w:rsid w:val="00080CF5"/>
    <w:rsid w:val="00080E72"/>
    <w:rsid w:val="00081007"/>
    <w:rsid w:val="0008144F"/>
    <w:rsid w:val="000814FD"/>
    <w:rsid w:val="00081560"/>
    <w:rsid w:val="000815BC"/>
    <w:rsid w:val="0008173A"/>
    <w:rsid w:val="00081BD9"/>
    <w:rsid w:val="00081DD4"/>
    <w:rsid w:val="00081ED4"/>
    <w:rsid w:val="00081F64"/>
    <w:rsid w:val="000825A1"/>
    <w:rsid w:val="00082778"/>
    <w:rsid w:val="0008288D"/>
    <w:rsid w:val="00082B46"/>
    <w:rsid w:val="00083361"/>
    <w:rsid w:val="0008343F"/>
    <w:rsid w:val="000834A3"/>
    <w:rsid w:val="00083672"/>
    <w:rsid w:val="000839AD"/>
    <w:rsid w:val="00083CF0"/>
    <w:rsid w:val="0008461C"/>
    <w:rsid w:val="00084AA3"/>
    <w:rsid w:val="00084BF8"/>
    <w:rsid w:val="0008507F"/>
    <w:rsid w:val="00085315"/>
    <w:rsid w:val="000855DC"/>
    <w:rsid w:val="00085E3A"/>
    <w:rsid w:val="000865D2"/>
    <w:rsid w:val="00087416"/>
    <w:rsid w:val="0008773D"/>
    <w:rsid w:val="00087B69"/>
    <w:rsid w:val="00087C0F"/>
    <w:rsid w:val="00090579"/>
    <w:rsid w:val="00090651"/>
    <w:rsid w:val="00090675"/>
    <w:rsid w:val="0009075F"/>
    <w:rsid w:val="00090881"/>
    <w:rsid w:val="000908EE"/>
    <w:rsid w:val="00090D98"/>
    <w:rsid w:val="0009135C"/>
    <w:rsid w:val="00091556"/>
    <w:rsid w:val="000915BA"/>
    <w:rsid w:val="00091BC5"/>
    <w:rsid w:val="00092A9A"/>
    <w:rsid w:val="0009302E"/>
    <w:rsid w:val="0009346D"/>
    <w:rsid w:val="00093607"/>
    <w:rsid w:val="0009363A"/>
    <w:rsid w:val="0009376E"/>
    <w:rsid w:val="00093D79"/>
    <w:rsid w:val="00093ECB"/>
    <w:rsid w:val="0009428B"/>
    <w:rsid w:val="00094685"/>
    <w:rsid w:val="00094F06"/>
    <w:rsid w:val="00094FC6"/>
    <w:rsid w:val="00094FFE"/>
    <w:rsid w:val="00095171"/>
    <w:rsid w:val="000952B6"/>
    <w:rsid w:val="0009565A"/>
    <w:rsid w:val="000959B6"/>
    <w:rsid w:val="00095ED1"/>
    <w:rsid w:val="00096085"/>
    <w:rsid w:val="000964D2"/>
    <w:rsid w:val="00096682"/>
    <w:rsid w:val="00096829"/>
    <w:rsid w:val="00096C0C"/>
    <w:rsid w:val="00096E62"/>
    <w:rsid w:val="00096F2D"/>
    <w:rsid w:val="00096F32"/>
    <w:rsid w:val="00096FB2"/>
    <w:rsid w:val="0009717E"/>
    <w:rsid w:val="00097279"/>
    <w:rsid w:val="0009750A"/>
    <w:rsid w:val="000977F9"/>
    <w:rsid w:val="0009797B"/>
    <w:rsid w:val="000979B6"/>
    <w:rsid w:val="00097B4D"/>
    <w:rsid w:val="000A0872"/>
    <w:rsid w:val="000A0EEC"/>
    <w:rsid w:val="000A1F71"/>
    <w:rsid w:val="000A20F6"/>
    <w:rsid w:val="000A2124"/>
    <w:rsid w:val="000A29FD"/>
    <w:rsid w:val="000A3925"/>
    <w:rsid w:val="000A3B98"/>
    <w:rsid w:val="000A4232"/>
    <w:rsid w:val="000A42DB"/>
    <w:rsid w:val="000A439E"/>
    <w:rsid w:val="000A4A97"/>
    <w:rsid w:val="000A4C6A"/>
    <w:rsid w:val="000A50AE"/>
    <w:rsid w:val="000A50AF"/>
    <w:rsid w:val="000A56CA"/>
    <w:rsid w:val="000A58DB"/>
    <w:rsid w:val="000A5A7D"/>
    <w:rsid w:val="000A5E9D"/>
    <w:rsid w:val="000A6015"/>
    <w:rsid w:val="000A636B"/>
    <w:rsid w:val="000A6604"/>
    <w:rsid w:val="000A66EE"/>
    <w:rsid w:val="000A6CF1"/>
    <w:rsid w:val="000A73FF"/>
    <w:rsid w:val="000A7728"/>
    <w:rsid w:val="000A7850"/>
    <w:rsid w:val="000B004E"/>
    <w:rsid w:val="000B0209"/>
    <w:rsid w:val="000B0268"/>
    <w:rsid w:val="000B082C"/>
    <w:rsid w:val="000B0C35"/>
    <w:rsid w:val="000B0C92"/>
    <w:rsid w:val="000B155C"/>
    <w:rsid w:val="000B1934"/>
    <w:rsid w:val="000B1E11"/>
    <w:rsid w:val="000B1E68"/>
    <w:rsid w:val="000B204C"/>
    <w:rsid w:val="000B2264"/>
    <w:rsid w:val="000B23A7"/>
    <w:rsid w:val="000B2970"/>
    <w:rsid w:val="000B33D7"/>
    <w:rsid w:val="000B35C0"/>
    <w:rsid w:val="000B35C9"/>
    <w:rsid w:val="000B364D"/>
    <w:rsid w:val="000B3671"/>
    <w:rsid w:val="000B3F7D"/>
    <w:rsid w:val="000B40D5"/>
    <w:rsid w:val="000B40E6"/>
    <w:rsid w:val="000B43A6"/>
    <w:rsid w:val="000B4664"/>
    <w:rsid w:val="000B468C"/>
    <w:rsid w:val="000B4EBC"/>
    <w:rsid w:val="000B50ED"/>
    <w:rsid w:val="000B50F4"/>
    <w:rsid w:val="000B535F"/>
    <w:rsid w:val="000B56DB"/>
    <w:rsid w:val="000B5DFE"/>
    <w:rsid w:val="000B5FAB"/>
    <w:rsid w:val="000B6124"/>
    <w:rsid w:val="000B6898"/>
    <w:rsid w:val="000B6DA6"/>
    <w:rsid w:val="000B72E9"/>
    <w:rsid w:val="000B77D1"/>
    <w:rsid w:val="000B7A19"/>
    <w:rsid w:val="000C01CA"/>
    <w:rsid w:val="000C08A7"/>
    <w:rsid w:val="000C147E"/>
    <w:rsid w:val="000C14E2"/>
    <w:rsid w:val="000C17A8"/>
    <w:rsid w:val="000C1C06"/>
    <w:rsid w:val="000C268C"/>
    <w:rsid w:val="000C279A"/>
    <w:rsid w:val="000C2E64"/>
    <w:rsid w:val="000C30BE"/>
    <w:rsid w:val="000C3185"/>
    <w:rsid w:val="000C340D"/>
    <w:rsid w:val="000C3454"/>
    <w:rsid w:val="000C3585"/>
    <w:rsid w:val="000C43D5"/>
    <w:rsid w:val="000C4597"/>
    <w:rsid w:val="000C45D9"/>
    <w:rsid w:val="000C47C5"/>
    <w:rsid w:val="000C4BB2"/>
    <w:rsid w:val="000C51E0"/>
    <w:rsid w:val="000C5286"/>
    <w:rsid w:val="000C5606"/>
    <w:rsid w:val="000C5613"/>
    <w:rsid w:val="000C571F"/>
    <w:rsid w:val="000C5A2A"/>
    <w:rsid w:val="000C5B19"/>
    <w:rsid w:val="000C5F41"/>
    <w:rsid w:val="000C67CB"/>
    <w:rsid w:val="000C6A4F"/>
    <w:rsid w:val="000C73CE"/>
    <w:rsid w:val="000C756D"/>
    <w:rsid w:val="000C76C2"/>
    <w:rsid w:val="000D0046"/>
    <w:rsid w:val="000D01D2"/>
    <w:rsid w:val="000D0219"/>
    <w:rsid w:val="000D028A"/>
    <w:rsid w:val="000D06ED"/>
    <w:rsid w:val="000D0976"/>
    <w:rsid w:val="000D0F19"/>
    <w:rsid w:val="000D1512"/>
    <w:rsid w:val="000D15BF"/>
    <w:rsid w:val="000D164C"/>
    <w:rsid w:val="000D188D"/>
    <w:rsid w:val="000D1F5D"/>
    <w:rsid w:val="000D2059"/>
    <w:rsid w:val="000D2277"/>
    <w:rsid w:val="000D2596"/>
    <w:rsid w:val="000D27AD"/>
    <w:rsid w:val="000D2A2B"/>
    <w:rsid w:val="000D2B29"/>
    <w:rsid w:val="000D2EC5"/>
    <w:rsid w:val="000D2F7E"/>
    <w:rsid w:val="000D3AB9"/>
    <w:rsid w:val="000D3F56"/>
    <w:rsid w:val="000D42C8"/>
    <w:rsid w:val="000D448F"/>
    <w:rsid w:val="000D44C1"/>
    <w:rsid w:val="000D4645"/>
    <w:rsid w:val="000D4D9E"/>
    <w:rsid w:val="000D4E8A"/>
    <w:rsid w:val="000D4F91"/>
    <w:rsid w:val="000D6154"/>
    <w:rsid w:val="000D6893"/>
    <w:rsid w:val="000D6F2E"/>
    <w:rsid w:val="000D722D"/>
    <w:rsid w:val="000D75F2"/>
    <w:rsid w:val="000D7AC5"/>
    <w:rsid w:val="000E00F0"/>
    <w:rsid w:val="000E041D"/>
    <w:rsid w:val="000E04F1"/>
    <w:rsid w:val="000E060D"/>
    <w:rsid w:val="000E08FF"/>
    <w:rsid w:val="000E0A7B"/>
    <w:rsid w:val="000E132A"/>
    <w:rsid w:val="000E1500"/>
    <w:rsid w:val="000E1660"/>
    <w:rsid w:val="000E1CE9"/>
    <w:rsid w:val="000E206B"/>
    <w:rsid w:val="000E2440"/>
    <w:rsid w:val="000E2453"/>
    <w:rsid w:val="000E27AB"/>
    <w:rsid w:val="000E3301"/>
    <w:rsid w:val="000E3509"/>
    <w:rsid w:val="000E35D2"/>
    <w:rsid w:val="000E36E7"/>
    <w:rsid w:val="000E380E"/>
    <w:rsid w:val="000E3B25"/>
    <w:rsid w:val="000E3BDE"/>
    <w:rsid w:val="000E4332"/>
    <w:rsid w:val="000E4663"/>
    <w:rsid w:val="000E46F5"/>
    <w:rsid w:val="000E567A"/>
    <w:rsid w:val="000E571A"/>
    <w:rsid w:val="000E5DF9"/>
    <w:rsid w:val="000E6181"/>
    <w:rsid w:val="000E6625"/>
    <w:rsid w:val="000E6AEF"/>
    <w:rsid w:val="000E6E6D"/>
    <w:rsid w:val="000E7009"/>
    <w:rsid w:val="000E7111"/>
    <w:rsid w:val="000E7500"/>
    <w:rsid w:val="000E7798"/>
    <w:rsid w:val="000E7ABC"/>
    <w:rsid w:val="000E7C01"/>
    <w:rsid w:val="000F00EC"/>
    <w:rsid w:val="000F052E"/>
    <w:rsid w:val="000F0F5F"/>
    <w:rsid w:val="000F1183"/>
    <w:rsid w:val="000F15B7"/>
    <w:rsid w:val="000F1AD7"/>
    <w:rsid w:val="000F1B2F"/>
    <w:rsid w:val="000F22AC"/>
    <w:rsid w:val="000F2578"/>
    <w:rsid w:val="000F2B10"/>
    <w:rsid w:val="000F305E"/>
    <w:rsid w:val="000F31BB"/>
    <w:rsid w:val="000F323E"/>
    <w:rsid w:val="000F38F6"/>
    <w:rsid w:val="000F3B54"/>
    <w:rsid w:val="000F4416"/>
    <w:rsid w:val="000F4781"/>
    <w:rsid w:val="000F4E80"/>
    <w:rsid w:val="000F4E99"/>
    <w:rsid w:val="000F56AC"/>
    <w:rsid w:val="000F5719"/>
    <w:rsid w:val="000F5B43"/>
    <w:rsid w:val="000F5CF4"/>
    <w:rsid w:val="000F6281"/>
    <w:rsid w:val="000F6CB0"/>
    <w:rsid w:val="000F6D31"/>
    <w:rsid w:val="000F75AA"/>
    <w:rsid w:val="000F7CF9"/>
    <w:rsid w:val="00100278"/>
    <w:rsid w:val="0010070C"/>
    <w:rsid w:val="001007F7"/>
    <w:rsid w:val="0010157A"/>
    <w:rsid w:val="00101617"/>
    <w:rsid w:val="00101B10"/>
    <w:rsid w:val="00102BBF"/>
    <w:rsid w:val="00102D4E"/>
    <w:rsid w:val="0010364B"/>
    <w:rsid w:val="00103713"/>
    <w:rsid w:val="001038FF"/>
    <w:rsid w:val="00103985"/>
    <w:rsid w:val="00103C8F"/>
    <w:rsid w:val="00103CDB"/>
    <w:rsid w:val="001044F7"/>
    <w:rsid w:val="00104507"/>
    <w:rsid w:val="001045B3"/>
    <w:rsid w:val="00104945"/>
    <w:rsid w:val="00104D8F"/>
    <w:rsid w:val="001052CB"/>
    <w:rsid w:val="0010577A"/>
    <w:rsid w:val="00105DEE"/>
    <w:rsid w:val="0010679C"/>
    <w:rsid w:val="001068C5"/>
    <w:rsid w:val="00106B01"/>
    <w:rsid w:val="00106F93"/>
    <w:rsid w:val="00107054"/>
    <w:rsid w:val="001071A0"/>
    <w:rsid w:val="0010741E"/>
    <w:rsid w:val="00107491"/>
    <w:rsid w:val="001077FC"/>
    <w:rsid w:val="00107C11"/>
    <w:rsid w:val="00110608"/>
    <w:rsid w:val="001106CB"/>
    <w:rsid w:val="00110738"/>
    <w:rsid w:val="00110A94"/>
    <w:rsid w:val="00110AD1"/>
    <w:rsid w:val="00110B94"/>
    <w:rsid w:val="00110CD1"/>
    <w:rsid w:val="001111BC"/>
    <w:rsid w:val="001112AC"/>
    <w:rsid w:val="001112C2"/>
    <w:rsid w:val="00111556"/>
    <w:rsid w:val="00111710"/>
    <w:rsid w:val="00111B6D"/>
    <w:rsid w:val="00111C1B"/>
    <w:rsid w:val="00111CBC"/>
    <w:rsid w:val="00111D0D"/>
    <w:rsid w:val="001124C8"/>
    <w:rsid w:val="001128E2"/>
    <w:rsid w:val="00112903"/>
    <w:rsid w:val="00113144"/>
    <w:rsid w:val="00113664"/>
    <w:rsid w:val="00113666"/>
    <w:rsid w:val="0011391E"/>
    <w:rsid w:val="00114A99"/>
    <w:rsid w:val="0011546C"/>
    <w:rsid w:val="00115ABC"/>
    <w:rsid w:val="00115CA5"/>
    <w:rsid w:val="0011602C"/>
    <w:rsid w:val="001165C5"/>
    <w:rsid w:val="00116F38"/>
    <w:rsid w:val="001173E9"/>
    <w:rsid w:val="0011741F"/>
    <w:rsid w:val="00117426"/>
    <w:rsid w:val="00117C94"/>
    <w:rsid w:val="00117CB2"/>
    <w:rsid w:val="00117EBB"/>
    <w:rsid w:val="00117FAF"/>
    <w:rsid w:val="00120971"/>
    <w:rsid w:val="00121161"/>
    <w:rsid w:val="001214AF"/>
    <w:rsid w:val="00121AD2"/>
    <w:rsid w:val="00121B0C"/>
    <w:rsid w:val="00121F48"/>
    <w:rsid w:val="001221FD"/>
    <w:rsid w:val="0012267A"/>
    <w:rsid w:val="0012281B"/>
    <w:rsid w:val="0012305D"/>
    <w:rsid w:val="0012369A"/>
    <w:rsid w:val="001237ED"/>
    <w:rsid w:val="001238F9"/>
    <w:rsid w:val="00123B2D"/>
    <w:rsid w:val="00123D0B"/>
    <w:rsid w:val="00123ED4"/>
    <w:rsid w:val="00123EDF"/>
    <w:rsid w:val="00124FDB"/>
    <w:rsid w:val="00125168"/>
    <w:rsid w:val="00125472"/>
    <w:rsid w:val="001257B5"/>
    <w:rsid w:val="00125A98"/>
    <w:rsid w:val="00125EB5"/>
    <w:rsid w:val="001260E7"/>
    <w:rsid w:val="00126A6F"/>
    <w:rsid w:val="00127449"/>
    <w:rsid w:val="00127D07"/>
    <w:rsid w:val="00130B3C"/>
    <w:rsid w:val="00130B99"/>
    <w:rsid w:val="001315D1"/>
    <w:rsid w:val="001315F0"/>
    <w:rsid w:val="001318FF"/>
    <w:rsid w:val="00131AAA"/>
    <w:rsid w:val="00131C17"/>
    <w:rsid w:val="00131C71"/>
    <w:rsid w:val="00131CE7"/>
    <w:rsid w:val="0013231C"/>
    <w:rsid w:val="001325F7"/>
    <w:rsid w:val="001326FD"/>
    <w:rsid w:val="001329F7"/>
    <w:rsid w:val="00132BFC"/>
    <w:rsid w:val="00132E36"/>
    <w:rsid w:val="00132EFD"/>
    <w:rsid w:val="00132F8E"/>
    <w:rsid w:val="00133010"/>
    <w:rsid w:val="001334EB"/>
    <w:rsid w:val="00133ABB"/>
    <w:rsid w:val="00133AE6"/>
    <w:rsid w:val="00134157"/>
    <w:rsid w:val="001341B6"/>
    <w:rsid w:val="00134845"/>
    <w:rsid w:val="00134918"/>
    <w:rsid w:val="00134B23"/>
    <w:rsid w:val="00135A03"/>
    <w:rsid w:val="00135C37"/>
    <w:rsid w:val="00135C74"/>
    <w:rsid w:val="00135C98"/>
    <w:rsid w:val="001362C5"/>
    <w:rsid w:val="001369CD"/>
    <w:rsid w:val="00137E7F"/>
    <w:rsid w:val="00137F39"/>
    <w:rsid w:val="0014006F"/>
    <w:rsid w:val="001404BA"/>
    <w:rsid w:val="00140650"/>
    <w:rsid w:val="00140732"/>
    <w:rsid w:val="00140780"/>
    <w:rsid w:val="00140BE9"/>
    <w:rsid w:val="00140CD5"/>
    <w:rsid w:val="00141828"/>
    <w:rsid w:val="001419C8"/>
    <w:rsid w:val="00142001"/>
    <w:rsid w:val="00142293"/>
    <w:rsid w:val="00142691"/>
    <w:rsid w:val="001426E5"/>
    <w:rsid w:val="0014292F"/>
    <w:rsid w:val="00142C46"/>
    <w:rsid w:val="001434A5"/>
    <w:rsid w:val="00143916"/>
    <w:rsid w:val="0014403A"/>
    <w:rsid w:val="001441D1"/>
    <w:rsid w:val="00144AC3"/>
    <w:rsid w:val="00144B8D"/>
    <w:rsid w:val="00144DEC"/>
    <w:rsid w:val="00144ED9"/>
    <w:rsid w:val="00144FEA"/>
    <w:rsid w:val="001459FC"/>
    <w:rsid w:val="00145F34"/>
    <w:rsid w:val="00146ED8"/>
    <w:rsid w:val="001474B1"/>
    <w:rsid w:val="0014775C"/>
    <w:rsid w:val="00147C3B"/>
    <w:rsid w:val="001502DF"/>
    <w:rsid w:val="0015046C"/>
    <w:rsid w:val="00150BBB"/>
    <w:rsid w:val="00150CD4"/>
    <w:rsid w:val="00151692"/>
    <w:rsid w:val="00151915"/>
    <w:rsid w:val="00151CEA"/>
    <w:rsid w:val="00151F13"/>
    <w:rsid w:val="0015231C"/>
    <w:rsid w:val="001523B3"/>
    <w:rsid w:val="00152639"/>
    <w:rsid w:val="00152DFE"/>
    <w:rsid w:val="00152FCC"/>
    <w:rsid w:val="00153EE7"/>
    <w:rsid w:val="00153F5B"/>
    <w:rsid w:val="0015471E"/>
    <w:rsid w:val="00154CBC"/>
    <w:rsid w:val="001555AC"/>
    <w:rsid w:val="00155D70"/>
    <w:rsid w:val="00156422"/>
    <w:rsid w:val="001566F2"/>
    <w:rsid w:val="00156937"/>
    <w:rsid w:val="00157262"/>
    <w:rsid w:val="001574A0"/>
    <w:rsid w:val="001575B7"/>
    <w:rsid w:val="001578EB"/>
    <w:rsid w:val="00157A68"/>
    <w:rsid w:val="00160510"/>
    <w:rsid w:val="001606CD"/>
    <w:rsid w:val="001606D7"/>
    <w:rsid w:val="00160A0F"/>
    <w:rsid w:val="001613AA"/>
    <w:rsid w:val="00161876"/>
    <w:rsid w:val="00161E54"/>
    <w:rsid w:val="00162062"/>
    <w:rsid w:val="001621AE"/>
    <w:rsid w:val="00162286"/>
    <w:rsid w:val="001622DD"/>
    <w:rsid w:val="001625C4"/>
    <w:rsid w:val="00162610"/>
    <w:rsid w:val="001627A5"/>
    <w:rsid w:val="001627BE"/>
    <w:rsid w:val="00162AB4"/>
    <w:rsid w:val="001633A3"/>
    <w:rsid w:val="0016361A"/>
    <w:rsid w:val="00163D6D"/>
    <w:rsid w:val="0016424B"/>
    <w:rsid w:val="0016462D"/>
    <w:rsid w:val="00164643"/>
    <w:rsid w:val="00164B13"/>
    <w:rsid w:val="00164CA9"/>
    <w:rsid w:val="0016506B"/>
    <w:rsid w:val="00165280"/>
    <w:rsid w:val="00165D21"/>
    <w:rsid w:val="00165D7E"/>
    <w:rsid w:val="00165E1E"/>
    <w:rsid w:val="0016656E"/>
    <w:rsid w:val="001666CF"/>
    <w:rsid w:val="00166F26"/>
    <w:rsid w:val="00166F2C"/>
    <w:rsid w:val="00166FDA"/>
    <w:rsid w:val="001673E2"/>
    <w:rsid w:val="00167A21"/>
    <w:rsid w:val="00167AEA"/>
    <w:rsid w:val="00167EB5"/>
    <w:rsid w:val="00167F6C"/>
    <w:rsid w:val="001709FB"/>
    <w:rsid w:val="001713E5"/>
    <w:rsid w:val="00171A39"/>
    <w:rsid w:val="00171AE8"/>
    <w:rsid w:val="00171B07"/>
    <w:rsid w:val="00171E91"/>
    <w:rsid w:val="00172015"/>
    <w:rsid w:val="00172288"/>
    <w:rsid w:val="001724D0"/>
    <w:rsid w:val="00172B7D"/>
    <w:rsid w:val="001730DE"/>
    <w:rsid w:val="001734E4"/>
    <w:rsid w:val="00173D2A"/>
    <w:rsid w:val="00173DEA"/>
    <w:rsid w:val="00173E42"/>
    <w:rsid w:val="00174120"/>
    <w:rsid w:val="0017426D"/>
    <w:rsid w:val="001745EC"/>
    <w:rsid w:val="00174759"/>
    <w:rsid w:val="00174809"/>
    <w:rsid w:val="001748B7"/>
    <w:rsid w:val="00174910"/>
    <w:rsid w:val="00174D97"/>
    <w:rsid w:val="00174EEB"/>
    <w:rsid w:val="00175545"/>
    <w:rsid w:val="00175662"/>
    <w:rsid w:val="00175F4C"/>
    <w:rsid w:val="00176BAA"/>
    <w:rsid w:val="00176D61"/>
    <w:rsid w:val="00176EF3"/>
    <w:rsid w:val="00176F44"/>
    <w:rsid w:val="00177127"/>
    <w:rsid w:val="00177CA4"/>
    <w:rsid w:val="00180CE7"/>
    <w:rsid w:val="00181030"/>
    <w:rsid w:val="00181138"/>
    <w:rsid w:val="001813E0"/>
    <w:rsid w:val="0018142C"/>
    <w:rsid w:val="00181B67"/>
    <w:rsid w:val="00181C8E"/>
    <w:rsid w:val="00181D1D"/>
    <w:rsid w:val="001821F3"/>
    <w:rsid w:val="001827CD"/>
    <w:rsid w:val="00182A9A"/>
    <w:rsid w:val="00182C8E"/>
    <w:rsid w:val="00183246"/>
    <w:rsid w:val="001835C8"/>
    <w:rsid w:val="00183979"/>
    <w:rsid w:val="001839BC"/>
    <w:rsid w:val="00183F00"/>
    <w:rsid w:val="0018421E"/>
    <w:rsid w:val="0018433F"/>
    <w:rsid w:val="00184452"/>
    <w:rsid w:val="0018470F"/>
    <w:rsid w:val="001853FC"/>
    <w:rsid w:val="00185447"/>
    <w:rsid w:val="001854A8"/>
    <w:rsid w:val="0018582D"/>
    <w:rsid w:val="00185A0C"/>
    <w:rsid w:val="00185B2A"/>
    <w:rsid w:val="00185D44"/>
    <w:rsid w:val="001864C1"/>
    <w:rsid w:val="001869E6"/>
    <w:rsid w:val="00186A1F"/>
    <w:rsid w:val="00186A83"/>
    <w:rsid w:val="00187656"/>
    <w:rsid w:val="0018776E"/>
    <w:rsid w:val="00187F81"/>
    <w:rsid w:val="00190AE1"/>
    <w:rsid w:val="00191051"/>
    <w:rsid w:val="0019138F"/>
    <w:rsid w:val="001915D0"/>
    <w:rsid w:val="00191773"/>
    <w:rsid w:val="001917B8"/>
    <w:rsid w:val="001917EC"/>
    <w:rsid w:val="001921AE"/>
    <w:rsid w:val="0019235E"/>
    <w:rsid w:val="00192578"/>
    <w:rsid w:val="00192709"/>
    <w:rsid w:val="001927D7"/>
    <w:rsid w:val="001928B8"/>
    <w:rsid w:val="001928F9"/>
    <w:rsid w:val="00192F24"/>
    <w:rsid w:val="001939B3"/>
    <w:rsid w:val="00193F00"/>
    <w:rsid w:val="001940E9"/>
    <w:rsid w:val="00194199"/>
    <w:rsid w:val="001944DD"/>
    <w:rsid w:val="00194B5A"/>
    <w:rsid w:val="00194EF2"/>
    <w:rsid w:val="00195DC9"/>
    <w:rsid w:val="00196434"/>
    <w:rsid w:val="00196655"/>
    <w:rsid w:val="001967E4"/>
    <w:rsid w:val="00197171"/>
    <w:rsid w:val="001977EB"/>
    <w:rsid w:val="00197893"/>
    <w:rsid w:val="00197900"/>
    <w:rsid w:val="00197EF2"/>
    <w:rsid w:val="001A00EA"/>
    <w:rsid w:val="001A048D"/>
    <w:rsid w:val="001A0B23"/>
    <w:rsid w:val="001A0CD7"/>
    <w:rsid w:val="001A0DAE"/>
    <w:rsid w:val="001A0EEA"/>
    <w:rsid w:val="001A0F25"/>
    <w:rsid w:val="001A162E"/>
    <w:rsid w:val="001A18F7"/>
    <w:rsid w:val="001A1EEE"/>
    <w:rsid w:val="001A1EFF"/>
    <w:rsid w:val="001A20A3"/>
    <w:rsid w:val="001A21D5"/>
    <w:rsid w:val="001A2691"/>
    <w:rsid w:val="001A2AC4"/>
    <w:rsid w:val="001A2B37"/>
    <w:rsid w:val="001A33D2"/>
    <w:rsid w:val="001A387F"/>
    <w:rsid w:val="001A3A4C"/>
    <w:rsid w:val="001A3F2A"/>
    <w:rsid w:val="001A4541"/>
    <w:rsid w:val="001A4751"/>
    <w:rsid w:val="001A47D5"/>
    <w:rsid w:val="001A54C7"/>
    <w:rsid w:val="001A5B85"/>
    <w:rsid w:val="001A5DF4"/>
    <w:rsid w:val="001A6CC3"/>
    <w:rsid w:val="001A6FAF"/>
    <w:rsid w:val="001A7099"/>
    <w:rsid w:val="001A71D1"/>
    <w:rsid w:val="001A76C3"/>
    <w:rsid w:val="001A7AC2"/>
    <w:rsid w:val="001A7BAB"/>
    <w:rsid w:val="001B01F2"/>
    <w:rsid w:val="001B042B"/>
    <w:rsid w:val="001B049D"/>
    <w:rsid w:val="001B0A5A"/>
    <w:rsid w:val="001B0C75"/>
    <w:rsid w:val="001B0EA8"/>
    <w:rsid w:val="001B0EAD"/>
    <w:rsid w:val="001B12AE"/>
    <w:rsid w:val="001B1820"/>
    <w:rsid w:val="001B18E1"/>
    <w:rsid w:val="001B1F4B"/>
    <w:rsid w:val="001B239D"/>
    <w:rsid w:val="001B2706"/>
    <w:rsid w:val="001B2978"/>
    <w:rsid w:val="001B2ABE"/>
    <w:rsid w:val="001B2DEB"/>
    <w:rsid w:val="001B30E1"/>
    <w:rsid w:val="001B35E1"/>
    <w:rsid w:val="001B37CA"/>
    <w:rsid w:val="001B3BC8"/>
    <w:rsid w:val="001B3C0D"/>
    <w:rsid w:val="001B4065"/>
    <w:rsid w:val="001B45BE"/>
    <w:rsid w:val="001B49E3"/>
    <w:rsid w:val="001B4D1C"/>
    <w:rsid w:val="001B4DD3"/>
    <w:rsid w:val="001B531B"/>
    <w:rsid w:val="001B5A6F"/>
    <w:rsid w:val="001B5ABE"/>
    <w:rsid w:val="001B61A5"/>
    <w:rsid w:val="001B63EE"/>
    <w:rsid w:val="001B6649"/>
    <w:rsid w:val="001B67B5"/>
    <w:rsid w:val="001B6988"/>
    <w:rsid w:val="001B6D94"/>
    <w:rsid w:val="001B754F"/>
    <w:rsid w:val="001B781F"/>
    <w:rsid w:val="001B7FAD"/>
    <w:rsid w:val="001C030C"/>
    <w:rsid w:val="001C070A"/>
    <w:rsid w:val="001C0A4E"/>
    <w:rsid w:val="001C10EA"/>
    <w:rsid w:val="001C1D4E"/>
    <w:rsid w:val="001C1DAC"/>
    <w:rsid w:val="001C2A00"/>
    <w:rsid w:val="001C2B9D"/>
    <w:rsid w:val="001C3405"/>
    <w:rsid w:val="001C3569"/>
    <w:rsid w:val="001C3683"/>
    <w:rsid w:val="001C384A"/>
    <w:rsid w:val="001C38CF"/>
    <w:rsid w:val="001C39EA"/>
    <w:rsid w:val="001C3BAC"/>
    <w:rsid w:val="001C3C71"/>
    <w:rsid w:val="001C47C0"/>
    <w:rsid w:val="001C4877"/>
    <w:rsid w:val="001C4C60"/>
    <w:rsid w:val="001C4CF4"/>
    <w:rsid w:val="001C4F4E"/>
    <w:rsid w:val="001C5870"/>
    <w:rsid w:val="001C589F"/>
    <w:rsid w:val="001C5C07"/>
    <w:rsid w:val="001C5C52"/>
    <w:rsid w:val="001C5E3E"/>
    <w:rsid w:val="001C608E"/>
    <w:rsid w:val="001C61A5"/>
    <w:rsid w:val="001C649E"/>
    <w:rsid w:val="001C662D"/>
    <w:rsid w:val="001C692B"/>
    <w:rsid w:val="001C756A"/>
    <w:rsid w:val="001C767F"/>
    <w:rsid w:val="001C77A6"/>
    <w:rsid w:val="001C78E2"/>
    <w:rsid w:val="001D07DE"/>
    <w:rsid w:val="001D08F9"/>
    <w:rsid w:val="001D1352"/>
    <w:rsid w:val="001D1491"/>
    <w:rsid w:val="001D1E6B"/>
    <w:rsid w:val="001D2042"/>
    <w:rsid w:val="001D21B4"/>
    <w:rsid w:val="001D264A"/>
    <w:rsid w:val="001D28D2"/>
    <w:rsid w:val="001D2FDA"/>
    <w:rsid w:val="001D3201"/>
    <w:rsid w:val="001D3B11"/>
    <w:rsid w:val="001D3B25"/>
    <w:rsid w:val="001D42E7"/>
    <w:rsid w:val="001D444A"/>
    <w:rsid w:val="001D4606"/>
    <w:rsid w:val="001D4C69"/>
    <w:rsid w:val="001D4F2F"/>
    <w:rsid w:val="001D4FC7"/>
    <w:rsid w:val="001D5564"/>
    <w:rsid w:val="001D55AC"/>
    <w:rsid w:val="001D580C"/>
    <w:rsid w:val="001D5B54"/>
    <w:rsid w:val="001D5B92"/>
    <w:rsid w:val="001D5E37"/>
    <w:rsid w:val="001D63B8"/>
    <w:rsid w:val="001D642F"/>
    <w:rsid w:val="001D772C"/>
    <w:rsid w:val="001D786B"/>
    <w:rsid w:val="001D7D6A"/>
    <w:rsid w:val="001E0057"/>
    <w:rsid w:val="001E02D5"/>
    <w:rsid w:val="001E0546"/>
    <w:rsid w:val="001E05A3"/>
    <w:rsid w:val="001E099C"/>
    <w:rsid w:val="001E09D6"/>
    <w:rsid w:val="001E0DD0"/>
    <w:rsid w:val="001E0DD1"/>
    <w:rsid w:val="001E15A9"/>
    <w:rsid w:val="001E18AC"/>
    <w:rsid w:val="001E1C0A"/>
    <w:rsid w:val="001E1DE9"/>
    <w:rsid w:val="001E1FC6"/>
    <w:rsid w:val="001E20E6"/>
    <w:rsid w:val="001E2147"/>
    <w:rsid w:val="001E2190"/>
    <w:rsid w:val="001E297C"/>
    <w:rsid w:val="001E2EE8"/>
    <w:rsid w:val="001E302F"/>
    <w:rsid w:val="001E303D"/>
    <w:rsid w:val="001E3468"/>
    <w:rsid w:val="001E37F7"/>
    <w:rsid w:val="001E3CB7"/>
    <w:rsid w:val="001E3D69"/>
    <w:rsid w:val="001E446E"/>
    <w:rsid w:val="001E4B07"/>
    <w:rsid w:val="001E4BF7"/>
    <w:rsid w:val="001E5671"/>
    <w:rsid w:val="001E56DC"/>
    <w:rsid w:val="001E5CD1"/>
    <w:rsid w:val="001E6059"/>
    <w:rsid w:val="001E6A0D"/>
    <w:rsid w:val="001E6B62"/>
    <w:rsid w:val="001E6E38"/>
    <w:rsid w:val="001E7121"/>
    <w:rsid w:val="001E7204"/>
    <w:rsid w:val="001E73A6"/>
    <w:rsid w:val="001E7807"/>
    <w:rsid w:val="001E7A60"/>
    <w:rsid w:val="001F08F4"/>
    <w:rsid w:val="001F0F0A"/>
    <w:rsid w:val="001F12D1"/>
    <w:rsid w:val="001F137A"/>
    <w:rsid w:val="001F150B"/>
    <w:rsid w:val="001F17D5"/>
    <w:rsid w:val="001F1A72"/>
    <w:rsid w:val="001F1AB2"/>
    <w:rsid w:val="001F1E99"/>
    <w:rsid w:val="001F1F85"/>
    <w:rsid w:val="001F2388"/>
    <w:rsid w:val="001F2588"/>
    <w:rsid w:val="001F2E5E"/>
    <w:rsid w:val="001F2F59"/>
    <w:rsid w:val="001F306E"/>
    <w:rsid w:val="001F33E4"/>
    <w:rsid w:val="001F3504"/>
    <w:rsid w:val="001F37BD"/>
    <w:rsid w:val="001F3F1C"/>
    <w:rsid w:val="001F4037"/>
    <w:rsid w:val="001F4A45"/>
    <w:rsid w:val="001F4BFD"/>
    <w:rsid w:val="001F4EEB"/>
    <w:rsid w:val="001F5983"/>
    <w:rsid w:val="001F5C00"/>
    <w:rsid w:val="001F5D55"/>
    <w:rsid w:val="001F5F3D"/>
    <w:rsid w:val="001F5F4B"/>
    <w:rsid w:val="001F6381"/>
    <w:rsid w:val="001F64B6"/>
    <w:rsid w:val="001F6A4E"/>
    <w:rsid w:val="001F70CD"/>
    <w:rsid w:val="001F7517"/>
    <w:rsid w:val="001F7D98"/>
    <w:rsid w:val="00200045"/>
    <w:rsid w:val="002001C4"/>
    <w:rsid w:val="002003A6"/>
    <w:rsid w:val="002009A5"/>
    <w:rsid w:val="00200C77"/>
    <w:rsid w:val="0020105F"/>
    <w:rsid w:val="0020142C"/>
    <w:rsid w:val="002018B8"/>
    <w:rsid w:val="00201D91"/>
    <w:rsid w:val="00201E9F"/>
    <w:rsid w:val="00201F1C"/>
    <w:rsid w:val="0020219E"/>
    <w:rsid w:val="002022AF"/>
    <w:rsid w:val="002026EA"/>
    <w:rsid w:val="00202A76"/>
    <w:rsid w:val="002037A6"/>
    <w:rsid w:val="0020381F"/>
    <w:rsid w:val="002039B4"/>
    <w:rsid w:val="00203F65"/>
    <w:rsid w:val="002040A2"/>
    <w:rsid w:val="002040F9"/>
    <w:rsid w:val="0020413D"/>
    <w:rsid w:val="002046C1"/>
    <w:rsid w:val="00204BAB"/>
    <w:rsid w:val="00205052"/>
    <w:rsid w:val="002050F9"/>
    <w:rsid w:val="00205629"/>
    <w:rsid w:val="00205E62"/>
    <w:rsid w:val="00206372"/>
    <w:rsid w:val="002068AC"/>
    <w:rsid w:val="00206B28"/>
    <w:rsid w:val="0020788F"/>
    <w:rsid w:val="00207BB3"/>
    <w:rsid w:val="00207EE4"/>
    <w:rsid w:val="00210403"/>
    <w:rsid w:val="0021146B"/>
    <w:rsid w:val="002115B1"/>
    <w:rsid w:val="00211C9B"/>
    <w:rsid w:val="00211DAA"/>
    <w:rsid w:val="00212074"/>
    <w:rsid w:val="00212106"/>
    <w:rsid w:val="00212401"/>
    <w:rsid w:val="00213197"/>
    <w:rsid w:val="002132C8"/>
    <w:rsid w:val="00213378"/>
    <w:rsid w:val="002136DD"/>
    <w:rsid w:val="002139A4"/>
    <w:rsid w:val="002146A8"/>
    <w:rsid w:val="00215371"/>
    <w:rsid w:val="00215473"/>
    <w:rsid w:val="00215771"/>
    <w:rsid w:val="002159E0"/>
    <w:rsid w:val="00215EFD"/>
    <w:rsid w:val="0021610F"/>
    <w:rsid w:val="00216433"/>
    <w:rsid w:val="00216655"/>
    <w:rsid w:val="00216C45"/>
    <w:rsid w:val="00216F91"/>
    <w:rsid w:val="00217309"/>
    <w:rsid w:val="00217C69"/>
    <w:rsid w:val="00217E7A"/>
    <w:rsid w:val="00217E9E"/>
    <w:rsid w:val="002202DD"/>
    <w:rsid w:val="0022073D"/>
    <w:rsid w:val="002207E2"/>
    <w:rsid w:val="002211F0"/>
    <w:rsid w:val="0022163C"/>
    <w:rsid w:val="002216EE"/>
    <w:rsid w:val="00221E50"/>
    <w:rsid w:val="002221BE"/>
    <w:rsid w:val="00222457"/>
    <w:rsid w:val="002227F9"/>
    <w:rsid w:val="0022291C"/>
    <w:rsid w:val="00222A8F"/>
    <w:rsid w:val="00222C40"/>
    <w:rsid w:val="00222C42"/>
    <w:rsid w:val="00222D4C"/>
    <w:rsid w:val="00222DAC"/>
    <w:rsid w:val="00222FC0"/>
    <w:rsid w:val="00223613"/>
    <w:rsid w:val="00223720"/>
    <w:rsid w:val="00223752"/>
    <w:rsid w:val="002239D3"/>
    <w:rsid w:val="00223D4F"/>
    <w:rsid w:val="0022439B"/>
    <w:rsid w:val="00224558"/>
    <w:rsid w:val="00224DCD"/>
    <w:rsid w:val="00224E91"/>
    <w:rsid w:val="00224FEE"/>
    <w:rsid w:val="0022556A"/>
    <w:rsid w:val="002255BC"/>
    <w:rsid w:val="00225629"/>
    <w:rsid w:val="00225925"/>
    <w:rsid w:val="00225C32"/>
    <w:rsid w:val="00225E51"/>
    <w:rsid w:val="00225FC0"/>
    <w:rsid w:val="00226937"/>
    <w:rsid w:val="00226D97"/>
    <w:rsid w:val="00226EDC"/>
    <w:rsid w:val="002271C8"/>
    <w:rsid w:val="002271F7"/>
    <w:rsid w:val="00227508"/>
    <w:rsid w:val="00230609"/>
    <w:rsid w:val="0023071E"/>
    <w:rsid w:val="002316FC"/>
    <w:rsid w:val="0023177A"/>
    <w:rsid w:val="0023208C"/>
    <w:rsid w:val="002322A2"/>
    <w:rsid w:val="002322D9"/>
    <w:rsid w:val="002324BF"/>
    <w:rsid w:val="00232767"/>
    <w:rsid w:val="002328F6"/>
    <w:rsid w:val="00233172"/>
    <w:rsid w:val="00233182"/>
    <w:rsid w:val="002337D3"/>
    <w:rsid w:val="0023380E"/>
    <w:rsid w:val="00233B49"/>
    <w:rsid w:val="00233D3D"/>
    <w:rsid w:val="00234116"/>
    <w:rsid w:val="002345D9"/>
    <w:rsid w:val="00234721"/>
    <w:rsid w:val="002348BC"/>
    <w:rsid w:val="00234916"/>
    <w:rsid w:val="00234A0E"/>
    <w:rsid w:val="00235863"/>
    <w:rsid w:val="00235A4A"/>
    <w:rsid w:val="00235A87"/>
    <w:rsid w:val="00235F80"/>
    <w:rsid w:val="002369AC"/>
    <w:rsid w:val="00236F7F"/>
    <w:rsid w:val="0023759C"/>
    <w:rsid w:val="00237B95"/>
    <w:rsid w:val="00237E6E"/>
    <w:rsid w:val="00240083"/>
    <w:rsid w:val="00240485"/>
    <w:rsid w:val="0024074B"/>
    <w:rsid w:val="00240A77"/>
    <w:rsid w:val="00240DC8"/>
    <w:rsid w:val="00242590"/>
    <w:rsid w:val="00242F58"/>
    <w:rsid w:val="00243245"/>
    <w:rsid w:val="002435E0"/>
    <w:rsid w:val="002439D5"/>
    <w:rsid w:val="002439D7"/>
    <w:rsid w:val="00243A23"/>
    <w:rsid w:val="00243AB1"/>
    <w:rsid w:val="00243B3B"/>
    <w:rsid w:val="00243B52"/>
    <w:rsid w:val="00243C85"/>
    <w:rsid w:val="00244067"/>
    <w:rsid w:val="002444ED"/>
    <w:rsid w:val="0024487C"/>
    <w:rsid w:val="00244CA7"/>
    <w:rsid w:val="00245CDB"/>
    <w:rsid w:val="00245D58"/>
    <w:rsid w:val="00245EF6"/>
    <w:rsid w:val="002460C9"/>
    <w:rsid w:val="00246194"/>
    <w:rsid w:val="00246966"/>
    <w:rsid w:val="00246AD0"/>
    <w:rsid w:val="00246B2F"/>
    <w:rsid w:val="00246D59"/>
    <w:rsid w:val="00246DD3"/>
    <w:rsid w:val="002472F6"/>
    <w:rsid w:val="00247369"/>
    <w:rsid w:val="0024751E"/>
    <w:rsid w:val="00247698"/>
    <w:rsid w:val="00247716"/>
    <w:rsid w:val="0024784F"/>
    <w:rsid w:val="00247C06"/>
    <w:rsid w:val="00250653"/>
    <w:rsid w:val="002506D5"/>
    <w:rsid w:val="002507AC"/>
    <w:rsid w:val="0025083C"/>
    <w:rsid w:val="00250860"/>
    <w:rsid w:val="00250B7A"/>
    <w:rsid w:val="0025127E"/>
    <w:rsid w:val="0025145B"/>
    <w:rsid w:val="002514AA"/>
    <w:rsid w:val="0025191C"/>
    <w:rsid w:val="00252911"/>
    <w:rsid w:val="00252B01"/>
    <w:rsid w:val="0025334C"/>
    <w:rsid w:val="002534CC"/>
    <w:rsid w:val="00253533"/>
    <w:rsid w:val="00253542"/>
    <w:rsid w:val="0025359C"/>
    <w:rsid w:val="002536EA"/>
    <w:rsid w:val="00253E81"/>
    <w:rsid w:val="002548DE"/>
    <w:rsid w:val="00254A7F"/>
    <w:rsid w:val="00254E55"/>
    <w:rsid w:val="002557A8"/>
    <w:rsid w:val="00255B00"/>
    <w:rsid w:val="00255B6D"/>
    <w:rsid w:val="00255B82"/>
    <w:rsid w:val="00255ED5"/>
    <w:rsid w:val="002561EE"/>
    <w:rsid w:val="00256286"/>
    <w:rsid w:val="002562E9"/>
    <w:rsid w:val="002564C0"/>
    <w:rsid w:val="0025749E"/>
    <w:rsid w:val="00257976"/>
    <w:rsid w:val="00257AFB"/>
    <w:rsid w:val="00260166"/>
    <w:rsid w:val="00260186"/>
    <w:rsid w:val="002605BC"/>
    <w:rsid w:val="0026063E"/>
    <w:rsid w:val="0026073C"/>
    <w:rsid w:val="00260774"/>
    <w:rsid w:val="0026082A"/>
    <w:rsid w:val="0026092F"/>
    <w:rsid w:val="00261342"/>
    <w:rsid w:val="0026178C"/>
    <w:rsid w:val="00261C5E"/>
    <w:rsid w:val="00261CB0"/>
    <w:rsid w:val="00261CBD"/>
    <w:rsid w:val="002620FD"/>
    <w:rsid w:val="002626BF"/>
    <w:rsid w:val="00262C7B"/>
    <w:rsid w:val="00262FF7"/>
    <w:rsid w:val="002631D3"/>
    <w:rsid w:val="002634D0"/>
    <w:rsid w:val="002638DE"/>
    <w:rsid w:val="00263A54"/>
    <w:rsid w:val="00263F13"/>
    <w:rsid w:val="00264293"/>
    <w:rsid w:val="00264359"/>
    <w:rsid w:val="002646BA"/>
    <w:rsid w:val="00264CF8"/>
    <w:rsid w:val="00264FC2"/>
    <w:rsid w:val="0026550B"/>
    <w:rsid w:val="00265DD5"/>
    <w:rsid w:val="00265F96"/>
    <w:rsid w:val="00266148"/>
    <w:rsid w:val="0026635A"/>
    <w:rsid w:val="002666C5"/>
    <w:rsid w:val="0026672A"/>
    <w:rsid w:val="00266889"/>
    <w:rsid w:val="00266E3D"/>
    <w:rsid w:val="00266F73"/>
    <w:rsid w:val="00267501"/>
    <w:rsid w:val="00267581"/>
    <w:rsid w:val="002679A0"/>
    <w:rsid w:val="00267D06"/>
    <w:rsid w:val="00267DB3"/>
    <w:rsid w:val="00270BE9"/>
    <w:rsid w:val="00270EDC"/>
    <w:rsid w:val="0027178F"/>
    <w:rsid w:val="00271B0E"/>
    <w:rsid w:val="00271DB9"/>
    <w:rsid w:val="00271EED"/>
    <w:rsid w:val="00272319"/>
    <w:rsid w:val="0027273C"/>
    <w:rsid w:val="002729D5"/>
    <w:rsid w:val="00273464"/>
    <w:rsid w:val="00273798"/>
    <w:rsid w:val="0027383A"/>
    <w:rsid w:val="00273B05"/>
    <w:rsid w:val="00273B7F"/>
    <w:rsid w:val="00273CFA"/>
    <w:rsid w:val="00273D53"/>
    <w:rsid w:val="00273E3D"/>
    <w:rsid w:val="002740ED"/>
    <w:rsid w:val="00274BCD"/>
    <w:rsid w:val="00274DFE"/>
    <w:rsid w:val="00274F26"/>
    <w:rsid w:val="00275332"/>
    <w:rsid w:val="002753D0"/>
    <w:rsid w:val="00275856"/>
    <w:rsid w:val="00275E74"/>
    <w:rsid w:val="00275F95"/>
    <w:rsid w:val="002765C4"/>
    <w:rsid w:val="002766A5"/>
    <w:rsid w:val="00277078"/>
    <w:rsid w:val="002771B4"/>
    <w:rsid w:val="0027726F"/>
    <w:rsid w:val="0027776B"/>
    <w:rsid w:val="00277F8D"/>
    <w:rsid w:val="00280119"/>
    <w:rsid w:val="00280132"/>
    <w:rsid w:val="0028055C"/>
    <w:rsid w:val="00280B89"/>
    <w:rsid w:val="002817B1"/>
    <w:rsid w:val="0028189A"/>
    <w:rsid w:val="00281987"/>
    <w:rsid w:val="00281B16"/>
    <w:rsid w:val="00281B6B"/>
    <w:rsid w:val="00282070"/>
    <w:rsid w:val="00282112"/>
    <w:rsid w:val="00282171"/>
    <w:rsid w:val="0028225F"/>
    <w:rsid w:val="002823BF"/>
    <w:rsid w:val="00282641"/>
    <w:rsid w:val="0028299B"/>
    <w:rsid w:val="002834D6"/>
    <w:rsid w:val="0028396D"/>
    <w:rsid w:val="0028465F"/>
    <w:rsid w:val="002858AB"/>
    <w:rsid w:val="002860FA"/>
    <w:rsid w:val="0028645B"/>
    <w:rsid w:val="002868BC"/>
    <w:rsid w:val="00286978"/>
    <w:rsid w:val="00286A58"/>
    <w:rsid w:val="00286ED4"/>
    <w:rsid w:val="002871ED"/>
    <w:rsid w:val="002872E8"/>
    <w:rsid w:val="00287332"/>
    <w:rsid w:val="00287E58"/>
    <w:rsid w:val="00290276"/>
    <w:rsid w:val="0029047B"/>
    <w:rsid w:val="00290784"/>
    <w:rsid w:val="002907F6"/>
    <w:rsid w:val="002907F7"/>
    <w:rsid w:val="00290CCA"/>
    <w:rsid w:val="00290D3B"/>
    <w:rsid w:val="0029127D"/>
    <w:rsid w:val="002912CC"/>
    <w:rsid w:val="00291447"/>
    <w:rsid w:val="002915E4"/>
    <w:rsid w:val="002919D3"/>
    <w:rsid w:val="00291C89"/>
    <w:rsid w:val="00291D4D"/>
    <w:rsid w:val="00291E21"/>
    <w:rsid w:val="0029233C"/>
    <w:rsid w:val="002935CD"/>
    <w:rsid w:val="00293795"/>
    <w:rsid w:val="002938D7"/>
    <w:rsid w:val="00293BB1"/>
    <w:rsid w:val="00294098"/>
    <w:rsid w:val="002940DC"/>
    <w:rsid w:val="00294277"/>
    <w:rsid w:val="00294635"/>
    <w:rsid w:val="002946DE"/>
    <w:rsid w:val="002947A9"/>
    <w:rsid w:val="00294857"/>
    <w:rsid w:val="002948F9"/>
    <w:rsid w:val="00294A1D"/>
    <w:rsid w:val="00294A5E"/>
    <w:rsid w:val="00294A6D"/>
    <w:rsid w:val="00295442"/>
    <w:rsid w:val="00295478"/>
    <w:rsid w:val="002957D1"/>
    <w:rsid w:val="0029595B"/>
    <w:rsid w:val="00295964"/>
    <w:rsid w:val="00295F6C"/>
    <w:rsid w:val="0029614E"/>
    <w:rsid w:val="002961B7"/>
    <w:rsid w:val="002964DF"/>
    <w:rsid w:val="002966C9"/>
    <w:rsid w:val="00296AA9"/>
    <w:rsid w:val="0029710E"/>
    <w:rsid w:val="002972F7"/>
    <w:rsid w:val="00297327"/>
    <w:rsid w:val="0029799B"/>
    <w:rsid w:val="00297AC2"/>
    <w:rsid w:val="002A00C8"/>
    <w:rsid w:val="002A089F"/>
    <w:rsid w:val="002A0AA9"/>
    <w:rsid w:val="002A0FAC"/>
    <w:rsid w:val="002A161B"/>
    <w:rsid w:val="002A165D"/>
    <w:rsid w:val="002A1DBA"/>
    <w:rsid w:val="002A1F59"/>
    <w:rsid w:val="002A1F96"/>
    <w:rsid w:val="002A2803"/>
    <w:rsid w:val="002A292D"/>
    <w:rsid w:val="002A2D85"/>
    <w:rsid w:val="002A2DAA"/>
    <w:rsid w:val="002A3659"/>
    <w:rsid w:val="002A37E4"/>
    <w:rsid w:val="002A3A42"/>
    <w:rsid w:val="002A3E06"/>
    <w:rsid w:val="002A40C3"/>
    <w:rsid w:val="002A45CC"/>
    <w:rsid w:val="002A4CBB"/>
    <w:rsid w:val="002A4F8A"/>
    <w:rsid w:val="002A5010"/>
    <w:rsid w:val="002A501D"/>
    <w:rsid w:val="002A51E7"/>
    <w:rsid w:val="002A52AA"/>
    <w:rsid w:val="002A53FE"/>
    <w:rsid w:val="002A56B9"/>
    <w:rsid w:val="002A57E8"/>
    <w:rsid w:val="002A5EA5"/>
    <w:rsid w:val="002A5F4C"/>
    <w:rsid w:val="002A6599"/>
    <w:rsid w:val="002A66B5"/>
    <w:rsid w:val="002A67EE"/>
    <w:rsid w:val="002A6960"/>
    <w:rsid w:val="002A6ADD"/>
    <w:rsid w:val="002A6AF0"/>
    <w:rsid w:val="002A726E"/>
    <w:rsid w:val="002A73C3"/>
    <w:rsid w:val="002A750B"/>
    <w:rsid w:val="002A7977"/>
    <w:rsid w:val="002A7DBD"/>
    <w:rsid w:val="002B001D"/>
    <w:rsid w:val="002B00EE"/>
    <w:rsid w:val="002B03EA"/>
    <w:rsid w:val="002B10A4"/>
    <w:rsid w:val="002B1167"/>
    <w:rsid w:val="002B133F"/>
    <w:rsid w:val="002B1921"/>
    <w:rsid w:val="002B1BA6"/>
    <w:rsid w:val="002B1DFE"/>
    <w:rsid w:val="002B22B4"/>
    <w:rsid w:val="002B22DF"/>
    <w:rsid w:val="002B24DF"/>
    <w:rsid w:val="002B265A"/>
    <w:rsid w:val="002B2A8D"/>
    <w:rsid w:val="002B2C61"/>
    <w:rsid w:val="002B304A"/>
    <w:rsid w:val="002B3237"/>
    <w:rsid w:val="002B34F6"/>
    <w:rsid w:val="002B360C"/>
    <w:rsid w:val="002B360E"/>
    <w:rsid w:val="002B39F7"/>
    <w:rsid w:val="002B3D52"/>
    <w:rsid w:val="002B454C"/>
    <w:rsid w:val="002B47CC"/>
    <w:rsid w:val="002B4AD6"/>
    <w:rsid w:val="002B4DA7"/>
    <w:rsid w:val="002B4EBD"/>
    <w:rsid w:val="002B4F35"/>
    <w:rsid w:val="002B4F9E"/>
    <w:rsid w:val="002B5B7B"/>
    <w:rsid w:val="002B5D77"/>
    <w:rsid w:val="002B6B12"/>
    <w:rsid w:val="002B6C6E"/>
    <w:rsid w:val="002B7AB8"/>
    <w:rsid w:val="002B7B1B"/>
    <w:rsid w:val="002C06BE"/>
    <w:rsid w:val="002C0DAB"/>
    <w:rsid w:val="002C2966"/>
    <w:rsid w:val="002C34A0"/>
    <w:rsid w:val="002C3551"/>
    <w:rsid w:val="002C3601"/>
    <w:rsid w:val="002C37AA"/>
    <w:rsid w:val="002C394F"/>
    <w:rsid w:val="002C3CB6"/>
    <w:rsid w:val="002C3CE2"/>
    <w:rsid w:val="002C41A3"/>
    <w:rsid w:val="002C4558"/>
    <w:rsid w:val="002C4593"/>
    <w:rsid w:val="002C4AD9"/>
    <w:rsid w:val="002C4AF7"/>
    <w:rsid w:val="002C53D3"/>
    <w:rsid w:val="002C5AF3"/>
    <w:rsid w:val="002C5E2F"/>
    <w:rsid w:val="002C62EE"/>
    <w:rsid w:val="002C638E"/>
    <w:rsid w:val="002C658D"/>
    <w:rsid w:val="002C66E6"/>
    <w:rsid w:val="002C6AB6"/>
    <w:rsid w:val="002C6C80"/>
    <w:rsid w:val="002C6E18"/>
    <w:rsid w:val="002C7116"/>
    <w:rsid w:val="002C7859"/>
    <w:rsid w:val="002C7DB4"/>
    <w:rsid w:val="002D0B55"/>
    <w:rsid w:val="002D0E18"/>
    <w:rsid w:val="002D0F4B"/>
    <w:rsid w:val="002D0FD0"/>
    <w:rsid w:val="002D11AB"/>
    <w:rsid w:val="002D1C84"/>
    <w:rsid w:val="002D20E4"/>
    <w:rsid w:val="002D25D1"/>
    <w:rsid w:val="002D26F8"/>
    <w:rsid w:val="002D2743"/>
    <w:rsid w:val="002D2995"/>
    <w:rsid w:val="002D331B"/>
    <w:rsid w:val="002D34E1"/>
    <w:rsid w:val="002D366B"/>
    <w:rsid w:val="002D390C"/>
    <w:rsid w:val="002D3F25"/>
    <w:rsid w:val="002D3F5E"/>
    <w:rsid w:val="002D4B4E"/>
    <w:rsid w:val="002D4D24"/>
    <w:rsid w:val="002D4F2E"/>
    <w:rsid w:val="002D547D"/>
    <w:rsid w:val="002D571A"/>
    <w:rsid w:val="002D5BB1"/>
    <w:rsid w:val="002D5C36"/>
    <w:rsid w:val="002D5CC7"/>
    <w:rsid w:val="002D5FAE"/>
    <w:rsid w:val="002D6923"/>
    <w:rsid w:val="002D6C11"/>
    <w:rsid w:val="002D6C32"/>
    <w:rsid w:val="002D729E"/>
    <w:rsid w:val="002D740B"/>
    <w:rsid w:val="002D7B4B"/>
    <w:rsid w:val="002D7B87"/>
    <w:rsid w:val="002D7C8C"/>
    <w:rsid w:val="002D7CAE"/>
    <w:rsid w:val="002E073E"/>
    <w:rsid w:val="002E09DA"/>
    <w:rsid w:val="002E0AEB"/>
    <w:rsid w:val="002E0BC8"/>
    <w:rsid w:val="002E0C34"/>
    <w:rsid w:val="002E0CD1"/>
    <w:rsid w:val="002E0D35"/>
    <w:rsid w:val="002E13EB"/>
    <w:rsid w:val="002E18C2"/>
    <w:rsid w:val="002E1D34"/>
    <w:rsid w:val="002E1DA9"/>
    <w:rsid w:val="002E2785"/>
    <w:rsid w:val="002E29E8"/>
    <w:rsid w:val="002E3034"/>
    <w:rsid w:val="002E32B4"/>
    <w:rsid w:val="002E367A"/>
    <w:rsid w:val="002E3CFA"/>
    <w:rsid w:val="002E43BB"/>
    <w:rsid w:val="002E48C6"/>
    <w:rsid w:val="002E4A60"/>
    <w:rsid w:val="002E4AE1"/>
    <w:rsid w:val="002E4EFD"/>
    <w:rsid w:val="002E5374"/>
    <w:rsid w:val="002E545B"/>
    <w:rsid w:val="002E57B4"/>
    <w:rsid w:val="002E5860"/>
    <w:rsid w:val="002E598E"/>
    <w:rsid w:val="002E5B0D"/>
    <w:rsid w:val="002E5BC6"/>
    <w:rsid w:val="002E67B0"/>
    <w:rsid w:val="002E69CC"/>
    <w:rsid w:val="002E6AAA"/>
    <w:rsid w:val="002E6B07"/>
    <w:rsid w:val="002E7239"/>
    <w:rsid w:val="002E770E"/>
    <w:rsid w:val="002E797C"/>
    <w:rsid w:val="002E7B45"/>
    <w:rsid w:val="002E7DE0"/>
    <w:rsid w:val="002E7E79"/>
    <w:rsid w:val="002F03DE"/>
    <w:rsid w:val="002F05B8"/>
    <w:rsid w:val="002F08DF"/>
    <w:rsid w:val="002F093F"/>
    <w:rsid w:val="002F0B5C"/>
    <w:rsid w:val="002F1059"/>
    <w:rsid w:val="002F1446"/>
    <w:rsid w:val="002F1A83"/>
    <w:rsid w:val="002F1B1D"/>
    <w:rsid w:val="002F1B35"/>
    <w:rsid w:val="002F218D"/>
    <w:rsid w:val="002F2891"/>
    <w:rsid w:val="002F2AB0"/>
    <w:rsid w:val="002F2EE0"/>
    <w:rsid w:val="002F337E"/>
    <w:rsid w:val="002F37DB"/>
    <w:rsid w:val="002F3B37"/>
    <w:rsid w:val="002F4F6C"/>
    <w:rsid w:val="002F5634"/>
    <w:rsid w:val="002F57A9"/>
    <w:rsid w:val="002F584E"/>
    <w:rsid w:val="002F5AA4"/>
    <w:rsid w:val="002F60DD"/>
    <w:rsid w:val="002F649C"/>
    <w:rsid w:val="002F6CA8"/>
    <w:rsid w:val="002F6D23"/>
    <w:rsid w:val="002F6DAA"/>
    <w:rsid w:val="002F706A"/>
    <w:rsid w:val="002F7959"/>
    <w:rsid w:val="0030034B"/>
    <w:rsid w:val="003004C1"/>
    <w:rsid w:val="0030124E"/>
    <w:rsid w:val="003012D5"/>
    <w:rsid w:val="003015A5"/>
    <w:rsid w:val="00301804"/>
    <w:rsid w:val="00301C8F"/>
    <w:rsid w:val="00302C7B"/>
    <w:rsid w:val="00303439"/>
    <w:rsid w:val="0030372E"/>
    <w:rsid w:val="003037B1"/>
    <w:rsid w:val="0030388D"/>
    <w:rsid w:val="00303A78"/>
    <w:rsid w:val="00303AF3"/>
    <w:rsid w:val="00303C18"/>
    <w:rsid w:val="00303D54"/>
    <w:rsid w:val="00303D9A"/>
    <w:rsid w:val="00304019"/>
    <w:rsid w:val="003042BB"/>
    <w:rsid w:val="003044A8"/>
    <w:rsid w:val="003046EF"/>
    <w:rsid w:val="0030476D"/>
    <w:rsid w:val="00304902"/>
    <w:rsid w:val="00304ADE"/>
    <w:rsid w:val="00304E3F"/>
    <w:rsid w:val="00304E68"/>
    <w:rsid w:val="003057E8"/>
    <w:rsid w:val="00305AA4"/>
    <w:rsid w:val="00305BD3"/>
    <w:rsid w:val="00305D24"/>
    <w:rsid w:val="00305D4C"/>
    <w:rsid w:val="00305DF4"/>
    <w:rsid w:val="003061B7"/>
    <w:rsid w:val="0030652D"/>
    <w:rsid w:val="00306CA4"/>
    <w:rsid w:val="00307825"/>
    <w:rsid w:val="00307ADF"/>
    <w:rsid w:val="00307B73"/>
    <w:rsid w:val="00307CA7"/>
    <w:rsid w:val="00307E40"/>
    <w:rsid w:val="00310163"/>
    <w:rsid w:val="00310230"/>
    <w:rsid w:val="0031065D"/>
    <w:rsid w:val="003108A6"/>
    <w:rsid w:val="00310AFC"/>
    <w:rsid w:val="00310BCD"/>
    <w:rsid w:val="00311099"/>
    <w:rsid w:val="00311ADF"/>
    <w:rsid w:val="00311B52"/>
    <w:rsid w:val="00311F42"/>
    <w:rsid w:val="00312066"/>
    <w:rsid w:val="0031266C"/>
    <w:rsid w:val="00312B1D"/>
    <w:rsid w:val="00312C10"/>
    <w:rsid w:val="00312E4D"/>
    <w:rsid w:val="0031324C"/>
    <w:rsid w:val="00313436"/>
    <w:rsid w:val="00313C6C"/>
    <w:rsid w:val="00313E4C"/>
    <w:rsid w:val="00314261"/>
    <w:rsid w:val="003142F2"/>
    <w:rsid w:val="00314796"/>
    <w:rsid w:val="00314930"/>
    <w:rsid w:val="00314B79"/>
    <w:rsid w:val="00315370"/>
    <w:rsid w:val="00315B32"/>
    <w:rsid w:val="00315D44"/>
    <w:rsid w:val="0031637A"/>
    <w:rsid w:val="00317613"/>
    <w:rsid w:val="0032024A"/>
    <w:rsid w:val="00320B6C"/>
    <w:rsid w:val="003210F1"/>
    <w:rsid w:val="0032111A"/>
    <w:rsid w:val="003212A7"/>
    <w:rsid w:val="00321304"/>
    <w:rsid w:val="00321474"/>
    <w:rsid w:val="003216C3"/>
    <w:rsid w:val="0032187E"/>
    <w:rsid w:val="003218D2"/>
    <w:rsid w:val="00321AD3"/>
    <w:rsid w:val="00321B95"/>
    <w:rsid w:val="00321D6C"/>
    <w:rsid w:val="0032268E"/>
    <w:rsid w:val="003226B3"/>
    <w:rsid w:val="00322C08"/>
    <w:rsid w:val="00322F60"/>
    <w:rsid w:val="00323327"/>
    <w:rsid w:val="0032332C"/>
    <w:rsid w:val="0032334C"/>
    <w:rsid w:val="003234D3"/>
    <w:rsid w:val="00323F81"/>
    <w:rsid w:val="0032424A"/>
    <w:rsid w:val="003242BC"/>
    <w:rsid w:val="00324AA7"/>
    <w:rsid w:val="00324CB2"/>
    <w:rsid w:val="003253CD"/>
    <w:rsid w:val="00325A62"/>
    <w:rsid w:val="00325DB9"/>
    <w:rsid w:val="003263A0"/>
    <w:rsid w:val="00326576"/>
    <w:rsid w:val="00326772"/>
    <w:rsid w:val="00326891"/>
    <w:rsid w:val="003268CA"/>
    <w:rsid w:val="003269AC"/>
    <w:rsid w:val="00326A5D"/>
    <w:rsid w:val="00326BCA"/>
    <w:rsid w:val="00326F1F"/>
    <w:rsid w:val="00326F9A"/>
    <w:rsid w:val="00326F9F"/>
    <w:rsid w:val="00327017"/>
    <w:rsid w:val="003270AA"/>
    <w:rsid w:val="003276FB"/>
    <w:rsid w:val="00327FDB"/>
    <w:rsid w:val="003300E9"/>
    <w:rsid w:val="003306A4"/>
    <w:rsid w:val="00330C5F"/>
    <w:rsid w:val="00330CEB"/>
    <w:rsid w:val="0033122D"/>
    <w:rsid w:val="00332BE9"/>
    <w:rsid w:val="003333E7"/>
    <w:rsid w:val="00333483"/>
    <w:rsid w:val="00333AB8"/>
    <w:rsid w:val="00333C40"/>
    <w:rsid w:val="00334065"/>
    <w:rsid w:val="00334395"/>
    <w:rsid w:val="00334494"/>
    <w:rsid w:val="00335080"/>
    <w:rsid w:val="003352C0"/>
    <w:rsid w:val="003353A4"/>
    <w:rsid w:val="00335934"/>
    <w:rsid w:val="003361B8"/>
    <w:rsid w:val="00336559"/>
    <w:rsid w:val="00337332"/>
    <w:rsid w:val="00337641"/>
    <w:rsid w:val="003377EF"/>
    <w:rsid w:val="00337D2E"/>
    <w:rsid w:val="003400DC"/>
    <w:rsid w:val="00340197"/>
    <w:rsid w:val="003404C9"/>
    <w:rsid w:val="00340C7F"/>
    <w:rsid w:val="00340DD0"/>
    <w:rsid w:val="00340F07"/>
    <w:rsid w:val="0034183C"/>
    <w:rsid w:val="00342117"/>
    <w:rsid w:val="00342AAA"/>
    <w:rsid w:val="00343581"/>
    <w:rsid w:val="0034358C"/>
    <w:rsid w:val="0034380D"/>
    <w:rsid w:val="00343B3E"/>
    <w:rsid w:val="00344210"/>
    <w:rsid w:val="00344347"/>
    <w:rsid w:val="00344406"/>
    <w:rsid w:val="00344953"/>
    <w:rsid w:val="00344A07"/>
    <w:rsid w:val="00344D22"/>
    <w:rsid w:val="0034522C"/>
    <w:rsid w:val="0034534A"/>
    <w:rsid w:val="00345E08"/>
    <w:rsid w:val="00345FB1"/>
    <w:rsid w:val="003460A4"/>
    <w:rsid w:val="00346229"/>
    <w:rsid w:val="00346821"/>
    <w:rsid w:val="00347239"/>
    <w:rsid w:val="0035000E"/>
    <w:rsid w:val="00350428"/>
    <w:rsid w:val="00350713"/>
    <w:rsid w:val="00350957"/>
    <w:rsid w:val="00350C37"/>
    <w:rsid w:val="00350E4B"/>
    <w:rsid w:val="00350F3F"/>
    <w:rsid w:val="00350FAC"/>
    <w:rsid w:val="003514AF"/>
    <w:rsid w:val="0035183C"/>
    <w:rsid w:val="00351B86"/>
    <w:rsid w:val="00351CFA"/>
    <w:rsid w:val="00352004"/>
    <w:rsid w:val="003521CB"/>
    <w:rsid w:val="00352233"/>
    <w:rsid w:val="0035226D"/>
    <w:rsid w:val="00352458"/>
    <w:rsid w:val="003525E5"/>
    <w:rsid w:val="00352EFF"/>
    <w:rsid w:val="00353269"/>
    <w:rsid w:val="00353484"/>
    <w:rsid w:val="0035376E"/>
    <w:rsid w:val="003545D9"/>
    <w:rsid w:val="003546C0"/>
    <w:rsid w:val="00354883"/>
    <w:rsid w:val="0035490C"/>
    <w:rsid w:val="003552E4"/>
    <w:rsid w:val="0035599F"/>
    <w:rsid w:val="00355C3C"/>
    <w:rsid w:val="00356D48"/>
    <w:rsid w:val="0035747D"/>
    <w:rsid w:val="00357B44"/>
    <w:rsid w:val="00360022"/>
    <w:rsid w:val="00360812"/>
    <w:rsid w:val="00360938"/>
    <w:rsid w:val="00360BBC"/>
    <w:rsid w:val="00360C4F"/>
    <w:rsid w:val="0036105F"/>
    <w:rsid w:val="00361241"/>
    <w:rsid w:val="00361E23"/>
    <w:rsid w:val="00361EA7"/>
    <w:rsid w:val="00362315"/>
    <w:rsid w:val="003627A0"/>
    <w:rsid w:val="00362F42"/>
    <w:rsid w:val="00363420"/>
    <w:rsid w:val="003634D9"/>
    <w:rsid w:val="003638B9"/>
    <w:rsid w:val="003639D0"/>
    <w:rsid w:val="00363D25"/>
    <w:rsid w:val="00363EA0"/>
    <w:rsid w:val="00363EB7"/>
    <w:rsid w:val="003641BE"/>
    <w:rsid w:val="003646E0"/>
    <w:rsid w:val="00364A05"/>
    <w:rsid w:val="00364D80"/>
    <w:rsid w:val="00365106"/>
    <w:rsid w:val="003651C2"/>
    <w:rsid w:val="003656D9"/>
    <w:rsid w:val="003657AB"/>
    <w:rsid w:val="00365AD4"/>
    <w:rsid w:val="0036657B"/>
    <w:rsid w:val="00366743"/>
    <w:rsid w:val="00366C3D"/>
    <w:rsid w:val="0036712C"/>
    <w:rsid w:val="00367261"/>
    <w:rsid w:val="00367272"/>
    <w:rsid w:val="003674DF"/>
    <w:rsid w:val="003674FC"/>
    <w:rsid w:val="00367B6D"/>
    <w:rsid w:val="00367BFD"/>
    <w:rsid w:val="00367F04"/>
    <w:rsid w:val="003701EC"/>
    <w:rsid w:val="00370311"/>
    <w:rsid w:val="00370318"/>
    <w:rsid w:val="00370361"/>
    <w:rsid w:val="003703C7"/>
    <w:rsid w:val="0037045C"/>
    <w:rsid w:val="003704DF"/>
    <w:rsid w:val="00370828"/>
    <w:rsid w:val="00370882"/>
    <w:rsid w:val="003708F5"/>
    <w:rsid w:val="00370AEE"/>
    <w:rsid w:val="00370C3A"/>
    <w:rsid w:val="00371636"/>
    <w:rsid w:val="003717E9"/>
    <w:rsid w:val="00371A1C"/>
    <w:rsid w:val="00372439"/>
    <w:rsid w:val="00372824"/>
    <w:rsid w:val="00372B25"/>
    <w:rsid w:val="00372DB3"/>
    <w:rsid w:val="00372FB1"/>
    <w:rsid w:val="00373815"/>
    <w:rsid w:val="00373A2D"/>
    <w:rsid w:val="00373D0D"/>
    <w:rsid w:val="00373EDE"/>
    <w:rsid w:val="00374093"/>
    <w:rsid w:val="00374AA0"/>
    <w:rsid w:val="00375271"/>
    <w:rsid w:val="003761BD"/>
    <w:rsid w:val="00376626"/>
    <w:rsid w:val="003766D5"/>
    <w:rsid w:val="00376B85"/>
    <w:rsid w:val="00376C68"/>
    <w:rsid w:val="00376CF6"/>
    <w:rsid w:val="00376D3B"/>
    <w:rsid w:val="00376FA2"/>
    <w:rsid w:val="003772FD"/>
    <w:rsid w:val="0037760C"/>
    <w:rsid w:val="00377C58"/>
    <w:rsid w:val="003802E4"/>
    <w:rsid w:val="0038033A"/>
    <w:rsid w:val="00380792"/>
    <w:rsid w:val="0038086C"/>
    <w:rsid w:val="00381102"/>
    <w:rsid w:val="003816CB"/>
    <w:rsid w:val="00381C94"/>
    <w:rsid w:val="00381CBD"/>
    <w:rsid w:val="00381DE9"/>
    <w:rsid w:val="003823BB"/>
    <w:rsid w:val="00382562"/>
    <w:rsid w:val="00382592"/>
    <w:rsid w:val="003827F6"/>
    <w:rsid w:val="00382B64"/>
    <w:rsid w:val="00382D74"/>
    <w:rsid w:val="00383080"/>
    <w:rsid w:val="0038334A"/>
    <w:rsid w:val="00384659"/>
    <w:rsid w:val="00384E09"/>
    <w:rsid w:val="003858A9"/>
    <w:rsid w:val="003858BE"/>
    <w:rsid w:val="00385960"/>
    <w:rsid w:val="00385C19"/>
    <w:rsid w:val="003860B2"/>
    <w:rsid w:val="00386144"/>
    <w:rsid w:val="003862F5"/>
    <w:rsid w:val="0038647B"/>
    <w:rsid w:val="003864F2"/>
    <w:rsid w:val="0038663A"/>
    <w:rsid w:val="00386679"/>
    <w:rsid w:val="00386D82"/>
    <w:rsid w:val="003871E3"/>
    <w:rsid w:val="00387D43"/>
    <w:rsid w:val="00387F70"/>
    <w:rsid w:val="00390044"/>
    <w:rsid w:val="003905D5"/>
    <w:rsid w:val="00390C5E"/>
    <w:rsid w:val="00391361"/>
    <w:rsid w:val="003913AB"/>
    <w:rsid w:val="003915F1"/>
    <w:rsid w:val="00391922"/>
    <w:rsid w:val="00391F3C"/>
    <w:rsid w:val="00393931"/>
    <w:rsid w:val="00393C38"/>
    <w:rsid w:val="00393E90"/>
    <w:rsid w:val="00394183"/>
    <w:rsid w:val="003949A4"/>
    <w:rsid w:val="00394BF3"/>
    <w:rsid w:val="00394F05"/>
    <w:rsid w:val="003953CF"/>
    <w:rsid w:val="003959CE"/>
    <w:rsid w:val="003959CF"/>
    <w:rsid w:val="00396653"/>
    <w:rsid w:val="00396BD1"/>
    <w:rsid w:val="00396CA9"/>
    <w:rsid w:val="00397240"/>
    <w:rsid w:val="003973D1"/>
    <w:rsid w:val="00397A9D"/>
    <w:rsid w:val="00397EE5"/>
    <w:rsid w:val="003A01B2"/>
    <w:rsid w:val="003A02CE"/>
    <w:rsid w:val="003A0892"/>
    <w:rsid w:val="003A0EA3"/>
    <w:rsid w:val="003A12A9"/>
    <w:rsid w:val="003A1584"/>
    <w:rsid w:val="003A1748"/>
    <w:rsid w:val="003A176F"/>
    <w:rsid w:val="003A25CC"/>
    <w:rsid w:val="003A26EC"/>
    <w:rsid w:val="003A27D9"/>
    <w:rsid w:val="003A2A84"/>
    <w:rsid w:val="003A2AEA"/>
    <w:rsid w:val="003A2D51"/>
    <w:rsid w:val="003A2DEC"/>
    <w:rsid w:val="003A2E6B"/>
    <w:rsid w:val="003A329F"/>
    <w:rsid w:val="003A3558"/>
    <w:rsid w:val="003A3776"/>
    <w:rsid w:val="003A3A3E"/>
    <w:rsid w:val="003A3DF0"/>
    <w:rsid w:val="003A3E67"/>
    <w:rsid w:val="003A3EDE"/>
    <w:rsid w:val="003A44FE"/>
    <w:rsid w:val="003A4876"/>
    <w:rsid w:val="003A4AD9"/>
    <w:rsid w:val="003A4CE6"/>
    <w:rsid w:val="003A50F3"/>
    <w:rsid w:val="003A520B"/>
    <w:rsid w:val="003A57ED"/>
    <w:rsid w:val="003A5CAA"/>
    <w:rsid w:val="003A61DA"/>
    <w:rsid w:val="003A6A37"/>
    <w:rsid w:val="003A6C22"/>
    <w:rsid w:val="003A72D3"/>
    <w:rsid w:val="003A76BA"/>
    <w:rsid w:val="003A7701"/>
    <w:rsid w:val="003A7F88"/>
    <w:rsid w:val="003A7FA8"/>
    <w:rsid w:val="003B01EA"/>
    <w:rsid w:val="003B0848"/>
    <w:rsid w:val="003B13B3"/>
    <w:rsid w:val="003B1788"/>
    <w:rsid w:val="003B1B34"/>
    <w:rsid w:val="003B1B7D"/>
    <w:rsid w:val="003B2004"/>
    <w:rsid w:val="003B24B7"/>
    <w:rsid w:val="003B293E"/>
    <w:rsid w:val="003B2D37"/>
    <w:rsid w:val="003B2F39"/>
    <w:rsid w:val="003B33DE"/>
    <w:rsid w:val="003B357C"/>
    <w:rsid w:val="003B367B"/>
    <w:rsid w:val="003B3CC6"/>
    <w:rsid w:val="003B42D5"/>
    <w:rsid w:val="003B47D5"/>
    <w:rsid w:val="003B4E12"/>
    <w:rsid w:val="003B529F"/>
    <w:rsid w:val="003B58BA"/>
    <w:rsid w:val="003B5CE6"/>
    <w:rsid w:val="003B5D41"/>
    <w:rsid w:val="003B614C"/>
    <w:rsid w:val="003B6272"/>
    <w:rsid w:val="003B631C"/>
    <w:rsid w:val="003B637B"/>
    <w:rsid w:val="003B6574"/>
    <w:rsid w:val="003B6B28"/>
    <w:rsid w:val="003B6BC5"/>
    <w:rsid w:val="003B733E"/>
    <w:rsid w:val="003B7403"/>
    <w:rsid w:val="003B7496"/>
    <w:rsid w:val="003B78DC"/>
    <w:rsid w:val="003B7B4B"/>
    <w:rsid w:val="003B7C6B"/>
    <w:rsid w:val="003B7D0E"/>
    <w:rsid w:val="003C0192"/>
    <w:rsid w:val="003C09C6"/>
    <w:rsid w:val="003C0E1A"/>
    <w:rsid w:val="003C163F"/>
    <w:rsid w:val="003C2571"/>
    <w:rsid w:val="003C25D4"/>
    <w:rsid w:val="003C264A"/>
    <w:rsid w:val="003C2D21"/>
    <w:rsid w:val="003C3192"/>
    <w:rsid w:val="003C3200"/>
    <w:rsid w:val="003C3620"/>
    <w:rsid w:val="003C3C9B"/>
    <w:rsid w:val="003C3CF9"/>
    <w:rsid w:val="003C4054"/>
    <w:rsid w:val="003C4B01"/>
    <w:rsid w:val="003C4B5A"/>
    <w:rsid w:val="003C4F40"/>
    <w:rsid w:val="003C5DB0"/>
    <w:rsid w:val="003C5DE2"/>
    <w:rsid w:val="003C5E25"/>
    <w:rsid w:val="003C5EA8"/>
    <w:rsid w:val="003C5F1F"/>
    <w:rsid w:val="003C5F8B"/>
    <w:rsid w:val="003C6460"/>
    <w:rsid w:val="003C6AEE"/>
    <w:rsid w:val="003C7520"/>
    <w:rsid w:val="003D0454"/>
    <w:rsid w:val="003D05D4"/>
    <w:rsid w:val="003D0D2B"/>
    <w:rsid w:val="003D1082"/>
    <w:rsid w:val="003D1426"/>
    <w:rsid w:val="003D17F1"/>
    <w:rsid w:val="003D1A54"/>
    <w:rsid w:val="003D1D6E"/>
    <w:rsid w:val="003D23B9"/>
    <w:rsid w:val="003D23D2"/>
    <w:rsid w:val="003D2679"/>
    <w:rsid w:val="003D2D9B"/>
    <w:rsid w:val="003D2F91"/>
    <w:rsid w:val="003D3382"/>
    <w:rsid w:val="003D3927"/>
    <w:rsid w:val="003D39CF"/>
    <w:rsid w:val="003D3AFA"/>
    <w:rsid w:val="003D3BC7"/>
    <w:rsid w:val="003D4496"/>
    <w:rsid w:val="003D49C8"/>
    <w:rsid w:val="003D51A1"/>
    <w:rsid w:val="003D52C7"/>
    <w:rsid w:val="003D5710"/>
    <w:rsid w:val="003D5B5C"/>
    <w:rsid w:val="003D6092"/>
    <w:rsid w:val="003D617A"/>
    <w:rsid w:val="003D65A5"/>
    <w:rsid w:val="003D6605"/>
    <w:rsid w:val="003D66EF"/>
    <w:rsid w:val="003D70CE"/>
    <w:rsid w:val="003D71FC"/>
    <w:rsid w:val="003D77E3"/>
    <w:rsid w:val="003E046D"/>
    <w:rsid w:val="003E0978"/>
    <w:rsid w:val="003E0A16"/>
    <w:rsid w:val="003E0F01"/>
    <w:rsid w:val="003E158C"/>
    <w:rsid w:val="003E1812"/>
    <w:rsid w:val="003E3404"/>
    <w:rsid w:val="003E357C"/>
    <w:rsid w:val="003E35C9"/>
    <w:rsid w:val="003E3A7F"/>
    <w:rsid w:val="003E3D52"/>
    <w:rsid w:val="003E4837"/>
    <w:rsid w:val="003E4D17"/>
    <w:rsid w:val="003E5777"/>
    <w:rsid w:val="003E589D"/>
    <w:rsid w:val="003E5914"/>
    <w:rsid w:val="003E5A99"/>
    <w:rsid w:val="003E5E80"/>
    <w:rsid w:val="003E654D"/>
    <w:rsid w:val="003E655D"/>
    <w:rsid w:val="003E67FF"/>
    <w:rsid w:val="003E6C73"/>
    <w:rsid w:val="003E6C9D"/>
    <w:rsid w:val="003E6F71"/>
    <w:rsid w:val="003E7037"/>
    <w:rsid w:val="003E7A73"/>
    <w:rsid w:val="003E7E4A"/>
    <w:rsid w:val="003F000E"/>
    <w:rsid w:val="003F052D"/>
    <w:rsid w:val="003F11E3"/>
    <w:rsid w:val="003F1DEC"/>
    <w:rsid w:val="003F1E8C"/>
    <w:rsid w:val="003F219E"/>
    <w:rsid w:val="003F228E"/>
    <w:rsid w:val="003F2CE6"/>
    <w:rsid w:val="003F2FC7"/>
    <w:rsid w:val="003F3554"/>
    <w:rsid w:val="003F3AEE"/>
    <w:rsid w:val="003F3B46"/>
    <w:rsid w:val="003F3D07"/>
    <w:rsid w:val="003F404C"/>
    <w:rsid w:val="003F4105"/>
    <w:rsid w:val="003F41FC"/>
    <w:rsid w:val="003F424E"/>
    <w:rsid w:val="003F4F39"/>
    <w:rsid w:val="003F516F"/>
    <w:rsid w:val="003F537D"/>
    <w:rsid w:val="003F5755"/>
    <w:rsid w:val="003F5962"/>
    <w:rsid w:val="003F5CF6"/>
    <w:rsid w:val="003F607B"/>
    <w:rsid w:val="003F648B"/>
    <w:rsid w:val="003F6621"/>
    <w:rsid w:val="003F6A80"/>
    <w:rsid w:val="003F6BC7"/>
    <w:rsid w:val="003F6C52"/>
    <w:rsid w:val="003F6C9B"/>
    <w:rsid w:val="003F70BD"/>
    <w:rsid w:val="003F761D"/>
    <w:rsid w:val="003F77B3"/>
    <w:rsid w:val="003F7AEC"/>
    <w:rsid w:val="003F7CA0"/>
    <w:rsid w:val="003F7CE7"/>
    <w:rsid w:val="003F7E31"/>
    <w:rsid w:val="00400014"/>
    <w:rsid w:val="0040011B"/>
    <w:rsid w:val="00400652"/>
    <w:rsid w:val="00400D7A"/>
    <w:rsid w:val="00400F5F"/>
    <w:rsid w:val="00401742"/>
    <w:rsid w:val="004017D8"/>
    <w:rsid w:val="00402117"/>
    <w:rsid w:val="0040273D"/>
    <w:rsid w:val="0040286A"/>
    <w:rsid w:val="004028AC"/>
    <w:rsid w:val="004029CC"/>
    <w:rsid w:val="004037CB"/>
    <w:rsid w:val="0040382A"/>
    <w:rsid w:val="004038B8"/>
    <w:rsid w:val="00403AE9"/>
    <w:rsid w:val="00403B5D"/>
    <w:rsid w:val="00403C1B"/>
    <w:rsid w:val="00403D77"/>
    <w:rsid w:val="004041B7"/>
    <w:rsid w:val="004044D5"/>
    <w:rsid w:val="0040451B"/>
    <w:rsid w:val="004045B5"/>
    <w:rsid w:val="0040474A"/>
    <w:rsid w:val="004051BF"/>
    <w:rsid w:val="0040520F"/>
    <w:rsid w:val="004053F6"/>
    <w:rsid w:val="00405448"/>
    <w:rsid w:val="00405ED8"/>
    <w:rsid w:val="00405F57"/>
    <w:rsid w:val="00405F90"/>
    <w:rsid w:val="00405FC7"/>
    <w:rsid w:val="004066D6"/>
    <w:rsid w:val="00406879"/>
    <w:rsid w:val="00406F3B"/>
    <w:rsid w:val="00407116"/>
    <w:rsid w:val="00407168"/>
    <w:rsid w:val="004071BC"/>
    <w:rsid w:val="00407DC6"/>
    <w:rsid w:val="00407E14"/>
    <w:rsid w:val="00410B31"/>
    <w:rsid w:val="00410DA2"/>
    <w:rsid w:val="00410DEB"/>
    <w:rsid w:val="00411026"/>
    <w:rsid w:val="0041119F"/>
    <w:rsid w:val="004115F2"/>
    <w:rsid w:val="00411811"/>
    <w:rsid w:val="0041189D"/>
    <w:rsid w:val="00411B13"/>
    <w:rsid w:val="00411D6C"/>
    <w:rsid w:val="00411DA3"/>
    <w:rsid w:val="00411DA5"/>
    <w:rsid w:val="00412237"/>
    <w:rsid w:val="00412458"/>
    <w:rsid w:val="004125F3"/>
    <w:rsid w:val="00412B38"/>
    <w:rsid w:val="00412D6E"/>
    <w:rsid w:val="00412F9C"/>
    <w:rsid w:val="0041331B"/>
    <w:rsid w:val="00414234"/>
    <w:rsid w:val="00414C2B"/>
    <w:rsid w:val="00414DB4"/>
    <w:rsid w:val="00415289"/>
    <w:rsid w:val="004152E1"/>
    <w:rsid w:val="004154F4"/>
    <w:rsid w:val="00415973"/>
    <w:rsid w:val="00415AC5"/>
    <w:rsid w:val="00415C2D"/>
    <w:rsid w:val="00416026"/>
    <w:rsid w:val="004160B0"/>
    <w:rsid w:val="00416141"/>
    <w:rsid w:val="004162C0"/>
    <w:rsid w:val="00416641"/>
    <w:rsid w:val="00416D53"/>
    <w:rsid w:val="00417880"/>
    <w:rsid w:val="00417A8B"/>
    <w:rsid w:val="00417B32"/>
    <w:rsid w:val="00417B3D"/>
    <w:rsid w:val="00417C62"/>
    <w:rsid w:val="00420150"/>
    <w:rsid w:val="004202D5"/>
    <w:rsid w:val="00420A98"/>
    <w:rsid w:val="00420AD3"/>
    <w:rsid w:val="00420BE2"/>
    <w:rsid w:val="004214CD"/>
    <w:rsid w:val="00421846"/>
    <w:rsid w:val="00421991"/>
    <w:rsid w:val="00421BF8"/>
    <w:rsid w:val="00421ED6"/>
    <w:rsid w:val="00422284"/>
    <w:rsid w:val="004226D5"/>
    <w:rsid w:val="00423754"/>
    <w:rsid w:val="00423AFC"/>
    <w:rsid w:val="00424D72"/>
    <w:rsid w:val="00424F0A"/>
    <w:rsid w:val="004259B5"/>
    <w:rsid w:val="004259C7"/>
    <w:rsid w:val="00425A35"/>
    <w:rsid w:val="00425D29"/>
    <w:rsid w:val="0042632E"/>
    <w:rsid w:val="004266DD"/>
    <w:rsid w:val="00426722"/>
    <w:rsid w:val="0042678A"/>
    <w:rsid w:val="004267CF"/>
    <w:rsid w:val="004269C3"/>
    <w:rsid w:val="00426ACF"/>
    <w:rsid w:val="004276F1"/>
    <w:rsid w:val="00427D56"/>
    <w:rsid w:val="00427D6E"/>
    <w:rsid w:val="00427DC9"/>
    <w:rsid w:val="00430243"/>
    <w:rsid w:val="004305CC"/>
    <w:rsid w:val="00430CC6"/>
    <w:rsid w:val="00430CC8"/>
    <w:rsid w:val="004313A6"/>
    <w:rsid w:val="0043140E"/>
    <w:rsid w:val="00431FB6"/>
    <w:rsid w:val="004320FB"/>
    <w:rsid w:val="004322E8"/>
    <w:rsid w:val="00432561"/>
    <w:rsid w:val="004326AE"/>
    <w:rsid w:val="00432B38"/>
    <w:rsid w:val="00432E52"/>
    <w:rsid w:val="00433051"/>
    <w:rsid w:val="00433303"/>
    <w:rsid w:val="004338B1"/>
    <w:rsid w:val="00434123"/>
    <w:rsid w:val="00434428"/>
    <w:rsid w:val="00434D37"/>
    <w:rsid w:val="0043504C"/>
    <w:rsid w:val="004356CC"/>
    <w:rsid w:val="004357E6"/>
    <w:rsid w:val="00435CAF"/>
    <w:rsid w:val="00436244"/>
    <w:rsid w:val="00436964"/>
    <w:rsid w:val="00436F34"/>
    <w:rsid w:val="0043701D"/>
    <w:rsid w:val="0043745E"/>
    <w:rsid w:val="00437546"/>
    <w:rsid w:val="004375DA"/>
    <w:rsid w:val="00437952"/>
    <w:rsid w:val="0043799E"/>
    <w:rsid w:val="00440843"/>
    <w:rsid w:val="004408BE"/>
    <w:rsid w:val="00440906"/>
    <w:rsid w:val="00440EFF"/>
    <w:rsid w:val="00440F16"/>
    <w:rsid w:val="004415B2"/>
    <w:rsid w:val="0044163F"/>
    <w:rsid w:val="00441A47"/>
    <w:rsid w:val="00441A57"/>
    <w:rsid w:val="00441A78"/>
    <w:rsid w:val="00441BA1"/>
    <w:rsid w:val="00441CB7"/>
    <w:rsid w:val="00441DA4"/>
    <w:rsid w:val="00442BF7"/>
    <w:rsid w:val="00442DE9"/>
    <w:rsid w:val="00442F74"/>
    <w:rsid w:val="00443161"/>
    <w:rsid w:val="004433B8"/>
    <w:rsid w:val="0044390A"/>
    <w:rsid w:val="004439C2"/>
    <w:rsid w:val="004439D8"/>
    <w:rsid w:val="00443A2B"/>
    <w:rsid w:val="00444223"/>
    <w:rsid w:val="004444F2"/>
    <w:rsid w:val="0044462B"/>
    <w:rsid w:val="00444B54"/>
    <w:rsid w:val="00444D6A"/>
    <w:rsid w:val="004455EF"/>
    <w:rsid w:val="004457CD"/>
    <w:rsid w:val="00445A05"/>
    <w:rsid w:val="00445A8C"/>
    <w:rsid w:val="00445AFC"/>
    <w:rsid w:val="00445BC8"/>
    <w:rsid w:val="004460E4"/>
    <w:rsid w:val="00446C06"/>
    <w:rsid w:val="004474AC"/>
    <w:rsid w:val="004477B7"/>
    <w:rsid w:val="0044792E"/>
    <w:rsid w:val="00447DC2"/>
    <w:rsid w:val="00447EE4"/>
    <w:rsid w:val="004505C8"/>
    <w:rsid w:val="00450F3B"/>
    <w:rsid w:val="00451389"/>
    <w:rsid w:val="0045144C"/>
    <w:rsid w:val="0045150D"/>
    <w:rsid w:val="00452595"/>
    <w:rsid w:val="004525FE"/>
    <w:rsid w:val="004526DB"/>
    <w:rsid w:val="00452863"/>
    <w:rsid w:val="00452A6E"/>
    <w:rsid w:val="00453051"/>
    <w:rsid w:val="004531A8"/>
    <w:rsid w:val="0045342A"/>
    <w:rsid w:val="00453539"/>
    <w:rsid w:val="00453D5B"/>
    <w:rsid w:val="00453E58"/>
    <w:rsid w:val="00453FF1"/>
    <w:rsid w:val="004541A7"/>
    <w:rsid w:val="00454259"/>
    <w:rsid w:val="0045434C"/>
    <w:rsid w:val="00454531"/>
    <w:rsid w:val="004548DB"/>
    <w:rsid w:val="00454D7C"/>
    <w:rsid w:val="00454FB1"/>
    <w:rsid w:val="0045516D"/>
    <w:rsid w:val="0045522C"/>
    <w:rsid w:val="0045542B"/>
    <w:rsid w:val="004565D8"/>
    <w:rsid w:val="00457254"/>
    <w:rsid w:val="00457D15"/>
    <w:rsid w:val="0046013B"/>
    <w:rsid w:val="004603CF"/>
    <w:rsid w:val="004603DE"/>
    <w:rsid w:val="0046062B"/>
    <w:rsid w:val="00460678"/>
    <w:rsid w:val="0046106A"/>
    <w:rsid w:val="0046130B"/>
    <w:rsid w:val="004614E3"/>
    <w:rsid w:val="004619E2"/>
    <w:rsid w:val="00461AC9"/>
    <w:rsid w:val="00461B7D"/>
    <w:rsid w:val="00461ED2"/>
    <w:rsid w:val="0046202E"/>
    <w:rsid w:val="004623BA"/>
    <w:rsid w:val="0046265C"/>
    <w:rsid w:val="00462939"/>
    <w:rsid w:val="00463064"/>
    <w:rsid w:val="00463C12"/>
    <w:rsid w:val="00463CFA"/>
    <w:rsid w:val="0046400F"/>
    <w:rsid w:val="00464034"/>
    <w:rsid w:val="004640BD"/>
    <w:rsid w:val="0046490C"/>
    <w:rsid w:val="00464AB2"/>
    <w:rsid w:val="0046509C"/>
    <w:rsid w:val="004653C4"/>
    <w:rsid w:val="00465597"/>
    <w:rsid w:val="004658C6"/>
    <w:rsid w:val="00466109"/>
    <w:rsid w:val="0046667A"/>
    <w:rsid w:val="004667EA"/>
    <w:rsid w:val="00466921"/>
    <w:rsid w:val="004671C7"/>
    <w:rsid w:val="004674ED"/>
    <w:rsid w:val="00467AAE"/>
    <w:rsid w:val="004700C2"/>
    <w:rsid w:val="0047017B"/>
    <w:rsid w:val="00470232"/>
    <w:rsid w:val="0047073C"/>
    <w:rsid w:val="00470745"/>
    <w:rsid w:val="00470C3F"/>
    <w:rsid w:val="00470FF8"/>
    <w:rsid w:val="00471507"/>
    <w:rsid w:val="0047162D"/>
    <w:rsid w:val="0047185B"/>
    <w:rsid w:val="00471B25"/>
    <w:rsid w:val="00471C03"/>
    <w:rsid w:val="00471DF4"/>
    <w:rsid w:val="00472437"/>
    <w:rsid w:val="00472517"/>
    <w:rsid w:val="00473520"/>
    <w:rsid w:val="0047439B"/>
    <w:rsid w:val="00474EB9"/>
    <w:rsid w:val="00475487"/>
    <w:rsid w:val="0047550A"/>
    <w:rsid w:val="0047567D"/>
    <w:rsid w:val="004756C4"/>
    <w:rsid w:val="0047598F"/>
    <w:rsid w:val="00475AB0"/>
    <w:rsid w:val="00475FD6"/>
    <w:rsid w:val="00476DA9"/>
    <w:rsid w:val="004772E6"/>
    <w:rsid w:val="0047784E"/>
    <w:rsid w:val="0047789C"/>
    <w:rsid w:val="00477D11"/>
    <w:rsid w:val="00477F91"/>
    <w:rsid w:val="004804BA"/>
    <w:rsid w:val="00480B66"/>
    <w:rsid w:val="00480C05"/>
    <w:rsid w:val="00481302"/>
    <w:rsid w:val="0048135B"/>
    <w:rsid w:val="0048157E"/>
    <w:rsid w:val="004817D7"/>
    <w:rsid w:val="00481B3C"/>
    <w:rsid w:val="00481BE1"/>
    <w:rsid w:val="004821C9"/>
    <w:rsid w:val="00482652"/>
    <w:rsid w:val="004827B6"/>
    <w:rsid w:val="00482A8E"/>
    <w:rsid w:val="00482C7C"/>
    <w:rsid w:val="00482F2B"/>
    <w:rsid w:val="00482F84"/>
    <w:rsid w:val="0048309E"/>
    <w:rsid w:val="00483275"/>
    <w:rsid w:val="00483348"/>
    <w:rsid w:val="004836EC"/>
    <w:rsid w:val="00483892"/>
    <w:rsid w:val="00483CB0"/>
    <w:rsid w:val="00484287"/>
    <w:rsid w:val="00484484"/>
    <w:rsid w:val="00484848"/>
    <w:rsid w:val="00484CE4"/>
    <w:rsid w:val="00484F19"/>
    <w:rsid w:val="00485A30"/>
    <w:rsid w:val="00485CAD"/>
    <w:rsid w:val="00485D85"/>
    <w:rsid w:val="00485EA1"/>
    <w:rsid w:val="004864D1"/>
    <w:rsid w:val="00486A00"/>
    <w:rsid w:val="00486C24"/>
    <w:rsid w:val="00486F3C"/>
    <w:rsid w:val="00486FDA"/>
    <w:rsid w:val="004871C6"/>
    <w:rsid w:val="00487449"/>
    <w:rsid w:val="004877B6"/>
    <w:rsid w:val="00487A30"/>
    <w:rsid w:val="00487CED"/>
    <w:rsid w:val="00487DEF"/>
    <w:rsid w:val="00490279"/>
    <w:rsid w:val="00490412"/>
    <w:rsid w:val="004910A9"/>
    <w:rsid w:val="004919EA"/>
    <w:rsid w:val="00491ACA"/>
    <w:rsid w:val="00491C18"/>
    <w:rsid w:val="0049263F"/>
    <w:rsid w:val="0049266F"/>
    <w:rsid w:val="00492815"/>
    <w:rsid w:val="004928CB"/>
    <w:rsid w:val="00492D07"/>
    <w:rsid w:val="00492D7D"/>
    <w:rsid w:val="0049305C"/>
    <w:rsid w:val="0049308B"/>
    <w:rsid w:val="0049329B"/>
    <w:rsid w:val="00493514"/>
    <w:rsid w:val="004939D5"/>
    <w:rsid w:val="00493C60"/>
    <w:rsid w:val="004940B5"/>
    <w:rsid w:val="004941AB"/>
    <w:rsid w:val="004944E9"/>
    <w:rsid w:val="00494889"/>
    <w:rsid w:val="004948F4"/>
    <w:rsid w:val="00494E95"/>
    <w:rsid w:val="0049552B"/>
    <w:rsid w:val="00495C21"/>
    <w:rsid w:val="00495D0F"/>
    <w:rsid w:val="0049694F"/>
    <w:rsid w:val="00496EFD"/>
    <w:rsid w:val="004971E0"/>
    <w:rsid w:val="0049741B"/>
    <w:rsid w:val="0049774B"/>
    <w:rsid w:val="00497969"/>
    <w:rsid w:val="00497E18"/>
    <w:rsid w:val="00497FCC"/>
    <w:rsid w:val="004A08E0"/>
    <w:rsid w:val="004A0BDA"/>
    <w:rsid w:val="004A1439"/>
    <w:rsid w:val="004A18A4"/>
    <w:rsid w:val="004A1C72"/>
    <w:rsid w:val="004A1CE0"/>
    <w:rsid w:val="004A2298"/>
    <w:rsid w:val="004A2931"/>
    <w:rsid w:val="004A29A8"/>
    <w:rsid w:val="004A31F7"/>
    <w:rsid w:val="004A3349"/>
    <w:rsid w:val="004A359B"/>
    <w:rsid w:val="004A368A"/>
    <w:rsid w:val="004A36BE"/>
    <w:rsid w:val="004A47A6"/>
    <w:rsid w:val="004A484A"/>
    <w:rsid w:val="004A4B02"/>
    <w:rsid w:val="004A4E5C"/>
    <w:rsid w:val="004A52E5"/>
    <w:rsid w:val="004A53A0"/>
    <w:rsid w:val="004A560C"/>
    <w:rsid w:val="004A5CAA"/>
    <w:rsid w:val="004A5CD1"/>
    <w:rsid w:val="004A5E9E"/>
    <w:rsid w:val="004A5F52"/>
    <w:rsid w:val="004A614E"/>
    <w:rsid w:val="004A62A9"/>
    <w:rsid w:val="004A651B"/>
    <w:rsid w:val="004A6A05"/>
    <w:rsid w:val="004A719A"/>
    <w:rsid w:val="004A73F1"/>
    <w:rsid w:val="004A7506"/>
    <w:rsid w:val="004A7563"/>
    <w:rsid w:val="004A7AC7"/>
    <w:rsid w:val="004A7BDE"/>
    <w:rsid w:val="004A7FF7"/>
    <w:rsid w:val="004B0AA5"/>
    <w:rsid w:val="004B0AD9"/>
    <w:rsid w:val="004B0B7C"/>
    <w:rsid w:val="004B0E2A"/>
    <w:rsid w:val="004B102E"/>
    <w:rsid w:val="004B1EF9"/>
    <w:rsid w:val="004B203C"/>
    <w:rsid w:val="004B253A"/>
    <w:rsid w:val="004B31B9"/>
    <w:rsid w:val="004B3419"/>
    <w:rsid w:val="004B365B"/>
    <w:rsid w:val="004B3783"/>
    <w:rsid w:val="004B4151"/>
    <w:rsid w:val="004B47A4"/>
    <w:rsid w:val="004B4A6E"/>
    <w:rsid w:val="004B4D93"/>
    <w:rsid w:val="004B4FBD"/>
    <w:rsid w:val="004B5094"/>
    <w:rsid w:val="004B51E5"/>
    <w:rsid w:val="004B5C4F"/>
    <w:rsid w:val="004B5F2B"/>
    <w:rsid w:val="004B628A"/>
    <w:rsid w:val="004B6868"/>
    <w:rsid w:val="004B6900"/>
    <w:rsid w:val="004B7102"/>
    <w:rsid w:val="004B7409"/>
    <w:rsid w:val="004B7524"/>
    <w:rsid w:val="004B76F5"/>
    <w:rsid w:val="004B7974"/>
    <w:rsid w:val="004B7CF9"/>
    <w:rsid w:val="004C04C2"/>
    <w:rsid w:val="004C0B76"/>
    <w:rsid w:val="004C0ED9"/>
    <w:rsid w:val="004C1162"/>
    <w:rsid w:val="004C13BA"/>
    <w:rsid w:val="004C164C"/>
    <w:rsid w:val="004C1D0D"/>
    <w:rsid w:val="004C20AD"/>
    <w:rsid w:val="004C246F"/>
    <w:rsid w:val="004C27A4"/>
    <w:rsid w:val="004C2922"/>
    <w:rsid w:val="004C2BD7"/>
    <w:rsid w:val="004C33D8"/>
    <w:rsid w:val="004C4656"/>
    <w:rsid w:val="004C4BF8"/>
    <w:rsid w:val="004C52AB"/>
    <w:rsid w:val="004C53AE"/>
    <w:rsid w:val="004C652D"/>
    <w:rsid w:val="004C65CA"/>
    <w:rsid w:val="004C67A6"/>
    <w:rsid w:val="004C68AE"/>
    <w:rsid w:val="004C6A3F"/>
    <w:rsid w:val="004C6F8C"/>
    <w:rsid w:val="004C6FB0"/>
    <w:rsid w:val="004C7127"/>
    <w:rsid w:val="004C797A"/>
    <w:rsid w:val="004C7AD8"/>
    <w:rsid w:val="004D01CD"/>
    <w:rsid w:val="004D0214"/>
    <w:rsid w:val="004D0496"/>
    <w:rsid w:val="004D0553"/>
    <w:rsid w:val="004D055F"/>
    <w:rsid w:val="004D05A7"/>
    <w:rsid w:val="004D0848"/>
    <w:rsid w:val="004D0A6A"/>
    <w:rsid w:val="004D1525"/>
    <w:rsid w:val="004D1570"/>
    <w:rsid w:val="004D15D7"/>
    <w:rsid w:val="004D1751"/>
    <w:rsid w:val="004D179C"/>
    <w:rsid w:val="004D1930"/>
    <w:rsid w:val="004D1957"/>
    <w:rsid w:val="004D1965"/>
    <w:rsid w:val="004D1C5B"/>
    <w:rsid w:val="004D1E26"/>
    <w:rsid w:val="004D2033"/>
    <w:rsid w:val="004D21D5"/>
    <w:rsid w:val="004D222D"/>
    <w:rsid w:val="004D26E2"/>
    <w:rsid w:val="004D29DF"/>
    <w:rsid w:val="004D3077"/>
    <w:rsid w:val="004D32B1"/>
    <w:rsid w:val="004D42B7"/>
    <w:rsid w:val="004D5945"/>
    <w:rsid w:val="004D5953"/>
    <w:rsid w:val="004D5BC2"/>
    <w:rsid w:val="004D5C2F"/>
    <w:rsid w:val="004D5C9B"/>
    <w:rsid w:val="004D698C"/>
    <w:rsid w:val="004D6CD9"/>
    <w:rsid w:val="004D6DEF"/>
    <w:rsid w:val="004D6E18"/>
    <w:rsid w:val="004D7C8F"/>
    <w:rsid w:val="004E0189"/>
    <w:rsid w:val="004E027F"/>
    <w:rsid w:val="004E13AB"/>
    <w:rsid w:val="004E13BD"/>
    <w:rsid w:val="004E1829"/>
    <w:rsid w:val="004E18D2"/>
    <w:rsid w:val="004E1A80"/>
    <w:rsid w:val="004E275E"/>
    <w:rsid w:val="004E2D86"/>
    <w:rsid w:val="004E345E"/>
    <w:rsid w:val="004E35A6"/>
    <w:rsid w:val="004E3A06"/>
    <w:rsid w:val="004E3A16"/>
    <w:rsid w:val="004E3CD9"/>
    <w:rsid w:val="004E4144"/>
    <w:rsid w:val="004E4300"/>
    <w:rsid w:val="004E4EE1"/>
    <w:rsid w:val="004E5600"/>
    <w:rsid w:val="004E5B40"/>
    <w:rsid w:val="004E5E72"/>
    <w:rsid w:val="004E6176"/>
    <w:rsid w:val="004E635E"/>
    <w:rsid w:val="004E683F"/>
    <w:rsid w:val="004E691D"/>
    <w:rsid w:val="004E6CCF"/>
    <w:rsid w:val="004E6D34"/>
    <w:rsid w:val="004E6E3A"/>
    <w:rsid w:val="004E707E"/>
    <w:rsid w:val="004E7214"/>
    <w:rsid w:val="004E72D5"/>
    <w:rsid w:val="004E75D3"/>
    <w:rsid w:val="004E796D"/>
    <w:rsid w:val="004E7EA7"/>
    <w:rsid w:val="004E7FB1"/>
    <w:rsid w:val="004F060E"/>
    <w:rsid w:val="004F0824"/>
    <w:rsid w:val="004F107A"/>
    <w:rsid w:val="004F115D"/>
    <w:rsid w:val="004F1CFA"/>
    <w:rsid w:val="004F1E84"/>
    <w:rsid w:val="004F2155"/>
    <w:rsid w:val="004F2233"/>
    <w:rsid w:val="004F251C"/>
    <w:rsid w:val="004F2905"/>
    <w:rsid w:val="004F2E1D"/>
    <w:rsid w:val="004F30D3"/>
    <w:rsid w:val="004F40BB"/>
    <w:rsid w:val="004F412F"/>
    <w:rsid w:val="004F42C0"/>
    <w:rsid w:val="004F4B14"/>
    <w:rsid w:val="004F5012"/>
    <w:rsid w:val="004F5302"/>
    <w:rsid w:val="004F5B32"/>
    <w:rsid w:val="004F5C12"/>
    <w:rsid w:val="004F5DDA"/>
    <w:rsid w:val="004F61EB"/>
    <w:rsid w:val="004F651A"/>
    <w:rsid w:val="004F735A"/>
    <w:rsid w:val="004F755C"/>
    <w:rsid w:val="004F7881"/>
    <w:rsid w:val="004F78D8"/>
    <w:rsid w:val="004F7CA1"/>
    <w:rsid w:val="00500BF5"/>
    <w:rsid w:val="00500EBE"/>
    <w:rsid w:val="005010EE"/>
    <w:rsid w:val="0050158F"/>
    <w:rsid w:val="00501BF6"/>
    <w:rsid w:val="00501E4A"/>
    <w:rsid w:val="00502504"/>
    <w:rsid w:val="005027F2"/>
    <w:rsid w:val="00502865"/>
    <w:rsid w:val="00502889"/>
    <w:rsid w:val="005028DA"/>
    <w:rsid w:val="00502975"/>
    <w:rsid w:val="00502B13"/>
    <w:rsid w:val="0050301F"/>
    <w:rsid w:val="0050325E"/>
    <w:rsid w:val="00503772"/>
    <w:rsid w:val="00503794"/>
    <w:rsid w:val="00503845"/>
    <w:rsid w:val="00503A0E"/>
    <w:rsid w:val="00503ACA"/>
    <w:rsid w:val="00503B47"/>
    <w:rsid w:val="00504017"/>
    <w:rsid w:val="005044AD"/>
    <w:rsid w:val="0050468F"/>
    <w:rsid w:val="005046AB"/>
    <w:rsid w:val="005057D4"/>
    <w:rsid w:val="0050605D"/>
    <w:rsid w:val="0050619E"/>
    <w:rsid w:val="005062CE"/>
    <w:rsid w:val="0050683C"/>
    <w:rsid w:val="00506AC1"/>
    <w:rsid w:val="0050736E"/>
    <w:rsid w:val="0050779D"/>
    <w:rsid w:val="00507DD5"/>
    <w:rsid w:val="0050F2D3"/>
    <w:rsid w:val="005106C2"/>
    <w:rsid w:val="00510731"/>
    <w:rsid w:val="00510811"/>
    <w:rsid w:val="00510A33"/>
    <w:rsid w:val="00510DAF"/>
    <w:rsid w:val="005113C7"/>
    <w:rsid w:val="00512B92"/>
    <w:rsid w:val="00512BAF"/>
    <w:rsid w:val="00512FAD"/>
    <w:rsid w:val="0051344C"/>
    <w:rsid w:val="0051389D"/>
    <w:rsid w:val="00513E21"/>
    <w:rsid w:val="00513E35"/>
    <w:rsid w:val="00514BBC"/>
    <w:rsid w:val="00515325"/>
    <w:rsid w:val="0051553B"/>
    <w:rsid w:val="00515914"/>
    <w:rsid w:val="005159FF"/>
    <w:rsid w:val="00515B9E"/>
    <w:rsid w:val="00515D8B"/>
    <w:rsid w:val="00515E17"/>
    <w:rsid w:val="005161D9"/>
    <w:rsid w:val="005164ED"/>
    <w:rsid w:val="005167F7"/>
    <w:rsid w:val="00516E96"/>
    <w:rsid w:val="00516F05"/>
    <w:rsid w:val="00516F8F"/>
    <w:rsid w:val="00517341"/>
    <w:rsid w:val="005173B6"/>
    <w:rsid w:val="00517454"/>
    <w:rsid w:val="00517631"/>
    <w:rsid w:val="00517654"/>
    <w:rsid w:val="00517704"/>
    <w:rsid w:val="0051780A"/>
    <w:rsid w:val="0051796D"/>
    <w:rsid w:val="00517AB0"/>
    <w:rsid w:val="0052027A"/>
    <w:rsid w:val="0052043B"/>
    <w:rsid w:val="005204ED"/>
    <w:rsid w:val="005205A1"/>
    <w:rsid w:val="005207D0"/>
    <w:rsid w:val="00520866"/>
    <w:rsid w:val="00520936"/>
    <w:rsid w:val="00521C18"/>
    <w:rsid w:val="00521E88"/>
    <w:rsid w:val="00521F45"/>
    <w:rsid w:val="005224AD"/>
    <w:rsid w:val="005228C8"/>
    <w:rsid w:val="00523177"/>
    <w:rsid w:val="005233AF"/>
    <w:rsid w:val="0052353B"/>
    <w:rsid w:val="00523F31"/>
    <w:rsid w:val="00524042"/>
    <w:rsid w:val="0052430E"/>
    <w:rsid w:val="0052466D"/>
    <w:rsid w:val="005256E8"/>
    <w:rsid w:val="005257DE"/>
    <w:rsid w:val="00525854"/>
    <w:rsid w:val="00526249"/>
    <w:rsid w:val="005265FA"/>
    <w:rsid w:val="005265FC"/>
    <w:rsid w:val="005269BA"/>
    <w:rsid w:val="00527238"/>
    <w:rsid w:val="0052739C"/>
    <w:rsid w:val="00527F22"/>
    <w:rsid w:val="00530096"/>
    <w:rsid w:val="00530E32"/>
    <w:rsid w:val="005311AD"/>
    <w:rsid w:val="005312EB"/>
    <w:rsid w:val="00531448"/>
    <w:rsid w:val="00531589"/>
    <w:rsid w:val="00531787"/>
    <w:rsid w:val="005317C0"/>
    <w:rsid w:val="00531C49"/>
    <w:rsid w:val="0053202A"/>
    <w:rsid w:val="005320B7"/>
    <w:rsid w:val="00532183"/>
    <w:rsid w:val="005321D5"/>
    <w:rsid w:val="00532918"/>
    <w:rsid w:val="00532BF1"/>
    <w:rsid w:val="00532F83"/>
    <w:rsid w:val="00533F78"/>
    <w:rsid w:val="005349C0"/>
    <w:rsid w:val="00534F96"/>
    <w:rsid w:val="00535192"/>
    <w:rsid w:val="0053520E"/>
    <w:rsid w:val="00535D21"/>
    <w:rsid w:val="00535F18"/>
    <w:rsid w:val="005360C6"/>
    <w:rsid w:val="005363AB"/>
    <w:rsid w:val="00536CE7"/>
    <w:rsid w:val="00536E38"/>
    <w:rsid w:val="00537054"/>
    <w:rsid w:val="0053745E"/>
    <w:rsid w:val="0053779F"/>
    <w:rsid w:val="00537901"/>
    <w:rsid w:val="00537A1D"/>
    <w:rsid w:val="00537B5C"/>
    <w:rsid w:val="00537B93"/>
    <w:rsid w:val="00537FE0"/>
    <w:rsid w:val="00540360"/>
    <w:rsid w:val="00540428"/>
    <w:rsid w:val="0054075C"/>
    <w:rsid w:val="00540934"/>
    <w:rsid w:val="00540B1E"/>
    <w:rsid w:val="00540CE4"/>
    <w:rsid w:val="00541B86"/>
    <w:rsid w:val="00541BC9"/>
    <w:rsid w:val="00541D26"/>
    <w:rsid w:val="00542596"/>
    <w:rsid w:val="0054271C"/>
    <w:rsid w:val="00542839"/>
    <w:rsid w:val="00542BD3"/>
    <w:rsid w:val="00542F43"/>
    <w:rsid w:val="00543257"/>
    <w:rsid w:val="00543635"/>
    <w:rsid w:val="00543BDD"/>
    <w:rsid w:val="00543E42"/>
    <w:rsid w:val="00544045"/>
    <w:rsid w:val="005440D5"/>
    <w:rsid w:val="00544101"/>
    <w:rsid w:val="00544399"/>
    <w:rsid w:val="005443C3"/>
    <w:rsid w:val="0054459D"/>
    <w:rsid w:val="00544AA4"/>
    <w:rsid w:val="00544B54"/>
    <w:rsid w:val="005450DC"/>
    <w:rsid w:val="00545640"/>
    <w:rsid w:val="0054588C"/>
    <w:rsid w:val="005466E1"/>
    <w:rsid w:val="005467FE"/>
    <w:rsid w:val="00546C3C"/>
    <w:rsid w:val="00546C59"/>
    <w:rsid w:val="00546FC9"/>
    <w:rsid w:val="00547225"/>
    <w:rsid w:val="0054760B"/>
    <w:rsid w:val="005477D8"/>
    <w:rsid w:val="00547842"/>
    <w:rsid w:val="00547E9A"/>
    <w:rsid w:val="00547EEB"/>
    <w:rsid w:val="00550677"/>
    <w:rsid w:val="005507A4"/>
    <w:rsid w:val="00550FF1"/>
    <w:rsid w:val="00551D00"/>
    <w:rsid w:val="005521C7"/>
    <w:rsid w:val="005521FA"/>
    <w:rsid w:val="00553129"/>
    <w:rsid w:val="0055332A"/>
    <w:rsid w:val="005535E2"/>
    <w:rsid w:val="00553ABD"/>
    <w:rsid w:val="00553BE0"/>
    <w:rsid w:val="00553C12"/>
    <w:rsid w:val="00553E5D"/>
    <w:rsid w:val="00554350"/>
    <w:rsid w:val="005544F3"/>
    <w:rsid w:val="00554587"/>
    <w:rsid w:val="005549CB"/>
    <w:rsid w:val="00554AEB"/>
    <w:rsid w:val="005551CE"/>
    <w:rsid w:val="00555378"/>
    <w:rsid w:val="00555444"/>
    <w:rsid w:val="005555B7"/>
    <w:rsid w:val="005559B8"/>
    <w:rsid w:val="00555CD5"/>
    <w:rsid w:val="00556199"/>
    <w:rsid w:val="0055639E"/>
    <w:rsid w:val="005565C9"/>
    <w:rsid w:val="00556786"/>
    <w:rsid w:val="0055693D"/>
    <w:rsid w:val="0055696A"/>
    <w:rsid w:val="00556A6C"/>
    <w:rsid w:val="00556CD3"/>
    <w:rsid w:val="00556D93"/>
    <w:rsid w:val="005571E1"/>
    <w:rsid w:val="005578B4"/>
    <w:rsid w:val="00557A12"/>
    <w:rsid w:val="00557AC2"/>
    <w:rsid w:val="00557CA5"/>
    <w:rsid w:val="0056031B"/>
    <w:rsid w:val="0056035D"/>
    <w:rsid w:val="00560473"/>
    <w:rsid w:val="005606EA"/>
    <w:rsid w:val="00560B9E"/>
    <w:rsid w:val="00560EA2"/>
    <w:rsid w:val="00561180"/>
    <w:rsid w:val="00561E34"/>
    <w:rsid w:val="00561F84"/>
    <w:rsid w:val="005620A9"/>
    <w:rsid w:val="0056218B"/>
    <w:rsid w:val="00562299"/>
    <w:rsid w:val="005627AE"/>
    <w:rsid w:val="0056285F"/>
    <w:rsid w:val="0056290D"/>
    <w:rsid w:val="005629BF"/>
    <w:rsid w:val="00562A32"/>
    <w:rsid w:val="00562EF1"/>
    <w:rsid w:val="005632E7"/>
    <w:rsid w:val="005633F2"/>
    <w:rsid w:val="005635D3"/>
    <w:rsid w:val="00563B89"/>
    <w:rsid w:val="00563C0A"/>
    <w:rsid w:val="005647DE"/>
    <w:rsid w:val="00564E2B"/>
    <w:rsid w:val="00565931"/>
    <w:rsid w:val="005659A3"/>
    <w:rsid w:val="00565DED"/>
    <w:rsid w:val="005665C2"/>
    <w:rsid w:val="00566600"/>
    <w:rsid w:val="0056690E"/>
    <w:rsid w:val="0056699D"/>
    <w:rsid w:val="00566BEB"/>
    <w:rsid w:val="00566D62"/>
    <w:rsid w:val="00567578"/>
    <w:rsid w:val="00567753"/>
    <w:rsid w:val="00567878"/>
    <w:rsid w:val="00567C4B"/>
    <w:rsid w:val="00570167"/>
    <w:rsid w:val="005701A5"/>
    <w:rsid w:val="005702C5"/>
    <w:rsid w:val="0057035B"/>
    <w:rsid w:val="0057038A"/>
    <w:rsid w:val="005709DE"/>
    <w:rsid w:val="00570D8C"/>
    <w:rsid w:val="0057110F"/>
    <w:rsid w:val="0057128B"/>
    <w:rsid w:val="005715C8"/>
    <w:rsid w:val="00571B34"/>
    <w:rsid w:val="005723C9"/>
    <w:rsid w:val="005723F2"/>
    <w:rsid w:val="005726DC"/>
    <w:rsid w:val="00572B8C"/>
    <w:rsid w:val="00572CF9"/>
    <w:rsid w:val="005731CB"/>
    <w:rsid w:val="005736BE"/>
    <w:rsid w:val="00573B0D"/>
    <w:rsid w:val="00573BE6"/>
    <w:rsid w:val="00573E57"/>
    <w:rsid w:val="00574589"/>
    <w:rsid w:val="00574883"/>
    <w:rsid w:val="00574ED8"/>
    <w:rsid w:val="00575236"/>
    <w:rsid w:val="005755C8"/>
    <w:rsid w:val="00575934"/>
    <w:rsid w:val="00575B83"/>
    <w:rsid w:val="00575D1E"/>
    <w:rsid w:val="00575DF8"/>
    <w:rsid w:val="00575E75"/>
    <w:rsid w:val="00576280"/>
    <w:rsid w:val="00576371"/>
    <w:rsid w:val="005766F0"/>
    <w:rsid w:val="00576FB3"/>
    <w:rsid w:val="005777FC"/>
    <w:rsid w:val="00577D33"/>
    <w:rsid w:val="00577D53"/>
    <w:rsid w:val="005808FC"/>
    <w:rsid w:val="00580955"/>
    <w:rsid w:val="00580967"/>
    <w:rsid w:val="005811E6"/>
    <w:rsid w:val="005812E0"/>
    <w:rsid w:val="005812E4"/>
    <w:rsid w:val="00581701"/>
    <w:rsid w:val="00581781"/>
    <w:rsid w:val="005819B9"/>
    <w:rsid w:val="005819FB"/>
    <w:rsid w:val="00581CA6"/>
    <w:rsid w:val="00582031"/>
    <w:rsid w:val="00582307"/>
    <w:rsid w:val="0058293B"/>
    <w:rsid w:val="00582CE6"/>
    <w:rsid w:val="00582FA8"/>
    <w:rsid w:val="00583102"/>
    <w:rsid w:val="005833B3"/>
    <w:rsid w:val="00583686"/>
    <w:rsid w:val="00583F8F"/>
    <w:rsid w:val="005840DD"/>
    <w:rsid w:val="005842EF"/>
    <w:rsid w:val="005843E9"/>
    <w:rsid w:val="005849B1"/>
    <w:rsid w:val="00584A49"/>
    <w:rsid w:val="00584A70"/>
    <w:rsid w:val="00585259"/>
    <w:rsid w:val="005852E8"/>
    <w:rsid w:val="00585452"/>
    <w:rsid w:val="00585A99"/>
    <w:rsid w:val="00585DFF"/>
    <w:rsid w:val="00585F27"/>
    <w:rsid w:val="005864B4"/>
    <w:rsid w:val="005865F8"/>
    <w:rsid w:val="005868F8"/>
    <w:rsid w:val="00586BC0"/>
    <w:rsid w:val="00586CDA"/>
    <w:rsid w:val="00586D4E"/>
    <w:rsid w:val="00587B13"/>
    <w:rsid w:val="00587B6D"/>
    <w:rsid w:val="00587BCB"/>
    <w:rsid w:val="00587BDB"/>
    <w:rsid w:val="005902A1"/>
    <w:rsid w:val="00590E05"/>
    <w:rsid w:val="00591206"/>
    <w:rsid w:val="005914DA"/>
    <w:rsid w:val="00591C68"/>
    <w:rsid w:val="00591C95"/>
    <w:rsid w:val="00591D5C"/>
    <w:rsid w:val="00591F87"/>
    <w:rsid w:val="00592391"/>
    <w:rsid w:val="00592FEF"/>
    <w:rsid w:val="00593523"/>
    <w:rsid w:val="005936AE"/>
    <w:rsid w:val="00593B5B"/>
    <w:rsid w:val="005943A2"/>
    <w:rsid w:val="005947B7"/>
    <w:rsid w:val="00594E42"/>
    <w:rsid w:val="0059503C"/>
    <w:rsid w:val="00595175"/>
    <w:rsid w:val="005952B3"/>
    <w:rsid w:val="0059557D"/>
    <w:rsid w:val="00595839"/>
    <w:rsid w:val="00595DCD"/>
    <w:rsid w:val="00595F83"/>
    <w:rsid w:val="005962DC"/>
    <w:rsid w:val="0059643E"/>
    <w:rsid w:val="005965BC"/>
    <w:rsid w:val="005966DE"/>
    <w:rsid w:val="005968A8"/>
    <w:rsid w:val="00596C2A"/>
    <w:rsid w:val="0059786A"/>
    <w:rsid w:val="005978B2"/>
    <w:rsid w:val="0059792B"/>
    <w:rsid w:val="005979F0"/>
    <w:rsid w:val="005A03C4"/>
    <w:rsid w:val="005A049A"/>
    <w:rsid w:val="005A05AE"/>
    <w:rsid w:val="005A0C1A"/>
    <w:rsid w:val="005A0EAB"/>
    <w:rsid w:val="005A0EC0"/>
    <w:rsid w:val="005A1239"/>
    <w:rsid w:val="005A1332"/>
    <w:rsid w:val="005A19EA"/>
    <w:rsid w:val="005A1A7E"/>
    <w:rsid w:val="005A1E63"/>
    <w:rsid w:val="005A257C"/>
    <w:rsid w:val="005A2591"/>
    <w:rsid w:val="005A2B12"/>
    <w:rsid w:val="005A2F35"/>
    <w:rsid w:val="005A36DE"/>
    <w:rsid w:val="005A3730"/>
    <w:rsid w:val="005A3856"/>
    <w:rsid w:val="005A39C4"/>
    <w:rsid w:val="005A3AAB"/>
    <w:rsid w:val="005A3DE9"/>
    <w:rsid w:val="005A3F56"/>
    <w:rsid w:val="005A4048"/>
    <w:rsid w:val="005A4223"/>
    <w:rsid w:val="005A426F"/>
    <w:rsid w:val="005A463F"/>
    <w:rsid w:val="005A48F8"/>
    <w:rsid w:val="005A4DBD"/>
    <w:rsid w:val="005A5457"/>
    <w:rsid w:val="005A54F5"/>
    <w:rsid w:val="005A57BB"/>
    <w:rsid w:val="005A5F83"/>
    <w:rsid w:val="005A672D"/>
    <w:rsid w:val="005A7518"/>
    <w:rsid w:val="005A7651"/>
    <w:rsid w:val="005A779D"/>
    <w:rsid w:val="005A7CB5"/>
    <w:rsid w:val="005A7EE7"/>
    <w:rsid w:val="005B0237"/>
    <w:rsid w:val="005B023B"/>
    <w:rsid w:val="005B03AC"/>
    <w:rsid w:val="005B0656"/>
    <w:rsid w:val="005B093C"/>
    <w:rsid w:val="005B09B3"/>
    <w:rsid w:val="005B09D5"/>
    <w:rsid w:val="005B13D3"/>
    <w:rsid w:val="005B1821"/>
    <w:rsid w:val="005B1A91"/>
    <w:rsid w:val="005B1BF4"/>
    <w:rsid w:val="005B1C3A"/>
    <w:rsid w:val="005B1C97"/>
    <w:rsid w:val="005B1DB1"/>
    <w:rsid w:val="005B2234"/>
    <w:rsid w:val="005B2751"/>
    <w:rsid w:val="005B2924"/>
    <w:rsid w:val="005B2AEC"/>
    <w:rsid w:val="005B2B33"/>
    <w:rsid w:val="005B2F4B"/>
    <w:rsid w:val="005B359D"/>
    <w:rsid w:val="005B3745"/>
    <w:rsid w:val="005B39E0"/>
    <w:rsid w:val="005B3AEF"/>
    <w:rsid w:val="005B3D31"/>
    <w:rsid w:val="005B4143"/>
    <w:rsid w:val="005B4149"/>
    <w:rsid w:val="005B4559"/>
    <w:rsid w:val="005B477A"/>
    <w:rsid w:val="005B4C03"/>
    <w:rsid w:val="005B4D26"/>
    <w:rsid w:val="005B5296"/>
    <w:rsid w:val="005B5493"/>
    <w:rsid w:val="005B56E6"/>
    <w:rsid w:val="005B5ABB"/>
    <w:rsid w:val="005B5B89"/>
    <w:rsid w:val="005B63C5"/>
    <w:rsid w:val="005B675A"/>
    <w:rsid w:val="005B6DC0"/>
    <w:rsid w:val="005B6DC5"/>
    <w:rsid w:val="005B7654"/>
    <w:rsid w:val="005B7C16"/>
    <w:rsid w:val="005C029B"/>
    <w:rsid w:val="005C0F7C"/>
    <w:rsid w:val="005C1678"/>
    <w:rsid w:val="005C1E5C"/>
    <w:rsid w:val="005C1F2B"/>
    <w:rsid w:val="005C21CF"/>
    <w:rsid w:val="005C21E7"/>
    <w:rsid w:val="005C23E3"/>
    <w:rsid w:val="005C24C2"/>
    <w:rsid w:val="005C2A59"/>
    <w:rsid w:val="005C2AAD"/>
    <w:rsid w:val="005C2CDE"/>
    <w:rsid w:val="005C2FF4"/>
    <w:rsid w:val="005C37A0"/>
    <w:rsid w:val="005C387C"/>
    <w:rsid w:val="005C3AB7"/>
    <w:rsid w:val="005C40DF"/>
    <w:rsid w:val="005C4437"/>
    <w:rsid w:val="005C4C8E"/>
    <w:rsid w:val="005C4DB9"/>
    <w:rsid w:val="005C578C"/>
    <w:rsid w:val="005C5903"/>
    <w:rsid w:val="005C5C30"/>
    <w:rsid w:val="005C5EAA"/>
    <w:rsid w:val="005C5EC5"/>
    <w:rsid w:val="005C6281"/>
    <w:rsid w:val="005C640E"/>
    <w:rsid w:val="005C697C"/>
    <w:rsid w:val="005C72E9"/>
    <w:rsid w:val="005C7B36"/>
    <w:rsid w:val="005D024C"/>
    <w:rsid w:val="005D0910"/>
    <w:rsid w:val="005D0B94"/>
    <w:rsid w:val="005D0D26"/>
    <w:rsid w:val="005D0FC2"/>
    <w:rsid w:val="005D1245"/>
    <w:rsid w:val="005D1568"/>
    <w:rsid w:val="005D15D4"/>
    <w:rsid w:val="005D1A46"/>
    <w:rsid w:val="005D2312"/>
    <w:rsid w:val="005D2411"/>
    <w:rsid w:val="005D2AD1"/>
    <w:rsid w:val="005D2C26"/>
    <w:rsid w:val="005D2FE7"/>
    <w:rsid w:val="005D3107"/>
    <w:rsid w:val="005D3A62"/>
    <w:rsid w:val="005D3BCB"/>
    <w:rsid w:val="005D41C8"/>
    <w:rsid w:val="005D4285"/>
    <w:rsid w:val="005D46AC"/>
    <w:rsid w:val="005D49BA"/>
    <w:rsid w:val="005D4AC7"/>
    <w:rsid w:val="005D4F1E"/>
    <w:rsid w:val="005D5006"/>
    <w:rsid w:val="005D5A3D"/>
    <w:rsid w:val="005D5C1C"/>
    <w:rsid w:val="005D5DF7"/>
    <w:rsid w:val="005D6333"/>
    <w:rsid w:val="005D63E2"/>
    <w:rsid w:val="005D657A"/>
    <w:rsid w:val="005D65DF"/>
    <w:rsid w:val="005D695C"/>
    <w:rsid w:val="005D72E4"/>
    <w:rsid w:val="005D74C0"/>
    <w:rsid w:val="005D75B0"/>
    <w:rsid w:val="005D792B"/>
    <w:rsid w:val="005E0007"/>
    <w:rsid w:val="005E01D4"/>
    <w:rsid w:val="005E0524"/>
    <w:rsid w:val="005E0725"/>
    <w:rsid w:val="005E185B"/>
    <w:rsid w:val="005E1B68"/>
    <w:rsid w:val="005E2528"/>
    <w:rsid w:val="005E252E"/>
    <w:rsid w:val="005E25FC"/>
    <w:rsid w:val="005E2883"/>
    <w:rsid w:val="005E2B46"/>
    <w:rsid w:val="005E2C34"/>
    <w:rsid w:val="005E2F5D"/>
    <w:rsid w:val="005E39EE"/>
    <w:rsid w:val="005E3AFD"/>
    <w:rsid w:val="005E3B73"/>
    <w:rsid w:val="005E3F1A"/>
    <w:rsid w:val="005E4A15"/>
    <w:rsid w:val="005E5024"/>
    <w:rsid w:val="005E585D"/>
    <w:rsid w:val="005E5DF1"/>
    <w:rsid w:val="005E63FB"/>
    <w:rsid w:val="005E67E4"/>
    <w:rsid w:val="005E6FF9"/>
    <w:rsid w:val="005E7380"/>
    <w:rsid w:val="005E7586"/>
    <w:rsid w:val="005E7BCD"/>
    <w:rsid w:val="005E7C8E"/>
    <w:rsid w:val="005E7DB6"/>
    <w:rsid w:val="005E7E93"/>
    <w:rsid w:val="005F0283"/>
    <w:rsid w:val="005F045A"/>
    <w:rsid w:val="005F078B"/>
    <w:rsid w:val="005F09A6"/>
    <w:rsid w:val="005F0A78"/>
    <w:rsid w:val="005F0CCB"/>
    <w:rsid w:val="005F0DFE"/>
    <w:rsid w:val="005F0FAD"/>
    <w:rsid w:val="005F13CE"/>
    <w:rsid w:val="005F1B92"/>
    <w:rsid w:val="005F1DA7"/>
    <w:rsid w:val="005F20A9"/>
    <w:rsid w:val="005F25E4"/>
    <w:rsid w:val="005F3A6A"/>
    <w:rsid w:val="005F3B6C"/>
    <w:rsid w:val="005F3EE2"/>
    <w:rsid w:val="005F41B1"/>
    <w:rsid w:val="005F48B2"/>
    <w:rsid w:val="005F4910"/>
    <w:rsid w:val="005F4E68"/>
    <w:rsid w:val="005F4FB3"/>
    <w:rsid w:val="005F4FFE"/>
    <w:rsid w:val="005F51AB"/>
    <w:rsid w:val="005F52AA"/>
    <w:rsid w:val="005F56EC"/>
    <w:rsid w:val="005F5A4E"/>
    <w:rsid w:val="005F5B60"/>
    <w:rsid w:val="005F68AF"/>
    <w:rsid w:val="005F6CF1"/>
    <w:rsid w:val="005F71BE"/>
    <w:rsid w:val="005F74EC"/>
    <w:rsid w:val="00600BEB"/>
    <w:rsid w:val="00600E92"/>
    <w:rsid w:val="0060124F"/>
    <w:rsid w:val="0060139B"/>
    <w:rsid w:val="0060162E"/>
    <w:rsid w:val="00601961"/>
    <w:rsid w:val="00601B68"/>
    <w:rsid w:val="00601C20"/>
    <w:rsid w:val="0060242A"/>
    <w:rsid w:val="00602B19"/>
    <w:rsid w:val="00602BEA"/>
    <w:rsid w:val="00602DB1"/>
    <w:rsid w:val="00602DF3"/>
    <w:rsid w:val="0060309D"/>
    <w:rsid w:val="00603B27"/>
    <w:rsid w:val="00603F59"/>
    <w:rsid w:val="006044B9"/>
    <w:rsid w:val="0060469C"/>
    <w:rsid w:val="0060497E"/>
    <w:rsid w:val="00604AAE"/>
    <w:rsid w:val="00604FB6"/>
    <w:rsid w:val="00605298"/>
    <w:rsid w:val="00605356"/>
    <w:rsid w:val="00606098"/>
    <w:rsid w:val="0060615A"/>
    <w:rsid w:val="006062D4"/>
    <w:rsid w:val="00606518"/>
    <w:rsid w:val="00606713"/>
    <w:rsid w:val="00606831"/>
    <w:rsid w:val="00606B48"/>
    <w:rsid w:val="00606BA5"/>
    <w:rsid w:val="00606CED"/>
    <w:rsid w:val="00606EF8"/>
    <w:rsid w:val="00606F97"/>
    <w:rsid w:val="00607025"/>
    <w:rsid w:val="00607388"/>
    <w:rsid w:val="0060748B"/>
    <w:rsid w:val="0060769E"/>
    <w:rsid w:val="00607ED2"/>
    <w:rsid w:val="00610133"/>
    <w:rsid w:val="006105A1"/>
    <w:rsid w:val="00610677"/>
    <w:rsid w:val="00610834"/>
    <w:rsid w:val="006115ED"/>
    <w:rsid w:val="0061180A"/>
    <w:rsid w:val="00611B85"/>
    <w:rsid w:val="00611C84"/>
    <w:rsid w:val="00612165"/>
    <w:rsid w:val="00612ABB"/>
    <w:rsid w:val="00612C74"/>
    <w:rsid w:val="00612E7B"/>
    <w:rsid w:val="006130AB"/>
    <w:rsid w:val="006130DC"/>
    <w:rsid w:val="006131DA"/>
    <w:rsid w:val="00613C8D"/>
    <w:rsid w:val="0061428E"/>
    <w:rsid w:val="00614793"/>
    <w:rsid w:val="006147DA"/>
    <w:rsid w:val="00614DDC"/>
    <w:rsid w:val="00614F3B"/>
    <w:rsid w:val="00615990"/>
    <w:rsid w:val="00615C17"/>
    <w:rsid w:val="00615FCC"/>
    <w:rsid w:val="006160DA"/>
    <w:rsid w:val="00616A12"/>
    <w:rsid w:val="00616B38"/>
    <w:rsid w:val="00616F56"/>
    <w:rsid w:val="0061792C"/>
    <w:rsid w:val="0061798C"/>
    <w:rsid w:val="00617AD6"/>
    <w:rsid w:val="00617E56"/>
    <w:rsid w:val="00620062"/>
    <w:rsid w:val="006201F3"/>
    <w:rsid w:val="006204AC"/>
    <w:rsid w:val="0062056A"/>
    <w:rsid w:val="006206BE"/>
    <w:rsid w:val="00620759"/>
    <w:rsid w:val="006207A5"/>
    <w:rsid w:val="00620892"/>
    <w:rsid w:val="00620B80"/>
    <w:rsid w:val="00620D77"/>
    <w:rsid w:val="00620E3C"/>
    <w:rsid w:val="00621141"/>
    <w:rsid w:val="006212EB"/>
    <w:rsid w:val="00621841"/>
    <w:rsid w:val="0062252C"/>
    <w:rsid w:val="006225DD"/>
    <w:rsid w:val="006227BF"/>
    <w:rsid w:val="00622A1A"/>
    <w:rsid w:val="00622B59"/>
    <w:rsid w:val="00622B9A"/>
    <w:rsid w:val="00622EF5"/>
    <w:rsid w:val="00622F54"/>
    <w:rsid w:val="00622F8A"/>
    <w:rsid w:val="00622FAE"/>
    <w:rsid w:val="00623076"/>
    <w:rsid w:val="006236AB"/>
    <w:rsid w:val="006236C3"/>
    <w:rsid w:val="0062376A"/>
    <w:rsid w:val="00623A0A"/>
    <w:rsid w:val="00623EC6"/>
    <w:rsid w:val="006245A4"/>
    <w:rsid w:val="00624629"/>
    <w:rsid w:val="00624871"/>
    <w:rsid w:val="00624C1C"/>
    <w:rsid w:val="00624D46"/>
    <w:rsid w:val="0062522C"/>
    <w:rsid w:val="00625714"/>
    <w:rsid w:val="006257E7"/>
    <w:rsid w:val="0062615B"/>
    <w:rsid w:val="00626169"/>
    <w:rsid w:val="00626985"/>
    <w:rsid w:val="00626DC2"/>
    <w:rsid w:val="00626DF9"/>
    <w:rsid w:val="00626FFB"/>
    <w:rsid w:val="0062723C"/>
    <w:rsid w:val="0062748A"/>
    <w:rsid w:val="00627EE5"/>
    <w:rsid w:val="0063020B"/>
    <w:rsid w:val="00630A83"/>
    <w:rsid w:val="00630CF5"/>
    <w:rsid w:val="00630EEE"/>
    <w:rsid w:val="00631A22"/>
    <w:rsid w:val="00632411"/>
    <w:rsid w:val="00632A33"/>
    <w:rsid w:val="006338F4"/>
    <w:rsid w:val="00633E5A"/>
    <w:rsid w:val="0063400E"/>
    <w:rsid w:val="006346BB"/>
    <w:rsid w:val="006348B9"/>
    <w:rsid w:val="00634A03"/>
    <w:rsid w:val="00635200"/>
    <w:rsid w:val="006357DF"/>
    <w:rsid w:val="00635859"/>
    <w:rsid w:val="00635D69"/>
    <w:rsid w:val="006368F1"/>
    <w:rsid w:val="00636EEF"/>
    <w:rsid w:val="006371F4"/>
    <w:rsid w:val="0063728D"/>
    <w:rsid w:val="00637B93"/>
    <w:rsid w:val="00637E85"/>
    <w:rsid w:val="006402D9"/>
    <w:rsid w:val="006408E8"/>
    <w:rsid w:val="00640F25"/>
    <w:rsid w:val="00641403"/>
    <w:rsid w:val="00642394"/>
    <w:rsid w:val="00642440"/>
    <w:rsid w:val="006424D4"/>
    <w:rsid w:val="00642DA0"/>
    <w:rsid w:val="00642DC2"/>
    <w:rsid w:val="00642E5E"/>
    <w:rsid w:val="0064311E"/>
    <w:rsid w:val="006436D2"/>
    <w:rsid w:val="0064379C"/>
    <w:rsid w:val="00644035"/>
    <w:rsid w:val="0064420E"/>
    <w:rsid w:val="00644719"/>
    <w:rsid w:val="00644A64"/>
    <w:rsid w:val="00644A8A"/>
    <w:rsid w:val="00644E38"/>
    <w:rsid w:val="006458D0"/>
    <w:rsid w:val="006458F9"/>
    <w:rsid w:val="00646B2E"/>
    <w:rsid w:val="006470ED"/>
    <w:rsid w:val="006470EF"/>
    <w:rsid w:val="0064710B"/>
    <w:rsid w:val="006472C1"/>
    <w:rsid w:val="006472E4"/>
    <w:rsid w:val="00647467"/>
    <w:rsid w:val="0065029B"/>
    <w:rsid w:val="006508EB"/>
    <w:rsid w:val="00651496"/>
    <w:rsid w:val="0065188D"/>
    <w:rsid w:val="006522D2"/>
    <w:rsid w:val="0065244C"/>
    <w:rsid w:val="006524D2"/>
    <w:rsid w:val="006524E1"/>
    <w:rsid w:val="0065283C"/>
    <w:rsid w:val="00652965"/>
    <w:rsid w:val="00653150"/>
    <w:rsid w:val="00653A4C"/>
    <w:rsid w:val="00653A54"/>
    <w:rsid w:val="00653AD0"/>
    <w:rsid w:val="00653F16"/>
    <w:rsid w:val="0065416C"/>
    <w:rsid w:val="00654755"/>
    <w:rsid w:val="00654837"/>
    <w:rsid w:val="006548E1"/>
    <w:rsid w:val="00654FDF"/>
    <w:rsid w:val="00655507"/>
    <w:rsid w:val="0065553A"/>
    <w:rsid w:val="0065582E"/>
    <w:rsid w:val="0065588A"/>
    <w:rsid w:val="00655A49"/>
    <w:rsid w:val="00655E09"/>
    <w:rsid w:val="006561F6"/>
    <w:rsid w:val="00656276"/>
    <w:rsid w:val="006563AB"/>
    <w:rsid w:val="0065646E"/>
    <w:rsid w:val="006570DF"/>
    <w:rsid w:val="00657156"/>
    <w:rsid w:val="006572CA"/>
    <w:rsid w:val="00657361"/>
    <w:rsid w:val="00660199"/>
    <w:rsid w:val="00660E67"/>
    <w:rsid w:val="00661341"/>
    <w:rsid w:val="006613FA"/>
    <w:rsid w:val="006614AD"/>
    <w:rsid w:val="006616B4"/>
    <w:rsid w:val="00661BE4"/>
    <w:rsid w:val="0066206C"/>
    <w:rsid w:val="0066242F"/>
    <w:rsid w:val="006627E2"/>
    <w:rsid w:val="0066297C"/>
    <w:rsid w:val="00662F9A"/>
    <w:rsid w:val="006632AF"/>
    <w:rsid w:val="0066346C"/>
    <w:rsid w:val="00663F0B"/>
    <w:rsid w:val="006644FE"/>
    <w:rsid w:val="00664A98"/>
    <w:rsid w:val="00664B15"/>
    <w:rsid w:val="00665A65"/>
    <w:rsid w:val="00666269"/>
    <w:rsid w:val="00666B85"/>
    <w:rsid w:val="00666E53"/>
    <w:rsid w:val="00666FBA"/>
    <w:rsid w:val="006670DD"/>
    <w:rsid w:val="00667414"/>
    <w:rsid w:val="006696D4"/>
    <w:rsid w:val="0067022B"/>
    <w:rsid w:val="00670CD3"/>
    <w:rsid w:val="00671E3B"/>
    <w:rsid w:val="006721C4"/>
    <w:rsid w:val="006726FC"/>
    <w:rsid w:val="006727F8"/>
    <w:rsid w:val="00672C19"/>
    <w:rsid w:val="00672D1C"/>
    <w:rsid w:val="00672EE1"/>
    <w:rsid w:val="0067306E"/>
    <w:rsid w:val="00673075"/>
    <w:rsid w:val="00673136"/>
    <w:rsid w:val="006733DC"/>
    <w:rsid w:val="006734AD"/>
    <w:rsid w:val="00673B79"/>
    <w:rsid w:val="00674391"/>
    <w:rsid w:val="00674CA6"/>
    <w:rsid w:val="00675C0E"/>
    <w:rsid w:val="00675DA5"/>
    <w:rsid w:val="006766F2"/>
    <w:rsid w:val="0067688F"/>
    <w:rsid w:val="006768CE"/>
    <w:rsid w:val="006768F6"/>
    <w:rsid w:val="00676EAC"/>
    <w:rsid w:val="006772F6"/>
    <w:rsid w:val="00677332"/>
    <w:rsid w:val="006774E8"/>
    <w:rsid w:val="00677878"/>
    <w:rsid w:val="00680279"/>
    <w:rsid w:val="006804B9"/>
    <w:rsid w:val="00680C95"/>
    <w:rsid w:val="006812AD"/>
    <w:rsid w:val="006813EE"/>
    <w:rsid w:val="00681B21"/>
    <w:rsid w:val="00681E0E"/>
    <w:rsid w:val="0068256C"/>
    <w:rsid w:val="006826C0"/>
    <w:rsid w:val="0068278A"/>
    <w:rsid w:val="006832B4"/>
    <w:rsid w:val="0068373D"/>
    <w:rsid w:val="006838C2"/>
    <w:rsid w:val="00683E9B"/>
    <w:rsid w:val="00684538"/>
    <w:rsid w:val="00684713"/>
    <w:rsid w:val="00684865"/>
    <w:rsid w:val="00685200"/>
    <w:rsid w:val="0068527E"/>
    <w:rsid w:val="00685471"/>
    <w:rsid w:val="006855E4"/>
    <w:rsid w:val="0068569A"/>
    <w:rsid w:val="0068579D"/>
    <w:rsid w:val="006857A1"/>
    <w:rsid w:val="00685CB8"/>
    <w:rsid w:val="00685CCA"/>
    <w:rsid w:val="00685D54"/>
    <w:rsid w:val="006863CD"/>
    <w:rsid w:val="00686453"/>
    <w:rsid w:val="0068647D"/>
    <w:rsid w:val="00686983"/>
    <w:rsid w:val="00686BE9"/>
    <w:rsid w:val="00686DA1"/>
    <w:rsid w:val="006876B1"/>
    <w:rsid w:val="00687958"/>
    <w:rsid w:val="006904E0"/>
    <w:rsid w:val="006904ED"/>
    <w:rsid w:val="00691051"/>
    <w:rsid w:val="00691471"/>
    <w:rsid w:val="00691ADF"/>
    <w:rsid w:val="00691B7F"/>
    <w:rsid w:val="00692081"/>
    <w:rsid w:val="00692428"/>
    <w:rsid w:val="006925A1"/>
    <w:rsid w:val="00692646"/>
    <w:rsid w:val="00692721"/>
    <w:rsid w:val="006928AE"/>
    <w:rsid w:val="00692A78"/>
    <w:rsid w:val="00692A9C"/>
    <w:rsid w:val="00692CE6"/>
    <w:rsid w:val="00692DF2"/>
    <w:rsid w:val="00693117"/>
    <w:rsid w:val="0069357C"/>
    <w:rsid w:val="006940D4"/>
    <w:rsid w:val="006941CE"/>
    <w:rsid w:val="00694275"/>
    <w:rsid w:val="00694A75"/>
    <w:rsid w:val="006956E3"/>
    <w:rsid w:val="006957E3"/>
    <w:rsid w:val="00695E12"/>
    <w:rsid w:val="00696026"/>
    <w:rsid w:val="006962A0"/>
    <w:rsid w:val="0069652C"/>
    <w:rsid w:val="00696840"/>
    <w:rsid w:val="00697333"/>
    <w:rsid w:val="00697373"/>
    <w:rsid w:val="006974B1"/>
    <w:rsid w:val="00697A8F"/>
    <w:rsid w:val="006A002B"/>
    <w:rsid w:val="006A039E"/>
    <w:rsid w:val="006A05FC"/>
    <w:rsid w:val="006A0AD7"/>
    <w:rsid w:val="006A0C70"/>
    <w:rsid w:val="006A1207"/>
    <w:rsid w:val="006A1AC0"/>
    <w:rsid w:val="006A2195"/>
    <w:rsid w:val="006A2366"/>
    <w:rsid w:val="006A26CE"/>
    <w:rsid w:val="006A2875"/>
    <w:rsid w:val="006A28A4"/>
    <w:rsid w:val="006A2AA4"/>
    <w:rsid w:val="006A321C"/>
    <w:rsid w:val="006A3572"/>
    <w:rsid w:val="006A42BA"/>
    <w:rsid w:val="006A48BC"/>
    <w:rsid w:val="006A4A53"/>
    <w:rsid w:val="006A4E71"/>
    <w:rsid w:val="006A5131"/>
    <w:rsid w:val="006A54AF"/>
    <w:rsid w:val="006A579D"/>
    <w:rsid w:val="006A5B51"/>
    <w:rsid w:val="006A60C5"/>
    <w:rsid w:val="006A6972"/>
    <w:rsid w:val="006A69D9"/>
    <w:rsid w:val="006A7093"/>
    <w:rsid w:val="006A7440"/>
    <w:rsid w:val="006A7881"/>
    <w:rsid w:val="006A799A"/>
    <w:rsid w:val="006A7AEC"/>
    <w:rsid w:val="006A7C5B"/>
    <w:rsid w:val="006A7F7F"/>
    <w:rsid w:val="006B0737"/>
    <w:rsid w:val="006B0B04"/>
    <w:rsid w:val="006B0CBE"/>
    <w:rsid w:val="006B133E"/>
    <w:rsid w:val="006B15D7"/>
    <w:rsid w:val="006B182D"/>
    <w:rsid w:val="006B1972"/>
    <w:rsid w:val="006B1A0C"/>
    <w:rsid w:val="006B28B5"/>
    <w:rsid w:val="006B2A60"/>
    <w:rsid w:val="006B2C51"/>
    <w:rsid w:val="006B2DAE"/>
    <w:rsid w:val="006B2F7B"/>
    <w:rsid w:val="006B3468"/>
    <w:rsid w:val="006B3B02"/>
    <w:rsid w:val="006B3D40"/>
    <w:rsid w:val="006B400C"/>
    <w:rsid w:val="006B403B"/>
    <w:rsid w:val="006B44F5"/>
    <w:rsid w:val="006B4972"/>
    <w:rsid w:val="006B5070"/>
    <w:rsid w:val="006B5543"/>
    <w:rsid w:val="006B5D2E"/>
    <w:rsid w:val="006B5DD3"/>
    <w:rsid w:val="006B68BD"/>
    <w:rsid w:val="006B6A32"/>
    <w:rsid w:val="006B6B1C"/>
    <w:rsid w:val="006B70AF"/>
    <w:rsid w:val="006B76C4"/>
    <w:rsid w:val="006B7A6E"/>
    <w:rsid w:val="006B7E5D"/>
    <w:rsid w:val="006C023D"/>
    <w:rsid w:val="006C0274"/>
    <w:rsid w:val="006C0D6E"/>
    <w:rsid w:val="006C13F1"/>
    <w:rsid w:val="006C159F"/>
    <w:rsid w:val="006C170D"/>
    <w:rsid w:val="006C1A5E"/>
    <w:rsid w:val="006C1DCB"/>
    <w:rsid w:val="006C21D5"/>
    <w:rsid w:val="006C252B"/>
    <w:rsid w:val="006C2832"/>
    <w:rsid w:val="006C2D47"/>
    <w:rsid w:val="006C2D63"/>
    <w:rsid w:val="006C2EA7"/>
    <w:rsid w:val="006C2F21"/>
    <w:rsid w:val="006C2F47"/>
    <w:rsid w:val="006C31B1"/>
    <w:rsid w:val="006C39F8"/>
    <w:rsid w:val="006C407C"/>
    <w:rsid w:val="006C46BA"/>
    <w:rsid w:val="006C4CB7"/>
    <w:rsid w:val="006C4E3B"/>
    <w:rsid w:val="006C53D2"/>
    <w:rsid w:val="006C53DC"/>
    <w:rsid w:val="006C54FC"/>
    <w:rsid w:val="006C55EF"/>
    <w:rsid w:val="006C5860"/>
    <w:rsid w:val="006C5AA2"/>
    <w:rsid w:val="006C5BC7"/>
    <w:rsid w:val="006C70B7"/>
    <w:rsid w:val="006C74A0"/>
    <w:rsid w:val="006C7917"/>
    <w:rsid w:val="006D07E2"/>
    <w:rsid w:val="006D09F0"/>
    <w:rsid w:val="006D10E0"/>
    <w:rsid w:val="006D1725"/>
    <w:rsid w:val="006D24DE"/>
    <w:rsid w:val="006D27D2"/>
    <w:rsid w:val="006D29E1"/>
    <w:rsid w:val="006D2BDF"/>
    <w:rsid w:val="006D2F24"/>
    <w:rsid w:val="006D2FE0"/>
    <w:rsid w:val="006D32D4"/>
    <w:rsid w:val="006D350C"/>
    <w:rsid w:val="006D3599"/>
    <w:rsid w:val="006D390A"/>
    <w:rsid w:val="006D3A8A"/>
    <w:rsid w:val="006D3CB5"/>
    <w:rsid w:val="006D41D3"/>
    <w:rsid w:val="006D4202"/>
    <w:rsid w:val="006D42EE"/>
    <w:rsid w:val="006D433A"/>
    <w:rsid w:val="006D43A5"/>
    <w:rsid w:val="006D43F3"/>
    <w:rsid w:val="006D45A2"/>
    <w:rsid w:val="006D4620"/>
    <w:rsid w:val="006D479B"/>
    <w:rsid w:val="006D48B3"/>
    <w:rsid w:val="006D48F7"/>
    <w:rsid w:val="006D4A4F"/>
    <w:rsid w:val="006D4E6D"/>
    <w:rsid w:val="006D50E1"/>
    <w:rsid w:val="006D51CF"/>
    <w:rsid w:val="006D52DB"/>
    <w:rsid w:val="006D59A3"/>
    <w:rsid w:val="006D5CF4"/>
    <w:rsid w:val="006D5D98"/>
    <w:rsid w:val="006D5E0B"/>
    <w:rsid w:val="006D621D"/>
    <w:rsid w:val="006D6659"/>
    <w:rsid w:val="006D6F5B"/>
    <w:rsid w:val="006D78C6"/>
    <w:rsid w:val="006D7D53"/>
    <w:rsid w:val="006E0521"/>
    <w:rsid w:val="006E0BBB"/>
    <w:rsid w:val="006E11ED"/>
    <w:rsid w:val="006E14FF"/>
    <w:rsid w:val="006E1639"/>
    <w:rsid w:val="006E167F"/>
    <w:rsid w:val="006E19CE"/>
    <w:rsid w:val="006E1A04"/>
    <w:rsid w:val="006E1F73"/>
    <w:rsid w:val="006E232B"/>
    <w:rsid w:val="006E240A"/>
    <w:rsid w:val="006E2A26"/>
    <w:rsid w:val="006E2F5D"/>
    <w:rsid w:val="006E33C5"/>
    <w:rsid w:val="006E342E"/>
    <w:rsid w:val="006E3AD1"/>
    <w:rsid w:val="006E4285"/>
    <w:rsid w:val="006E47DF"/>
    <w:rsid w:val="006E4AD2"/>
    <w:rsid w:val="006E4BD3"/>
    <w:rsid w:val="006E4D49"/>
    <w:rsid w:val="006E530D"/>
    <w:rsid w:val="006E5465"/>
    <w:rsid w:val="006E5C5A"/>
    <w:rsid w:val="006E5E23"/>
    <w:rsid w:val="006E6B06"/>
    <w:rsid w:val="006E74BF"/>
    <w:rsid w:val="006E7D31"/>
    <w:rsid w:val="006E7EB1"/>
    <w:rsid w:val="006E7F83"/>
    <w:rsid w:val="006F025E"/>
    <w:rsid w:val="006F06AF"/>
    <w:rsid w:val="006F06C9"/>
    <w:rsid w:val="006F13EE"/>
    <w:rsid w:val="006F1E0A"/>
    <w:rsid w:val="006F2087"/>
    <w:rsid w:val="006F2ED3"/>
    <w:rsid w:val="006F2F97"/>
    <w:rsid w:val="006F3D5B"/>
    <w:rsid w:val="006F435C"/>
    <w:rsid w:val="006F43E0"/>
    <w:rsid w:val="006F4A33"/>
    <w:rsid w:val="006F4C40"/>
    <w:rsid w:val="006F4E78"/>
    <w:rsid w:val="006F5CD5"/>
    <w:rsid w:val="006F643B"/>
    <w:rsid w:val="006F6543"/>
    <w:rsid w:val="006F6D96"/>
    <w:rsid w:val="006F7963"/>
    <w:rsid w:val="006F7C91"/>
    <w:rsid w:val="0070029C"/>
    <w:rsid w:val="0070069D"/>
    <w:rsid w:val="00700ADE"/>
    <w:rsid w:val="00700BF7"/>
    <w:rsid w:val="0070110B"/>
    <w:rsid w:val="00701397"/>
    <w:rsid w:val="007015F3"/>
    <w:rsid w:val="0070194A"/>
    <w:rsid w:val="00701AAA"/>
    <w:rsid w:val="00701D15"/>
    <w:rsid w:val="00701FAC"/>
    <w:rsid w:val="00702223"/>
    <w:rsid w:val="0070265A"/>
    <w:rsid w:val="0070266A"/>
    <w:rsid w:val="00702819"/>
    <w:rsid w:val="00702F16"/>
    <w:rsid w:val="0070351C"/>
    <w:rsid w:val="007035D4"/>
    <w:rsid w:val="00704435"/>
    <w:rsid w:val="007047C7"/>
    <w:rsid w:val="00704ADE"/>
    <w:rsid w:val="00704B04"/>
    <w:rsid w:val="00705326"/>
    <w:rsid w:val="00705516"/>
    <w:rsid w:val="00705620"/>
    <w:rsid w:val="0070576A"/>
    <w:rsid w:val="00705770"/>
    <w:rsid w:val="007058CB"/>
    <w:rsid w:val="00705BB3"/>
    <w:rsid w:val="00705DF8"/>
    <w:rsid w:val="00705FEE"/>
    <w:rsid w:val="007061AE"/>
    <w:rsid w:val="007062FE"/>
    <w:rsid w:val="0070632C"/>
    <w:rsid w:val="00706B72"/>
    <w:rsid w:val="00706FED"/>
    <w:rsid w:val="00707229"/>
    <w:rsid w:val="007072D4"/>
    <w:rsid w:val="00707541"/>
    <w:rsid w:val="0070796A"/>
    <w:rsid w:val="00707A08"/>
    <w:rsid w:val="00707F57"/>
    <w:rsid w:val="007105C1"/>
    <w:rsid w:val="00710EFD"/>
    <w:rsid w:val="00711587"/>
    <w:rsid w:val="00711824"/>
    <w:rsid w:val="00711860"/>
    <w:rsid w:val="00711AD7"/>
    <w:rsid w:val="00712C95"/>
    <w:rsid w:val="0071323D"/>
    <w:rsid w:val="00713615"/>
    <w:rsid w:val="00713FA0"/>
    <w:rsid w:val="00714228"/>
    <w:rsid w:val="00714C92"/>
    <w:rsid w:val="00714F4D"/>
    <w:rsid w:val="00715087"/>
    <w:rsid w:val="007152EF"/>
    <w:rsid w:val="0071530F"/>
    <w:rsid w:val="007154DD"/>
    <w:rsid w:val="0071563E"/>
    <w:rsid w:val="007156C2"/>
    <w:rsid w:val="00715786"/>
    <w:rsid w:val="00715CD6"/>
    <w:rsid w:val="00715FCD"/>
    <w:rsid w:val="007160B1"/>
    <w:rsid w:val="0071655A"/>
    <w:rsid w:val="0071655C"/>
    <w:rsid w:val="007167FE"/>
    <w:rsid w:val="00716B80"/>
    <w:rsid w:val="00717360"/>
    <w:rsid w:val="0071746F"/>
    <w:rsid w:val="007179FC"/>
    <w:rsid w:val="00717EE3"/>
    <w:rsid w:val="00720013"/>
    <w:rsid w:val="0072034F"/>
    <w:rsid w:val="0072036B"/>
    <w:rsid w:val="00720A07"/>
    <w:rsid w:val="00720DF2"/>
    <w:rsid w:val="00720E46"/>
    <w:rsid w:val="0072159B"/>
    <w:rsid w:val="007216F7"/>
    <w:rsid w:val="00721859"/>
    <w:rsid w:val="00721DA6"/>
    <w:rsid w:val="00722767"/>
    <w:rsid w:val="007228DD"/>
    <w:rsid w:val="00722FAA"/>
    <w:rsid w:val="00723A62"/>
    <w:rsid w:val="00723BE2"/>
    <w:rsid w:val="00723DF4"/>
    <w:rsid w:val="00723F29"/>
    <w:rsid w:val="0072404B"/>
    <w:rsid w:val="0072448A"/>
    <w:rsid w:val="0072457B"/>
    <w:rsid w:val="00724C63"/>
    <w:rsid w:val="00724C81"/>
    <w:rsid w:val="00725220"/>
    <w:rsid w:val="007253F7"/>
    <w:rsid w:val="007256BD"/>
    <w:rsid w:val="00725C52"/>
    <w:rsid w:val="00725CAF"/>
    <w:rsid w:val="00725E30"/>
    <w:rsid w:val="00726351"/>
    <w:rsid w:val="007264C3"/>
    <w:rsid w:val="00726BEE"/>
    <w:rsid w:val="00726CC7"/>
    <w:rsid w:val="00726EB2"/>
    <w:rsid w:val="00726EDD"/>
    <w:rsid w:val="00726FC6"/>
    <w:rsid w:val="0072743E"/>
    <w:rsid w:val="007274F1"/>
    <w:rsid w:val="007275D3"/>
    <w:rsid w:val="007278C6"/>
    <w:rsid w:val="00727E24"/>
    <w:rsid w:val="00730042"/>
    <w:rsid w:val="00730245"/>
    <w:rsid w:val="007302B2"/>
    <w:rsid w:val="00730BF0"/>
    <w:rsid w:val="00730EC9"/>
    <w:rsid w:val="00730FDF"/>
    <w:rsid w:val="0073139C"/>
    <w:rsid w:val="00731549"/>
    <w:rsid w:val="007322D6"/>
    <w:rsid w:val="00732424"/>
    <w:rsid w:val="00732489"/>
    <w:rsid w:val="0073253C"/>
    <w:rsid w:val="007325B0"/>
    <w:rsid w:val="007328E4"/>
    <w:rsid w:val="00732D47"/>
    <w:rsid w:val="00732F14"/>
    <w:rsid w:val="0073471B"/>
    <w:rsid w:val="00734871"/>
    <w:rsid w:val="00734CD1"/>
    <w:rsid w:val="00735098"/>
    <w:rsid w:val="00735128"/>
    <w:rsid w:val="0073518A"/>
    <w:rsid w:val="007353A5"/>
    <w:rsid w:val="00735528"/>
    <w:rsid w:val="00735AFC"/>
    <w:rsid w:val="00735B01"/>
    <w:rsid w:val="00735F7D"/>
    <w:rsid w:val="007362C1"/>
    <w:rsid w:val="0073691B"/>
    <w:rsid w:val="00736927"/>
    <w:rsid w:val="0073727E"/>
    <w:rsid w:val="00737636"/>
    <w:rsid w:val="00737942"/>
    <w:rsid w:val="00737E7A"/>
    <w:rsid w:val="0074003D"/>
    <w:rsid w:val="007402D3"/>
    <w:rsid w:val="007404EA"/>
    <w:rsid w:val="007406C9"/>
    <w:rsid w:val="00740A8A"/>
    <w:rsid w:val="00740DAB"/>
    <w:rsid w:val="00741653"/>
    <w:rsid w:val="007418CA"/>
    <w:rsid w:val="00741994"/>
    <w:rsid w:val="00741FF2"/>
    <w:rsid w:val="00742718"/>
    <w:rsid w:val="00742730"/>
    <w:rsid w:val="00742DC9"/>
    <w:rsid w:val="007431CC"/>
    <w:rsid w:val="00743F94"/>
    <w:rsid w:val="00744923"/>
    <w:rsid w:val="00744D6A"/>
    <w:rsid w:val="00744E76"/>
    <w:rsid w:val="00745F99"/>
    <w:rsid w:val="007462CD"/>
    <w:rsid w:val="00747163"/>
    <w:rsid w:val="00747349"/>
    <w:rsid w:val="00747AFF"/>
    <w:rsid w:val="007504B6"/>
    <w:rsid w:val="0075086C"/>
    <w:rsid w:val="007508B5"/>
    <w:rsid w:val="00750EE0"/>
    <w:rsid w:val="00750F45"/>
    <w:rsid w:val="0075114D"/>
    <w:rsid w:val="00751171"/>
    <w:rsid w:val="007512C7"/>
    <w:rsid w:val="00751A13"/>
    <w:rsid w:val="00751B8B"/>
    <w:rsid w:val="00751BE4"/>
    <w:rsid w:val="00751D77"/>
    <w:rsid w:val="0075221A"/>
    <w:rsid w:val="00752780"/>
    <w:rsid w:val="007529B4"/>
    <w:rsid w:val="00752BE4"/>
    <w:rsid w:val="00752D13"/>
    <w:rsid w:val="00752E09"/>
    <w:rsid w:val="00753245"/>
    <w:rsid w:val="0075333A"/>
    <w:rsid w:val="0075337D"/>
    <w:rsid w:val="00753AB2"/>
    <w:rsid w:val="00753AC0"/>
    <w:rsid w:val="00753D09"/>
    <w:rsid w:val="00753F48"/>
    <w:rsid w:val="007540AA"/>
    <w:rsid w:val="00754298"/>
    <w:rsid w:val="00754AB9"/>
    <w:rsid w:val="00754F17"/>
    <w:rsid w:val="007553F8"/>
    <w:rsid w:val="007557A5"/>
    <w:rsid w:val="0075619F"/>
    <w:rsid w:val="007562F6"/>
    <w:rsid w:val="0075649D"/>
    <w:rsid w:val="00756624"/>
    <w:rsid w:val="0075768E"/>
    <w:rsid w:val="007576D3"/>
    <w:rsid w:val="00757A8B"/>
    <w:rsid w:val="00757F3F"/>
    <w:rsid w:val="00760038"/>
    <w:rsid w:val="00760BE7"/>
    <w:rsid w:val="00760DFA"/>
    <w:rsid w:val="00761162"/>
    <w:rsid w:val="007614CC"/>
    <w:rsid w:val="00761683"/>
    <w:rsid w:val="00761B65"/>
    <w:rsid w:val="007620E0"/>
    <w:rsid w:val="00762758"/>
    <w:rsid w:val="00762B42"/>
    <w:rsid w:val="00762F3A"/>
    <w:rsid w:val="00763114"/>
    <w:rsid w:val="0076313F"/>
    <w:rsid w:val="007632A8"/>
    <w:rsid w:val="007632C3"/>
    <w:rsid w:val="007638E1"/>
    <w:rsid w:val="00763B19"/>
    <w:rsid w:val="00763FC9"/>
    <w:rsid w:val="00764156"/>
    <w:rsid w:val="0076451E"/>
    <w:rsid w:val="00764CA9"/>
    <w:rsid w:val="0076512C"/>
    <w:rsid w:val="007659C0"/>
    <w:rsid w:val="00765CD8"/>
    <w:rsid w:val="00765ED1"/>
    <w:rsid w:val="00765FEF"/>
    <w:rsid w:val="00766078"/>
    <w:rsid w:val="007660BA"/>
    <w:rsid w:val="0076611D"/>
    <w:rsid w:val="00766260"/>
    <w:rsid w:val="0076691D"/>
    <w:rsid w:val="00766BD1"/>
    <w:rsid w:val="00766EB7"/>
    <w:rsid w:val="00766ECB"/>
    <w:rsid w:val="00767067"/>
    <w:rsid w:val="00767156"/>
    <w:rsid w:val="0076760B"/>
    <w:rsid w:val="00767AC0"/>
    <w:rsid w:val="00767D41"/>
    <w:rsid w:val="007700F9"/>
    <w:rsid w:val="00770C78"/>
    <w:rsid w:val="00770E17"/>
    <w:rsid w:val="00771176"/>
    <w:rsid w:val="00771718"/>
    <w:rsid w:val="00771774"/>
    <w:rsid w:val="00771977"/>
    <w:rsid w:val="007719B3"/>
    <w:rsid w:val="007719EB"/>
    <w:rsid w:val="00772587"/>
    <w:rsid w:val="00772E76"/>
    <w:rsid w:val="007745FC"/>
    <w:rsid w:val="0077463A"/>
    <w:rsid w:val="00775697"/>
    <w:rsid w:val="0077589B"/>
    <w:rsid w:val="007758C3"/>
    <w:rsid w:val="007759F1"/>
    <w:rsid w:val="00775AE4"/>
    <w:rsid w:val="00775D81"/>
    <w:rsid w:val="0077635F"/>
    <w:rsid w:val="0077684F"/>
    <w:rsid w:val="00776A79"/>
    <w:rsid w:val="00776C21"/>
    <w:rsid w:val="00776D41"/>
    <w:rsid w:val="007778CA"/>
    <w:rsid w:val="00777CA2"/>
    <w:rsid w:val="00777D1F"/>
    <w:rsid w:val="00780190"/>
    <w:rsid w:val="007806A3"/>
    <w:rsid w:val="00780A95"/>
    <w:rsid w:val="00780EDC"/>
    <w:rsid w:val="00781145"/>
    <w:rsid w:val="00781860"/>
    <w:rsid w:val="00782049"/>
    <w:rsid w:val="0078242E"/>
    <w:rsid w:val="007824B2"/>
    <w:rsid w:val="007824E8"/>
    <w:rsid w:val="0078274D"/>
    <w:rsid w:val="00782981"/>
    <w:rsid w:val="00782A7C"/>
    <w:rsid w:val="00783120"/>
    <w:rsid w:val="00783205"/>
    <w:rsid w:val="00783717"/>
    <w:rsid w:val="0078396C"/>
    <w:rsid w:val="007840C0"/>
    <w:rsid w:val="007842BD"/>
    <w:rsid w:val="00784A37"/>
    <w:rsid w:val="007855B7"/>
    <w:rsid w:val="0078560E"/>
    <w:rsid w:val="00785850"/>
    <w:rsid w:val="00786302"/>
    <w:rsid w:val="0078636C"/>
    <w:rsid w:val="007863A4"/>
    <w:rsid w:val="0078643E"/>
    <w:rsid w:val="00786AB5"/>
    <w:rsid w:val="00786B60"/>
    <w:rsid w:val="00786D38"/>
    <w:rsid w:val="00786E65"/>
    <w:rsid w:val="00787268"/>
    <w:rsid w:val="00787329"/>
    <w:rsid w:val="007874B4"/>
    <w:rsid w:val="0078768B"/>
    <w:rsid w:val="00787BEA"/>
    <w:rsid w:val="00787E54"/>
    <w:rsid w:val="00787F21"/>
    <w:rsid w:val="007900DD"/>
    <w:rsid w:val="007901D0"/>
    <w:rsid w:val="007907BC"/>
    <w:rsid w:val="0079088D"/>
    <w:rsid w:val="0079094C"/>
    <w:rsid w:val="00790C80"/>
    <w:rsid w:val="00790C9D"/>
    <w:rsid w:val="00790FBC"/>
    <w:rsid w:val="0079202B"/>
    <w:rsid w:val="0079249E"/>
    <w:rsid w:val="007926C6"/>
    <w:rsid w:val="00792DFB"/>
    <w:rsid w:val="0079309F"/>
    <w:rsid w:val="00793804"/>
    <w:rsid w:val="007948EF"/>
    <w:rsid w:val="00794C5B"/>
    <w:rsid w:val="00795416"/>
    <w:rsid w:val="0079566C"/>
    <w:rsid w:val="007956C2"/>
    <w:rsid w:val="00795DF7"/>
    <w:rsid w:val="007962AE"/>
    <w:rsid w:val="00796491"/>
    <w:rsid w:val="0079659A"/>
    <w:rsid w:val="00796AC8"/>
    <w:rsid w:val="00796ADB"/>
    <w:rsid w:val="00796E77"/>
    <w:rsid w:val="00796FD1"/>
    <w:rsid w:val="00797192"/>
    <w:rsid w:val="00797375"/>
    <w:rsid w:val="00797698"/>
    <w:rsid w:val="00797EAC"/>
    <w:rsid w:val="00797F21"/>
    <w:rsid w:val="007A039A"/>
    <w:rsid w:val="007A08B7"/>
    <w:rsid w:val="007A1423"/>
    <w:rsid w:val="007A1430"/>
    <w:rsid w:val="007A16DF"/>
    <w:rsid w:val="007A1A83"/>
    <w:rsid w:val="007A1FE4"/>
    <w:rsid w:val="007A223B"/>
    <w:rsid w:val="007A24CA"/>
    <w:rsid w:val="007A2644"/>
    <w:rsid w:val="007A2675"/>
    <w:rsid w:val="007A2DDB"/>
    <w:rsid w:val="007A2EAE"/>
    <w:rsid w:val="007A2EF4"/>
    <w:rsid w:val="007A30E5"/>
    <w:rsid w:val="007A3565"/>
    <w:rsid w:val="007A3B8B"/>
    <w:rsid w:val="007A3D1B"/>
    <w:rsid w:val="007A41F9"/>
    <w:rsid w:val="007A434D"/>
    <w:rsid w:val="007A443D"/>
    <w:rsid w:val="007A4982"/>
    <w:rsid w:val="007A4AB9"/>
    <w:rsid w:val="007A4E0A"/>
    <w:rsid w:val="007A54FA"/>
    <w:rsid w:val="007A56AA"/>
    <w:rsid w:val="007A60A7"/>
    <w:rsid w:val="007A6B7B"/>
    <w:rsid w:val="007A6BF1"/>
    <w:rsid w:val="007A6C48"/>
    <w:rsid w:val="007A6E92"/>
    <w:rsid w:val="007A7007"/>
    <w:rsid w:val="007A736B"/>
    <w:rsid w:val="007A73E0"/>
    <w:rsid w:val="007A7524"/>
    <w:rsid w:val="007A777D"/>
    <w:rsid w:val="007A7A09"/>
    <w:rsid w:val="007A7BD6"/>
    <w:rsid w:val="007A7C7D"/>
    <w:rsid w:val="007A7E76"/>
    <w:rsid w:val="007B041B"/>
    <w:rsid w:val="007B0701"/>
    <w:rsid w:val="007B0A82"/>
    <w:rsid w:val="007B0AF3"/>
    <w:rsid w:val="007B0FA2"/>
    <w:rsid w:val="007B101D"/>
    <w:rsid w:val="007B1154"/>
    <w:rsid w:val="007B1432"/>
    <w:rsid w:val="007B1457"/>
    <w:rsid w:val="007B196D"/>
    <w:rsid w:val="007B2383"/>
    <w:rsid w:val="007B25DC"/>
    <w:rsid w:val="007B2699"/>
    <w:rsid w:val="007B29A8"/>
    <w:rsid w:val="007B29D8"/>
    <w:rsid w:val="007B2DA8"/>
    <w:rsid w:val="007B2ED9"/>
    <w:rsid w:val="007B3042"/>
    <w:rsid w:val="007B35FB"/>
    <w:rsid w:val="007B3655"/>
    <w:rsid w:val="007B3F8C"/>
    <w:rsid w:val="007B4071"/>
    <w:rsid w:val="007B48B7"/>
    <w:rsid w:val="007B4A56"/>
    <w:rsid w:val="007B4C71"/>
    <w:rsid w:val="007B5088"/>
    <w:rsid w:val="007B5A32"/>
    <w:rsid w:val="007B5DE0"/>
    <w:rsid w:val="007B5EE6"/>
    <w:rsid w:val="007B6254"/>
    <w:rsid w:val="007B6E33"/>
    <w:rsid w:val="007B7070"/>
    <w:rsid w:val="007B7322"/>
    <w:rsid w:val="007B761F"/>
    <w:rsid w:val="007B76B3"/>
    <w:rsid w:val="007B7B5A"/>
    <w:rsid w:val="007B800B"/>
    <w:rsid w:val="007BB3FC"/>
    <w:rsid w:val="007C012D"/>
    <w:rsid w:val="007C058F"/>
    <w:rsid w:val="007C100C"/>
    <w:rsid w:val="007C1357"/>
    <w:rsid w:val="007C1BA4"/>
    <w:rsid w:val="007C1BFF"/>
    <w:rsid w:val="007C3006"/>
    <w:rsid w:val="007C326E"/>
    <w:rsid w:val="007C332B"/>
    <w:rsid w:val="007C3551"/>
    <w:rsid w:val="007C361A"/>
    <w:rsid w:val="007C36D2"/>
    <w:rsid w:val="007C3799"/>
    <w:rsid w:val="007C37A0"/>
    <w:rsid w:val="007C3BDE"/>
    <w:rsid w:val="007C3C2C"/>
    <w:rsid w:val="007C3C9F"/>
    <w:rsid w:val="007C42A7"/>
    <w:rsid w:val="007C45B6"/>
    <w:rsid w:val="007C4BAC"/>
    <w:rsid w:val="007C5625"/>
    <w:rsid w:val="007C56E8"/>
    <w:rsid w:val="007C5862"/>
    <w:rsid w:val="007C5868"/>
    <w:rsid w:val="007C5971"/>
    <w:rsid w:val="007C59E3"/>
    <w:rsid w:val="007C59EC"/>
    <w:rsid w:val="007C5B96"/>
    <w:rsid w:val="007C5D10"/>
    <w:rsid w:val="007C5D2C"/>
    <w:rsid w:val="007C641F"/>
    <w:rsid w:val="007C64FF"/>
    <w:rsid w:val="007C6856"/>
    <w:rsid w:val="007C6C9D"/>
    <w:rsid w:val="007C6F8A"/>
    <w:rsid w:val="007C719D"/>
    <w:rsid w:val="007C7393"/>
    <w:rsid w:val="007C75FF"/>
    <w:rsid w:val="007C794A"/>
    <w:rsid w:val="007C7C93"/>
    <w:rsid w:val="007C7E63"/>
    <w:rsid w:val="007D02AF"/>
    <w:rsid w:val="007D0802"/>
    <w:rsid w:val="007D11F6"/>
    <w:rsid w:val="007D11FA"/>
    <w:rsid w:val="007D1256"/>
    <w:rsid w:val="007D15CA"/>
    <w:rsid w:val="007D212E"/>
    <w:rsid w:val="007D2F34"/>
    <w:rsid w:val="007D3663"/>
    <w:rsid w:val="007D382B"/>
    <w:rsid w:val="007D38DA"/>
    <w:rsid w:val="007D4545"/>
    <w:rsid w:val="007D4860"/>
    <w:rsid w:val="007D4C28"/>
    <w:rsid w:val="007D53F4"/>
    <w:rsid w:val="007D5A03"/>
    <w:rsid w:val="007D5A4D"/>
    <w:rsid w:val="007D5AC4"/>
    <w:rsid w:val="007D64CB"/>
    <w:rsid w:val="007D6650"/>
    <w:rsid w:val="007D6668"/>
    <w:rsid w:val="007D6A65"/>
    <w:rsid w:val="007D6EC9"/>
    <w:rsid w:val="007D7B39"/>
    <w:rsid w:val="007E060C"/>
    <w:rsid w:val="007E091E"/>
    <w:rsid w:val="007E0AC0"/>
    <w:rsid w:val="007E0DF1"/>
    <w:rsid w:val="007E12E2"/>
    <w:rsid w:val="007E1465"/>
    <w:rsid w:val="007E15ED"/>
    <w:rsid w:val="007E1C5E"/>
    <w:rsid w:val="007E1D94"/>
    <w:rsid w:val="007E1F6B"/>
    <w:rsid w:val="007E2090"/>
    <w:rsid w:val="007E20C6"/>
    <w:rsid w:val="007E2210"/>
    <w:rsid w:val="007E26E7"/>
    <w:rsid w:val="007E284E"/>
    <w:rsid w:val="007E2860"/>
    <w:rsid w:val="007E2946"/>
    <w:rsid w:val="007E3217"/>
    <w:rsid w:val="007E3A05"/>
    <w:rsid w:val="007E3DEA"/>
    <w:rsid w:val="007E3F97"/>
    <w:rsid w:val="007E41BD"/>
    <w:rsid w:val="007E4368"/>
    <w:rsid w:val="007E5137"/>
    <w:rsid w:val="007E542F"/>
    <w:rsid w:val="007E559D"/>
    <w:rsid w:val="007E5813"/>
    <w:rsid w:val="007E5F73"/>
    <w:rsid w:val="007E6853"/>
    <w:rsid w:val="007E6C68"/>
    <w:rsid w:val="007E7230"/>
    <w:rsid w:val="007E7478"/>
    <w:rsid w:val="007E766E"/>
    <w:rsid w:val="007E76F0"/>
    <w:rsid w:val="007E7A5C"/>
    <w:rsid w:val="007F006A"/>
    <w:rsid w:val="007F060D"/>
    <w:rsid w:val="007F0A66"/>
    <w:rsid w:val="007F0B65"/>
    <w:rsid w:val="007F0C0D"/>
    <w:rsid w:val="007F0EE0"/>
    <w:rsid w:val="007F0F5B"/>
    <w:rsid w:val="007F1083"/>
    <w:rsid w:val="007F1383"/>
    <w:rsid w:val="007F1B76"/>
    <w:rsid w:val="007F1F4B"/>
    <w:rsid w:val="007F22B7"/>
    <w:rsid w:val="007F25EE"/>
    <w:rsid w:val="007F2889"/>
    <w:rsid w:val="007F329D"/>
    <w:rsid w:val="007F3E2F"/>
    <w:rsid w:val="007F456F"/>
    <w:rsid w:val="007F4E12"/>
    <w:rsid w:val="007F51A6"/>
    <w:rsid w:val="007F55A4"/>
    <w:rsid w:val="007F58AA"/>
    <w:rsid w:val="007F5AD0"/>
    <w:rsid w:val="007F5D19"/>
    <w:rsid w:val="007F5DB9"/>
    <w:rsid w:val="007F6212"/>
    <w:rsid w:val="007F70E4"/>
    <w:rsid w:val="007F7AA5"/>
    <w:rsid w:val="007F7B43"/>
    <w:rsid w:val="007F7E5F"/>
    <w:rsid w:val="00800600"/>
    <w:rsid w:val="00800813"/>
    <w:rsid w:val="00800980"/>
    <w:rsid w:val="008013C8"/>
    <w:rsid w:val="008017DF"/>
    <w:rsid w:val="00801C67"/>
    <w:rsid w:val="00801F3F"/>
    <w:rsid w:val="0080224B"/>
    <w:rsid w:val="00802259"/>
    <w:rsid w:val="00802B92"/>
    <w:rsid w:val="00803004"/>
    <w:rsid w:val="00803382"/>
    <w:rsid w:val="008041F3"/>
    <w:rsid w:val="008048C6"/>
    <w:rsid w:val="00805024"/>
    <w:rsid w:val="008056A7"/>
    <w:rsid w:val="008058D8"/>
    <w:rsid w:val="008059DE"/>
    <w:rsid w:val="00805C3A"/>
    <w:rsid w:val="0080683F"/>
    <w:rsid w:val="008068C4"/>
    <w:rsid w:val="00806EA5"/>
    <w:rsid w:val="0080702C"/>
    <w:rsid w:val="00807129"/>
    <w:rsid w:val="008071AD"/>
    <w:rsid w:val="00807344"/>
    <w:rsid w:val="008073C5"/>
    <w:rsid w:val="00807AE3"/>
    <w:rsid w:val="00807C23"/>
    <w:rsid w:val="008103A1"/>
    <w:rsid w:val="00810446"/>
    <w:rsid w:val="008104CA"/>
    <w:rsid w:val="008104F8"/>
    <w:rsid w:val="00810D0D"/>
    <w:rsid w:val="00810E56"/>
    <w:rsid w:val="008111E2"/>
    <w:rsid w:val="00811B97"/>
    <w:rsid w:val="00811CD5"/>
    <w:rsid w:val="008122F8"/>
    <w:rsid w:val="00812308"/>
    <w:rsid w:val="008125E5"/>
    <w:rsid w:val="008130D9"/>
    <w:rsid w:val="00813579"/>
    <w:rsid w:val="00813AD6"/>
    <w:rsid w:val="00813AE2"/>
    <w:rsid w:val="008141AB"/>
    <w:rsid w:val="008144A6"/>
    <w:rsid w:val="00814519"/>
    <w:rsid w:val="0081466D"/>
    <w:rsid w:val="00814D83"/>
    <w:rsid w:val="008152CA"/>
    <w:rsid w:val="0081552C"/>
    <w:rsid w:val="00815E1D"/>
    <w:rsid w:val="0081616D"/>
    <w:rsid w:val="00816727"/>
    <w:rsid w:val="00816861"/>
    <w:rsid w:val="0081712A"/>
    <w:rsid w:val="0081779A"/>
    <w:rsid w:val="00817841"/>
    <w:rsid w:val="00817938"/>
    <w:rsid w:val="0081793C"/>
    <w:rsid w:val="00817950"/>
    <w:rsid w:val="00817F26"/>
    <w:rsid w:val="00820189"/>
    <w:rsid w:val="008206EF"/>
    <w:rsid w:val="008209DB"/>
    <w:rsid w:val="00820DBB"/>
    <w:rsid w:val="008211D3"/>
    <w:rsid w:val="0082130F"/>
    <w:rsid w:val="008215B8"/>
    <w:rsid w:val="008219EB"/>
    <w:rsid w:val="00821C91"/>
    <w:rsid w:val="00821D37"/>
    <w:rsid w:val="00821F6E"/>
    <w:rsid w:val="00822036"/>
    <w:rsid w:val="00822162"/>
    <w:rsid w:val="0082249E"/>
    <w:rsid w:val="00822E9A"/>
    <w:rsid w:val="008231B5"/>
    <w:rsid w:val="008233EA"/>
    <w:rsid w:val="0082358E"/>
    <w:rsid w:val="00823C77"/>
    <w:rsid w:val="008245B4"/>
    <w:rsid w:val="008246BF"/>
    <w:rsid w:val="008248B3"/>
    <w:rsid w:val="00824A0A"/>
    <w:rsid w:val="00824A7F"/>
    <w:rsid w:val="00824B1B"/>
    <w:rsid w:val="00825163"/>
    <w:rsid w:val="008251DE"/>
    <w:rsid w:val="00825FA8"/>
    <w:rsid w:val="008267D0"/>
    <w:rsid w:val="00826BCC"/>
    <w:rsid w:val="0083001A"/>
    <w:rsid w:val="00830193"/>
    <w:rsid w:val="008306A0"/>
    <w:rsid w:val="008306C2"/>
    <w:rsid w:val="0083105E"/>
    <w:rsid w:val="008311DE"/>
    <w:rsid w:val="00831359"/>
    <w:rsid w:val="008318A8"/>
    <w:rsid w:val="00831A66"/>
    <w:rsid w:val="00831A97"/>
    <w:rsid w:val="00831A9D"/>
    <w:rsid w:val="00831B09"/>
    <w:rsid w:val="00831E88"/>
    <w:rsid w:val="008321AF"/>
    <w:rsid w:val="00832344"/>
    <w:rsid w:val="008323E3"/>
    <w:rsid w:val="0083252D"/>
    <w:rsid w:val="0083256D"/>
    <w:rsid w:val="0083260B"/>
    <w:rsid w:val="0083297A"/>
    <w:rsid w:val="00832F4E"/>
    <w:rsid w:val="00833120"/>
    <w:rsid w:val="0083384C"/>
    <w:rsid w:val="00833C82"/>
    <w:rsid w:val="00833CF1"/>
    <w:rsid w:val="00834467"/>
    <w:rsid w:val="008345AB"/>
    <w:rsid w:val="0083471D"/>
    <w:rsid w:val="00834A6D"/>
    <w:rsid w:val="00834F93"/>
    <w:rsid w:val="00835812"/>
    <w:rsid w:val="00835D30"/>
    <w:rsid w:val="008360EB"/>
    <w:rsid w:val="00836327"/>
    <w:rsid w:val="00836422"/>
    <w:rsid w:val="008365A4"/>
    <w:rsid w:val="00837301"/>
    <w:rsid w:val="00837660"/>
    <w:rsid w:val="0084035C"/>
    <w:rsid w:val="0084091A"/>
    <w:rsid w:val="0084091C"/>
    <w:rsid w:val="00840E15"/>
    <w:rsid w:val="00841447"/>
    <w:rsid w:val="00841A3B"/>
    <w:rsid w:val="00841D33"/>
    <w:rsid w:val="00841DB0"/>
    <w:rsid w:val="0084235C"/>
    <w:rsid w:val="00842462"/>
    <w:rsid w:val="008426B0"/>
    <w:rsid w:val="008427B5"/>
    <w:rsid w:val="00842D2E"/>
    <w:rsid w:val="00842E83"/>
    <w:rsid w:val="00842E9F"/>
    <w:rsid w:val="00843029"/>
    <w:rsid w:val="00843547"/>
    <w:rsid w:val="0084399D"/>
    <w:rsid w:val="00843B67"/>
    <w:rsid w:val="00843C39"/>
    <w:rsid w:val="00843D60"/>
    <w:rsid w:val="00843F07"/>
    <w:rsid w:val="0084452D"/>
    <w:rsid w:val="008445B3"/>
    <w:rsid w:val="00845462"/>
    <w:rsid w:val="00845AA4"/>
    <w:rsid w:val="008460F2"/>
    <w:rsid w:val="008463E0"/>
    <w:rsid w:val="008469D7"/>
    <w:rsid w:val="00847AC5"/>
    <w:rsid w:val="00847B8E"/>
    <w:rsid w:val="0085000C"/>
    <w:rsid w:val="00850064"/>
    <w:rsid w:val="0085022F"/>
    <w:rsid w:val="00850242"/>
    <w:rsid w:val="00850346"/>
    <w:rsid w:val="008503A1"/>
    <w:rsid w:val="0085093B"/>
    <w:rsid w:val="00850959"/>
    <w:rsid w:val="00850FB1"/>
    <w:rsid w:val="00851115"/>
    <w:rsid w:val="0085143C"/>
    <w:rsid w:val="00851840"/>
    <w:rsid w:val="008528E2"/>
    <w:rsid w:val="00852BC9"/>
    <w:rsid w:val="00852DB8"/>
    <w:rsid w:val="0085343C"/>
    <w:rsid w:val="00853751"/>
    <w:rsid w:val="008537C7"/>
    <w:rsid w:val="00853829"/>
    <w:rsid w:val="008547AD"/>
    <w:rsid w:val="00854AB9"/>
    <w:rsid w:val="00854C98"/>
    <w:rsid w:val="008553CF"/>
    <w:rsid w:val="00855463"/>
    <w:rsid w:val="0085591E"/>
    <w:rsid w:val="00855C22"/>
    <w:rsid w:val="00855C57"/>
    <w:rsid w:val="00855E2A"/>
    <w:rsid w:val="008568E6"/>
    <w:rsid w:val="00856C1F"/>
    <w:rsid w:val="00856C4C"/>
    <w:rsid w:val="00857260"/>
    <w:rsid w:val="008572CD"/>
    <w:rsid w:val="0085738D"/>
    <w:rsid w:val="008576B9"/>
    <w:rsid w:val="00857808"/>
    <w:rsid w:val="0085785A"/>
    <w:rsid w:val="00857EB6"/>
    <w:rsid w:val="00857EB8"/>
    <w:rsid w:val="008601B2"/>
    <w:rsid w:val="00860362"/>
    <w:rsid w:val="00860805"/>
    <w:rsid w:val="0086098A"/>
    <w:rsid w:val="00861651"/>
    <w:rsid w:val="00861D8E"/>
    <w:rsid w:val="00861DA2"/>
    <w:rsid w:val="008622D9"/>
    <w:rsid w:val="008623C8"/>
    <w:rsid w:val="00862877"/>
    <w:rsid w:val="00863164"/>
    <w:rsid w:val="008641F1"/>
    <w:rsid w:val="0086420D"/>
    <w:rsid w:val="00864631"/>
    <w:rsid w:val="00864746"/>
    <w:rsid w:val="00864833"/>
    <w:rsid w:val="00864911"/>
    <w:rsid w:val="00864F14"/>
    <w:rsid w:val="00865344"/>
    <w:rsid w:val="008654DC"/>
    <w:rsid w:val="0086592D"/>
    <w:rsid w:val="00865989"/>
    <w:rsid w:val="008659C9"/>
    <w:rsid w:val="00865AED"/>
    <w:rsid w:val="00865EF4"/>
    <w:rsid w:val="008661D2"/>
    <w:rsid w:val="00866279"/>
    <w:rsid w:val="0086629E"/>
    <w:rsid w:val="0086640A"/>
    <w:rsid w:val="008671E4"/>
    <w:rsid w:val="008672FC"/>
    <w:rsid w:val="0086736E"/>
    <w:rsid w:val="00867518"/>
    <w:rsid w:val="008703CC"/>
    <w:rsid w:val="00870AB7"/>
    <w:rsid w:val="00870D08"/>
    <w:rsid w:val="00870E0D"/>
    <w:rsid w:val="00870F44"/>
    <w:rsid w:val="00870F68"/>
    <w:rsid w:val="00871173"/>
    <w:rsid w:val="00871247"/>
    <w:rsid w:val="00871359"/>
    <w:rsid w:val="00871708"/>
    <w:rsid w:val="00871BE8"/>
    <w:rsid w:val="00872985"/>
    <w:rsid w:val="00872A31"/>
    <w:rsid w:val="00872B55"/>
    <w:rsid w:val="00872E77"/>
    <w:rsid w:val="00873B26"/>
    <w:rsid w:val="008743E3"/>
    <w:rsid w:val="00874432"/>
    <w:rsid w:val="0087460C"/>
    <w:rsid w:val="0087466C"/>
    <w:rsid w:val="008751A0"/>
    <w:rsid w:val="008757B0"/>
    <w:rsid w:val="00875E6A"/>
    <w:rsid w:val="00875F4C"/>
    <w:rsid w:val="008766D6"/>
    <w:rsid w:val="00876F49"/>
    <w:rsid w:val="00876FC9"/>
    <w:rsid w:val="008770D9"/>
    <w:rsid w:val="00877149"/>
    <w:rsid w:val="00877873"/>
    <w:rsid w:val="00880325"/>
    <w:rsid w:val="00880346"/>
    <w:rsid w:val="0088035B"/>
    <w:rsid w:val="00880C11"/>
    <w:rsid w:val="008810F7"/>
    <w:rsid w:val="0088147D"/>
    <w:rsid w:val="0088151F"/>
    <w:rsid w:val="008815D9"/>
    <w:rsid w:val="00881DE8"/>
    <w:rsid w:val="00881F17"/>
    <w:rsid w:val="00882041"/>
    <w:rsid w:val="00882B75"/>
    <w:rsid w:val="00882E14"/>
    <w:rsid w:val="00882EB5"/>
    <w:rsid w:val="008839BE"/>
    <w:rsid w:val="00884113"/>
    <w:rsid w:val="0088463A"/>
    <w:rsid w:val="00884959"/>
    <w:rsid w:val="008852A1"/>
    <w:rsid w:val="0088540D"/>
    <w:rsid w:val="008854E7"/>
    <w:rsid w:val="008856BB"/>
    <w:rsid w:val="0088576E"/>
    <w:rsid w:val="008858E1"/>
    <w:rsid w:val="00885A7C"/>
    <w:rsid w:val="0088615A"/>
    <w:rsid w:val="008866E9"/>
    <w:rsid w:val="00886726"/>
    <w:rsid w:val="00886898"/>
    <w:rsid w:val="00886B85"/>
    <w:rsid w:val="00887471"/>
    <w:rsid w:val="008878E7"/>
    <w:rsid w:val="00887A0E"/>
    <w:rsid w:val="00887A94"/>
    <w:rsid w:val="00887EA2"/>
    <w:rsid w:val="00887EE7"/>
    <w:rsid w:val="008900FE"/>
    <w:rsid w:val="0089015A"/>
    <w:rsid w:val="008902A1"/>
    <w:rsid w:val="00890585"/>
    <w:rsid w:val="008905E8"/>
    <w:rsid w:val="0089069B"/>
    <w:rsid w:val="008912AD"/>
    <w:rsid w:val="008914C0"/>
    <w:rsid w:val="00891AD7"/>
    <w:rsid w:val="00891CC7"/>
    <w:rsid w:val="00891CE2"/>
    <w:rsid w:val="00892100"/>
    <w:rsid w:val="008922DA"/>
    <w:rsid w:val="0089230E"/>
    <w:rsid w:val="00892CB1"/>
    <w:rsid w:val="00893C19"/>
    <w:rsid w:val="00893D1C"/>
    <w:rsid w:val="00893D64"/>
    <w:rsid w:val="00894059"/>
    <w:rsid w:val="00894098"/>
    <w:rsid w:val="008940A5"/>
    <w:rsid w:val="00894202"/>
    <w:rsid w:val="0089486D"/>
    <w:rsid w:val="008949A4"/>
    <w:rsid w:val="008949E2"/>
    <w:rsid w:val="00895496"/>
    <w:rsid w:val="008957AC"/>
    <w:rsid w:val="00895C94"/>
    <w:rsid w:val="008962E6"/>
    <w:rsid w:val="00896378"/>
    <w:rsid w:val="00896A24"/>
    <w:rsid w:val="00896ADA"/>
    <w:rsid w:val="00896EC4"/>
    <w:rsid w:val="008971E0"/>
    <w:rsid w:val="00897449"/>
    <w:rsid w:val="00897C76"/>
    <w:rsid w:val="008A0B22"/>
    <w:rsid w:val="008A1348"/>
    <w:rsid w:val="008A1427"/>
    <w:rsid w:val="008A16CF"/>
    <w:rsid w:val="008A19A8"/>
    <w:rsid w:val="008A1C91"/>
    <w:rsid w:val="008A1CCA"/>
    <w:rsid w:val="008A1D26"/>
    <w:rsid w:val="008A3275"/>
    <w:rsid w:val="008A32C5"/>
    <w:rsid w:val="008A3878"/>
    <w:rsid w:val="008A3F22"/>
    <w:rsid w:val="008A4338"/>
    <w:rsid w:val="008A4452"/>
    <w:rsid w:val="008A4F94"/>
    <w:rsid w:val="008A504E"/>
    <w:rsid w:val="008A522A"/>
    <w:rsid w:val="008A58D2"/>
    <w:rsid w:val="008A59D6"/>
    <w:rsid w:val="008A5B3C"/>
    <w:rsid w:val="008A6770"/>
    <w:rsid w:val="008A67F2"/>
    <w:rsid w:val="008A69A2"/>
    <w:rsid w:val="008A6D4F"/>
    <w:rsid w:val="008A7022"/>
    <w:rsid w:val="008A74D6"/>
    <w:rsid w:val="008A793F"/>
    <w:rsid w:val="008A7DC7"/>
    <w:rsid w:val="008B02D4"/>
    <w:rsid w:val="008B0347"/>
    <w:rsid w:val="008B068B"/>
    <w:rsid w:val="008B08BC"/>
    <w:rsid w:val="008B0B7E"/>
    <w:rsid w:val="008B0D9B"/>
    <w:rsid w:val="008B0DE9"/>
    <w:rsid w:val="008B0E4B"/>
    <w:rsid w:val="008B1051"/>
    <w:rsid w:val="008B1FAD"/>
    <w:rsid w:val="008B2200"/>
    <w:rsid w:val="008B25FB"/>
    <w:rsid w:val="008B2850"/>
    <w:rsid w:val="008B2D65"/>
    <w:rsid w:val="008B32C4"/>
    <w:rsid w:val="008B37E8"/>
    <w:rsid w:val="008B38C1"/>
    <w:rsid w:val="008B3AEB"/>
    <w:rsid w:val="008B4579"/>
    <w:rsid w:val="008B4794"/>
    <w:rsid w:val="008B4836"/>
    <w:rsid w:val="008B4863"/>
    <w:rsid w:val="008B4B29"/>
    <w:rsid w:val="008B5271"/>
    <w:rsid w:val="008B5458"/>
    <w:rsid w:val="008B56A8"/>
    <w:rsid w:val="008B643F"/>
    <w:rsid w:val="008B68B5"/>
    <w:rsid w:val="008B69CB"/>
    <w:rsid w:val="008B755F"/>
    <w:rsid w:val="008B7625"/>
    <w:rsid w:val="008B7C25"/>
    <w:rsid w:val="008B7C7B"/>
    <w:rsid w:val="008B7D3D"/>
    <w:rsid w:val="008B7E7F"/>
    <w:rsid w:val="008C0B10"/>
    <w:rsid w:val="008C10D9"/>
    <w:rsid w:val="008C14B5"/>
    <w:rsid w:val="008C1567"/>
    <w:rsid w:val="008C15F0"/>
    <w:rsid w:val="008C2055"/>
    <w:rsid w:val="008C28D9"/>
    <w:rsid w:val="008C2B1A"/>
    <w:rsid w:val="008C39A4"/>
    <w:rsid w:val="008C39ED"/>
    <w:rsid w:val="008C3C22"/>
    <w:rsid w:val="008C4425"/>
    <w:rsid w:val="008C4605"/>
    <w:rsid w:val="008C5500"/>
    <w:rsid w:val="008C55FD"/>
    <w:rsid w:val="008C57DD"/>
    <w:rsid w:val="008C5BA0"/>
    <w:rsid w:val="008C5CAB"/>
    <w:rsid w:val="008C5D67"/>
    <w:rsid w:val="008C5DE5"/>
    <w:rsid w:val="008C6F0A"/>
    <w:rsid w:val="008C723F"/>
    <w:rsid w:val="008C7427"/>
    <w:rsid w:val="008C745D"/>
    <w:rsid w:val="008C7E48"/>
    <w:rsid w:val="008C7FA1"/>
    <w:rsid w:val="008D0203"/>
    <w:rsid w:val="008D050B"/>
    <w:rsid w:val="008D0DD1"/>
    <w:rsid w:val="008D0E58"/>
    <w:rsid w:val="008D12FB"/>
    <w:rsid w:val="008D13F9"/>
    <w:rsid w:val="008D1912"/>
    <w:rsid w:val="008D207D"/>
    <w:rsid w:val="008D21F7"/>
    <w:rsid w:val="008D25AD"/>
    <w:rsid w:val="008D2891"/>
    <w:rsid w:val="008D28D6"/>
    <w:rsid w:val="008D327A"/>
    <w:rsid w:val="008D33B0"/>
    <w:rsid w:val="008D3721"/>
    <w:rsid w:val="008D3CBB"/>
    <w:rsid w:val="008D4508"/>
    <w:rsid w:val="008D465A"/>
    <w:rsid w:val="008D47DA"/>
    <w:rsid w:val="008D49D4"/>
    <w:rsid w:val="008D4F59"/>
    <w:rsid w:val="008D53FE"/>
    <w:rsid w:val="008D55B3"/>
    <w:rsid w:val="008D573F"/>
    <w:rsid w:val="008D6200"/>
    <w:rsid w:val="008D63BD"/>
    <w:rsid w:val="008D641C"/>
    <w:rsid w:val="008D66C5"/>
    <w:rsid w:val="008D679F"/>
    <w:rsid w:val="008D6870"/>
    <w:rsid w:val="008D6B01"/>
    <w:rsid w:val="008D6B1A"/>
    <w:rsid w:val="008D6B99"/>
    <w:rsid w:val="008D6E22"/>
    <w:rsid w:val="008D70FE"/>
    <w:rsid w:val="008D71CD"/>
    <w:rsid w:val="008D79B1"/>
    <w:rsid w:val="008E09D0"/>
    <w:rsid w:val="008E0BB9"/>
    <w:rsid w:val="008E0D95"/>
    <w:rsid w:val="008E107E"/>
    <w:rsid w:val="008E1970"/>
    <w:rsid w:val="008E1A96"/>
    <w:rsid w:val="008E1BB2"/>
    <w:rsid w:val="008E226D"/>
    <w:rsid w:val="008E2308"/>
    <w:rsid w:val="008E268C"/>
    <w:rsid w:val="008E3017"/>
    <w:rsid w:val="008E3A74"/>
    <w:rsid w:val="008E3E5F"/>
    <w:rsid w:val="008E3EB1"/>
    <w:rsid w:val="008E3F6C"/>
    <w:rsid w:val="008E449D"/>
    <w:rsid w:val="008E4557"/>
    <w:rsid w:val="008E45DA"/>
    <w:rsid w:val="008E5105"/>
    <w:rsid w:val="008E57D3"/>
    <w:rsid w:val="008E5FF7"/>
    <w:rsid w:val="008E65EC"/>
    <w:rsid w:val="008E6726"/>
    <w:rsid w:val="008E6808"/>
    <w:rsid w:val="008E6B04"/>
    <w:rsid w:val="008E6B8A"/>
    <w:rsid w:val="008E6BD8"/>
    <w:rsid w:val="008E7058"/>
    <w:rsid w:val="008E71D4"/>
    <w:rsid w:val="008E747B"/>
    <w:rsid w:val="008E7775"/>
    <w:rsid w:val="008E7AC6"/>
    <w:rsid w:val="008E7B15"/>
    <w:rsid w:val="008F022A"/>
    <w:rsid w:val="008F03A4"/>
    <w:rsid w:val="008F0736"/>
    <w:rsid w:val="008F0F5D"/>
    <w:rsid w:val="008F0F64"/>
    <w:rsid w:val="008F12E0"/>
    <w:rsid w:val="008F1C8F"/>
    <w:rsid w:val="008F22C8"/>
    <w:rsid w:val="008F2376"/>
    <w:rsid w:val="008F2921"/>
    <w:rsid w:val="008F2AF8"/>
    <w:rsid w:val="008F30B4"/>
    <w:rsid w:val="008F400F"/>
    <w:rsid w:val="008F4AD4"/>
    <w:rsid w:val="008F4B82"/>
    <w:rsid w:val="008F5026"/>
    <w:rsid w:val="008F50A6"/>
    <w:rsid w:val="008F55D4"/>
    <w:rsid w:val="008F5670"/>
    <w:rsid w:val="008F5730"/>
    <w:rsid w:val="008F5C34"/>
    <w:rsid w:val="008F68AA"/>
    <w:rsid w:val="008F6930"/>
    <w:rsid w:val="008F6EE5"/>
    <w:rsid w:val="008F6FF9"/>
    <w:rsid w:val="008F7121"/>
    <w:rsid w:val="008F714D"/>
    <w:rsid w:val="008F740B"/>
    <w:rsid w:val="008F7B31"/>
    <w:rsid w:val="008F7E2E"/>
    <w:rsid w:val="008F7F4F"/>
    <w:rsid w:val="00900022"/>
    <w:rsid w:val="00900068"/>
    <w:rsid w:val="009000A5"/>
    <w:rsid w:val="00900523"/>
    <w:rsid w:val="00900D0F"/>
    <w:rsid w:val="00900FE3"/>
    <w:rsid w:val="009010E5"/>
    <w:rsid w:val="0090130C"/>
    <w:rsid w:val="009016CC"/>
    <w:rsid w:val="00901AE6"/>
    <w:rsid w:val="009020B7"/>
    <w:rsid w:val="009026B3"/>
    <w:rsid w:val="009026FD"/>
    <w:rsid w:val="00902B58"/>
    <w:rsid w:val="009036B8"/>
    <w:rsid w:val="00903B3E"/>
    <w:rsid w:val="00903B59"/>
    <w:rsid w:val="00903C02"/>
    <w:rsid w:val="00903C27"/>
    <w:rsid w:val="00903D3C"/>
    <w:rsid w:val="00904239"/>
    <w:rsid w:val="00904250"/>
    <w:rsid w:val="009042F4"/>
    <w:rsid w:val="0090433E"/>
    <w:rsid w:val="0090473B"/>
    <w:rsid w:val="009048CB"/>
    <w:rsid w:val="00904DFE"/>
    <w:rsid w:val="00904F15"/>
    <w:rsid w:val="00905D73"/>
    <w:rsid w:val="00905F9D"/>
    <w:rsid w:val="0090624E"/>
    <w:rsid w:val="009064BD"/>
    <w:rsid w:val="00906A7F"/>
    <w:rsid w:val="0090796C"/>
    <w:rsid w:val="009102AF"/>
    <w:rsid w:val="00910453"/>
    <w:rsid w:val="00910464"/>
    <w:rsid w:val="00910AFF"/>
    <w:rsid w:val="00910F15"/>
    <w:rsid w:val="00911265"/>
    <w:rsid w:val="00911E38"/>
    <w:rsid w:val="00911E5E"/>
    <w:rsid w:val="00911E99"/>
    <w:rsid w:val="0091201A"/>
    <w:rsid w:val="0091217F"/>
    <w:rsid w:val="009123A7"/>
    <w:rsid w:val="009127F8"/>
    <w:rsid w:val="009129A5"/>
    <w:rsid w:val="00912C19"/>
    <w:rsid w:val="00912FFB"/>
    <w:rsid w:val="0091317A"/>
    <w:rsid w:val="00913606"/>
    <w:rsid w:val="009137B8"/>
    <w:rsid w:val="009138BE"/>
    <w:rsid w:val="0091395B"/>
    <w:rsid w:val="00913C19"/>
    <w:rsid w:val="00913CFE"/>
    <w:rsid w:val="0091495E"/>
    <w:rsid w:val="00914DDB"/>
    <w:rsid w:val="00914E83"/>
    <w:rsid w:val="00915273"/>
    <w:rsid w:val="00915B32"/>
    <w:rsid w:val="00915E98"/>
    <w:rsid w:val="0091629F"/>
    <w:rsid w:val="009167AF"/>
    <w:rsid w:val="00916899"/>
    <w:rsid w:val="00916E25"/>
    <w:rsid w:val="00916EA8"/>
    <w:rsid w:val="00916FFA"/>
    <w:rsid w:val="0091718A"/>
    <w:rsid w:val="009173EA"/>
    <w:rsid w:val="009176C9"/>
    <w:rsid w:val="009177CF"/>
    <w:rsid w:val="009179EB"/>
    <w:rsid w:val="00920143"/>
    <w:rsid w:val="009206B9"/>
    <w:rsid w:val="00920928"/>
    <w:rsid w:val="00920AD0"/>
    <w:rsid w:val="00920AF3"/>
    <w:rsid w:val="00920D87"/>
    <w:rsid w:val="00920F0B"/>
    <w:rsid w:val="00920F83"/>
    <w:rsid w:val="00920FB3"/>
    <w:rsid w:val="00920FBF"/>
    <w:rsid w:val="00921487"/>
    <w:rsid w:val="0092168B"/>
    <w:rsid w:val="00921799"/>
    <w:rsid w:val="00921A09"/>
    <w:rsid w:val="00921E9E"/>
    <w:rsid w:val="0092213A"/>
    <w:rsid w:val="0092224D"/>
    <w:rsid w:val="009222B7"/>
    <w:rsid w:val="009226A6"/>
    <w:rsid w:val="00922F08"/>
    <w:rsid w:val="009230E4"/>
    <w:rsid w:val="0092347A"/>
    <w:rsid w:val="009239A9"/>
    <w:rsid w:val="00923AE0"/>
    <w:rsid w:val="00923EBE"/>
    <w:rsid w:val="00923F0F"/>
    <w:rsid w:val="009249A7"/>
    <w:rsid w:val="009252C1"/>
    <w:rsid w:val="0092555B"/>
    <w:rsid w:val="0092633F"/>
    <w:rsid w:val="009266E0"/>
    <w:rsid w:val="00926E3C"/>
    <w:rsid w:val="00926E50"/>
    <w:rsid w:val="00926EE2"/>
    <w:rsid w:val="00927734"/>
    <w:rsid w:val="00927EB3"/>
    <w:rsid w:val="00930991"/>
    <w:rsid w:val="00930CE6"/>
    <w:rsid w:val="00931291"/>
    <w:rsid w:val="009319E8"/>
    <w:rsid w:val="00931A7B"/>
    <w:rsid w:val="00931B25"/>
    <w:rsid w:val="009325CA"/>
    <w:rsid w:val="009326EB"/>
    <w:rsid w:val="00932E6D"/>
    <w:rsid w:val="009331C0"/>
    <w:rsid w:val="00933394"/>
    <w:rsid w:val="00933B83"/>
    <w:rsid w:val="00933B91"/>
    <w:rsid w:val="009340C5"/>
    <w:rsid w:val="00934145"/>
    <w:rsid w:val="00934414"/>
    <w:rsid w:val="0093452D"/>
    <w:rsid w:val="00934602"/>
    <w:rsid w:val="009348FA"/>
    <w:rsid w:val="00935403"/>
    <w:rsid w:val="009355A1"/>
    <w:rsid w:val="00935846"/>
    <w:rsid w:val="00935A0A"/>
    <w:rsid w:val="00935E18"/>
    <w:rsid w:val="0093661C"/>
    <w:rsid w:val="00936909"/>
    <w:rsid w:val="00937306"/>
    <w:rsid w:val="00937A11"/>
    <w:rsid w:val="00937A4C"/>
    <w:rsid w:val="00940774"/>
    <w:rsid w:val="00940C73"/>
    <w:rsid w:val="00940CAA"/>
    <w:rsid w:val="00940E6E"/>
    <w:rsid w:val="0094100C"/>
    <w:rsid w:val="0094173B"/>
    <w:rsid w:val="009418DF"/>
    <w:rsid w:val="00941A00"/>
    <w:rsid w:val="00941C56"/>
    <w:rsid w:val="00941CEB"/>
    <w:rsid w:val="0094205E"/>
    <w:rsid w:val="009426B5"/>
    <w:rsid w:val="0094287D"/>
    <w:rsid w:val="00942F6C"/>
    <w:rsid w:val="009432A0"/>
    <w:rsid w:val="009434BF"/>
    <w:rsid w:val="00943716"/>
    <w:rsid w:val="00943A92"/>
    <w:rsid w:val="009441B8"/>
    <w:rsid w:val="00944630"/>
    <w:rsid w:val="009451C7"/>
    <w:rsid w:val="009458F7"/>
    <w:rsid w:val="009465F6"/>
    <w:rsid w:val="0094714A"/>
    <w:rsid w:val="00950240"/>
    <w:rsid w:val="009507C0"/>
    <w:rsid w:val="009517A2"/>
    <w:rsid w:val="009518CB"/>
    <w:rsid w:val="00951EB3"/>
    <w:rsid w:val="00951FA9"/>
    <w:rsid w:val="009520AF"/>
    <w:rsid w:val="009526C8"/>
    <w:rsid w:val="00952746"/>
    <w:rsid w:val="00952856"/>
    <w:rsid w:val="0095297D"/>
    <w:rsid w:val="009531C0"/>
    <w:rsid w:val="00953585"/>
    <w:rsid w:val="009535D3"/>
    <w:rsid w:val="009536AA"/>
    <w:rsid w:val="00953A7E"/>
    <w:rsid w:val="00953B4D"/>
    <w:rsid w:val="009542CC"/>
    <w:rsid w:val="00954A7E"/>
    <w:rsid w:val="00954B6A"/>
    <w:rsid w:val="00954E94"/>
    <w:rsid w:val="00955494"/>
    <w:rsid w:val="00955618"/>
    <w:rsid w:val="00955B57"/>
    <w:rsid w:val="00955C81"/>
    <w:rsid w:val="009569D0"/>
    <w:rsid w:val="00956C15"/>
    <w:rsid w:val="00956F7D"/>
    <w:rsid w:val="00957444"/>
    <w:rsid w:val="009574A3"/>
    <w:rsid w:val="009577A4"/>
    <w:rsid w:val="00957B29"/>
    <w:rsid w:val="00957D63"/>
    <w:rsid w:val="00957FC0"/>
    <w:rsid w:val="0096195F"/>
    <w:rsid w:val="00961B32"/>
    <w:rsid w:val="00961C9F"/>
    <w:rsid w:val="00961FA2"/>
    <w:rsid w:val="0096240A"/>
    <w:rsid w:val="00962506"/>
    <w:rsid w:val="009625BF"/>
    <w:rsid w:val="009625F8"/>
    <w:rsid w:val="00962749"/>
    <w:rsid w:val="00962E8C"/>
    <w:rsid w:val="00963736"/>
    <w:rsid w:val="00963E22"/>
    <w:rsid w:val="009640F2"/>
    <w:rsid w:val="009646B7"/>
    <w:rsid w:val="009651AD"/>
    <w:rsid w:val="009651F8"/>
    <w:rsid w:val="0096531E"/>
    <w:rsid w:val="009659CC"/>
    <w:rsid w:val="009661D2"/>
    <w:rsid w:val="009666DD"/>
    <w:rsid w:val="009668A9"/>
    <w:rsid w:val="00967721"/>
    <w:rsid w:val="009677A4"/>
    <w:rsid w:val="00967910"/>
    <w:rsid w:val="00967F46"/>
    <w:rsid w:val="00970532"/>
    <w:rsid w:val="0097121B"/>
    <w:rsid w:val="009712AA"/>
    <w:rsid w:val="0097131C"/>
    <w:rsid w:val="00971666"/>
    <w:rsid w:val="00971AA8"/>
    <w:rsid w:val="00971CD3"/>
    <w:rsid w:val="00971E06"/>
    <w:rsid w:val="00972C8C"/>
    <w:rsid w:val="00973E03"/>
    <w:rsid w:val="00973E75"/>
    <w:rsid w:val="009742F9"/>
    <w:rsid w:val="0097443E"/>
    <w:rsid w:val="00974539"/>
    <w:rsid w:val="00974D2B"/>
    <w:rsid w:val="009750E4"/>
    <w:rsid w:val="009751B9"/>
    <w:rsid w:val="0097568B"/>
    <w:rsid w:val="00975871"/>
    <w:rsid w:val="0097605E"/>
    <w:rsid w:val="00976DB0"/>
    <w:rsid w:val="00977615"/>
    <w:rsid w:val="0097783F"/>
    <w:rsid w:val="0097791B"/>
    <w:rsid w:val="00977D4C"/>
    <w:rsid w:val="00977E55"/>
    <w:rsid w:val="00977E6E"/>
    <w:rsid w:val="00980360"/>
    <w:rsid w:val="009808C8"/>
    <w:rsid w:val="0098092C"/>
    <w:rsid w:val="00980B29"/>
    <w:rsid w:val="00980B33"/>
    <w:rsid w:val="00980C54"/>
    <w:rsid w:val="00980DBE"/>
    <w:rsid w:val="00980ECC"/>
    <w:rsid w:val="009810BC"/>
    <w:rsid w:val="009816AE"/>
    <w:rsid w:val="00981C92"/>
    <w:rsid w:val="009828CD"/>
    <w:rsid w:val="009829BD"/>
    <w:rsid w:val="00982B32"/>
    <w:rsid w:val="00982CEA"/>
    <w:rsid w:val="00982D49"/>
    <w:rsid w:val="00982D8A"/>
    <w:rsid w:val="0098301D"/>
    <w:rsid w:val="0098353B"/>
    <w:rsid w:val="0098424C"/>
    <w:rsid w:val="009849D8"/>
    <w:rsid w:val="00984A5B"/>
    <w:rsid w:val="00984A62"/>
    <w:rsid w:val="00984EB9"/>
    <w:rsid w:val="009851AC"/>
    <w:rsid w:val="00985BC3"/>
    <w:rsid w:val="00985C02"/>
    <w:rsid w:val="0098630B"/>
    <w:rsid w:val="00986DB5"/>
    <w:rsid w:val="00986F6F"/>
    <w:rsid w:val="00987065"/>
    <w:rsid w:val="00987D8A"/>
    <w:rsid w:val="00987E51"/>
    <w:rsid w:val="0099011A"/>
    <w:rsid w:val="00990498"/>
    <w:rsid w:val="0099053F"/>
    <w:rsid w:val="00990DF6"/>
    <w:rsid w:val="00991100"/>
    <w:rsid w:val="009917E2"/>
    <w:rsid w:val="0099204A"/>
    <w:rsid w:val="009926E9"/>
    <w:rsid w:val="00992C15"/>
    <w:rsid w:val="00992DC4"/>
    <w:rsid w:val="00992F22"/>
    <w:rsid w:val="009931EE"/>
    <w:rsid w:val="0099356C"/>
    <w:rsid w:val="00994AEC"/>
    <w:rsid w:val="009953E6"/>
    <w:rsid w:val="00995B11"/>
    <w:rsid w:val="00995C17"/>
    <w:rsid w:val="00996121"/>
    <w:rsid w:val="0099640C"/>
    <w:rsid w:val="00996C28"/>
    <w:rsid w:val="009978F8"/>
    <w:rsid w:val="00997BD6"/>
    <w:rsid w:val="009A064C"/>
    <w:rsid w:val="009A07A0"/>
    <w:rsid w:val="009A0B66"/>
    <w:rsid w:val="009A0CDE"/>
    <w:rsid w:val="009A0EF1"/>
    <w:rsid w:val="009A0F9A"/>
    <w:rsid w:val="009A1263"/>
    <w:rsid w:val="009A1E7C"/>
    <w:rsid w:val="009A25A6"/>
    <w:rsid w:val="009A277F"/>
    <w:rsid w:val="009A286B"/>
    <w:rsid w:val="009A28D7"/>
    <w:rsid w:val="009A2B1C"/>
    <w:rsid w:val="009A2CC7"/>
    <w:rsid w:val="009A2EA5"/>
    <w:rsid w:val="009A3236"/>
    <w:rsid w:val="009A34D8"/>
    <w:rsid w:val="009A389C"/>
    <w:rsid w:val="009A4145"/>
    <w:rsid w:val="009A431F"/>
    <w:rsid w:val="009A438E"/>
    <w:rsid w:val="009A4568"/>
    <w:rsid w:val="009A4711"/>
    <w:rsid w:val="009A4822"/>
    <w:rsid w:val="009A4FEE"/>
    <w:rsid w:val="009A539F"/>
    <w:rsid w:val="009A5759"/>
    <w:rsid w:val="009A5A16"/>
    <w:rsid w:val="009A5B67"/>
    <w:rsid w:val="009A5EA3"/>
    <w:rsid w:val="009A60AC"/>
    <w:rsid w:val="009A60ED"/>
    <w:rsid w:val="009A62EF"/>
    <w:rsid w:val="009A6421"/>
    <w:rsid w:val="009A6821"/>
    <w:rsid w:val="009A6974"/>
    <w:rsid w:val="009A7661"/>
    <w:rsid w:val="009A769A"/>
    <w:rsid w:val="009A77D0"/>
    <w:rsid w:val="009A7DDF"/>
    <w:rsid w:val="009B03BC"/>
    <w:rsid w:val="009B0495"/>
    <w:rsid w:val="009B0624"/>
    <w:rsid w:val="009B08BE"/>
    <w:rsid w:val="009B0BE5"/>
    <w:rsid w:val="009B0D56"/>
    <w:rsid w:val="009B0DD9"/>
    <w:rsid w:val="009B1587"/>
    <w:rsid w:val="009B16BA"/>
    <w:rsid w:val="009B16BC"/>
    <w:rsid w:val="009B1AAA"/>
    <w:rsid w:val="009B1C7B"/>
    <w:rsid w:val="009B1FBD"/>
    <w:rsid w:val="009B2129"/>
    <w:rsid w:val="009B217D"/>
    <w:rsid w:val="009B23BF"/>
    <w:rsid w:val="009B26DC"/>
    <w:rsid w:val="009B26E3"/>
    <w:rsid w:val="009B2840"/>
    <w:rsid w:val="009B2981"/>
    <w:rsid w:val="009B2A91"/>
    <w:rsid w:val="009B2E64"/>
    <w:rsid w:val="009B2F18"/>
    <w:rsid w:val="009B39E5"/>
    <w:rsid w:val="009B3BF9"/>
    <w:rsid w:val="009B3F51"/>
    <w:rsid w:val="009B3FA2"/>
    <w:rsid w:val="009B41A1"/>
    <w:rsid w:val="009B4442"/>
    <w:rsid w:val="009B4646"/>
    <w:rsid w:val="009B4BCF"/>
    <w:rsid w:val="009B56B5"/>
    <w:rsid w:val="009B5AF8"/>
    <w:rsid w:val="009B5C75"/>
    <w:rsid w:val="009B601B"/>
    <w:rsid w:val="009B688B"/>
    <w:rsid w:val="009B6D5B"/>
    <w:rsid w:val="009B6EC7"/>
    <w:rsid w:val="009B718E"/>
    <w:rsid w:val="009B745C"/>
    <w:rsid w:val="009B7461"/>
    <w:rsid w:val="009B7B4E"/>
    <w:rsid w:val="009B7DA9"/>
    <w:rsid w:val="009C0067"/>
    <w:rsid w:val="009C0089"/>
    <w:rsid w:val="009C0145"/>
    <w:rsid w:val="009C0164"/>
    <w:rsid w:val="009C0338"/>
    <w:rsid w:val="009C0488"/>
    <w:rsid w:val="009C05B8"/>
    <w:rsid w:val="009C062F"/>
    <w:rsid w:val="009C066C"/>
    <w:rsid w:val="009C0CE7"/>
    <w:rsid w:val="009C0FCE"/>
    <w:rsid w:val="009C0FFD"/>
    <w:rsid w:val="009C1845"/>
    <w:rsid w:val="009C1E63"/>
    <w:rsid w:val="009C2076"/>
    <w:rsid w:val="009C2161"/>
    <w:rsid w:val="009C24B2"/>
    <w:rsid w:val="009C2580"/>
    <w:rsid w:val="009C2FAD"/>
    <w:rsid w:val="009C34B0"/>
    <w:rsid w:val="009C3886"/>
    <w:rsid w:val="009C41FB"/>
    <w:rsid w:val="009C423F"/>
    <w:rsid w:val="009C44A3"/>
    <w:rsid w:val="009C482D"/>
    <w:rsid w:val="009C569A"/>
    <w:rsid w:val="009C58C7"/>
    <w:rsid w:val="009C5971"/>
    <w:rsid w:val="009C5F49"/>
    <w:rsid w:val="009C640F"/>
    <w:rsid w:val="009C66B1"/>
    <w:rsid w:val="009C67EE"/>
    <w:rsid w:val="009C6A33"/>
    <w:rsid w:val="009C6B9D"/>
    <w:rsid w:val="009C6CFE"/>
    <w:rsid w:val="009C7084"/>
    <w:rsid w:val="009C734F"/>
    <w:rsid w:val="009C7D3C"/>
    <w:rsid w:val="009D073B"/>
    <w:rsid w:val="009D082F"/>
    <w:rsid w:val="009D0A5B"/>
    <w:rsid w:val="009D0CBA"/>
    <w:rsid w:val="009D113C"/>
    <w:rsid w:val="009D1234"/>
    <w:rsid w:val="009D172F"/>
    <w:rsid w:val="009D1819"/>
    <w:rsid w:val="009D1A25"/>
    <w:rsid w:val="009D27A8"/>
    <w:rsid w:val="009D296F"/>
    <w:rsid w:val="009D2A49"/>
    <w:rsid w:val="009D2D80"/>
    <w:rsid w:val="009D2DC2"/>
    <w:rsid w:val="009D3AA4"/>
    <w:rsid w:val="009D420C"/>
    <w:rsid w:val="009D44DB"/>
    <w:rsid w:val="009D4B07"/>
    <w:rsid w:val="009D4D13"/>
    <w:rsid w:val="009D4F3C"/>
    <w:rsid w:val="009D4FC0"/>
    <w:rsid w:val="009D58F7"/>
    <w:rsid w:val="009D5CDC"/>
    <w:rsid w:val="009D5F12"/>
    <w:rsid w:val="009D6000"/>
    <w:rsid w:val="009D63B8"/>
    <w:rsid w:val="009D6697"/>
    <w:rsid w:val="009D66BF"/>
    <w:rsid w:val="009D683F"/>
    <w:rsid w:val="009D6EB6"/>
    <w:rsid w:val="009D7035"/>
    <w:rsid w:val="009D7EEF"/>
    <w:rsid w:val="009E0005"/>
    <w:rsid w:val="009E04B5"/>
    <w:rsid w:val="009E0B99"/>
    <w:rsid w:val="009E0D79"/>
    <w:rsid w:val="009E10A3"/>
    <w:rsid w:val="009E13FE"/>
    <w:rsid w:val="009E149D"/>
    <w:rsid w:val="009E184B"/>
    <w:rsid w:val="009E1D19"/>
    <w:rsid w:val="009E259F"/>
    <w:rsid w:val="009E25BA"/>
    <w:rsid w:val="009E25E9"/>
    <w:rsid w:val="009E2795"/>
    <w:rsid w:val="009E2BBE"/>
    <w:rsid w:val="009E2CB3"/>
    <w:rsid w:val="009E3485"/>
    <w:rsid w:val="009E378A"/>
    <w:rsid w:val="009E4F91"/>
    <w:rsid w:val="009E5113"/>
    <w:rsid w:val="009E54E0"/>
    <w:rsid w:val="009E5838"/>
    <w:rsid w:val="009E59C0"/>
    <w:rsid w:val="009E5ED9"/>
    <w:rsid w:val="009E5EEB"/>
    <w:rsid w:val="009E5EEF"/>
    <w:rsid w:val="009E604F"/>
    <w:rsid w:val="009E6078"/>
    <w:rsid w:val="009E61F0"/>
    <w:rsid w:val="009E693D"/>
    <w:rsid w:val="009E6960"/>
    <w:rsid w:val="009E6B7C"/>
    <w:rsid w:val="009E6CFC"/>
    <w:rsid w:val="009E7060"/>
    <w:rsid w:val="009E75F6"/>
    <w:rsid w:val="009E7915"/>
    <w:rsid w:val="009E7F52"/>
    <w:rsid w:val="009F0090"/>
    <w:rsid w:val="009F0E18"/>
    <w:rsid w:val="009F179A"/>
    <w:rsid w:val="009F17D1"/>
    <w:rsid w:val="009F1C51"/>
    <w:rsid w:val="009F1C8B"/>
    <w:rsid w:val="009F1EF7"/>
    <w:rsid w:val="009F206B"/>
    <w:rsid w:val="009F2267"/>
    <w:rsid w:val="009F2ADE"/>
    <w:rsid w:val="009F2E05"/>
    <w:rsid w:val="009F3096"/>
    <w:rsid w:val="009F3658"/>
    <w:rsid w:val="009F36CC"/>
    <w:rsid w:val="009F391E"/>
    <w:rsid w:val="009F3A9C"/>
    <w:rsid w:val="009F3C5A"/>
    <w:rsid w:val="009F44DA"/>
    <w:rsid w:val="009F48E8"/>
    <w:rsid w:val="009F4A3F"/>
    <w:rsid w:val="009F541F"/>
    <w:rsid w:val="009F5707"/>
    <w:rsid w:val="009F5781"/>
    <w:rsid w:val="009F5F71"/>
    <w:rsid w:val="009F605F"/>
    <w:rsid w:val="009F6350"/>
    <w:rsid w:val="009F63BA"/>
    <w:rsid w:val="009F6836"/>
    <w:rsid w:val="009F6B85"/>
    <w:rsid w:val="009F77A9"/>
    <w:rsid w:val="00A0008E"/>
    <w:rsid w:val="00A0015D"/>
    <w:rsid w:val="00A0046F"/>
    <w:rsid w:val="00A00D8B"/>
    <w:rsid w:val="00A00FAE"/>
    <w:rsid w:val="00A01269"/>
    <w:rsid w:val="00A01514"/>
    <w:rsid w:val="00A01A7D"/>
    <w:rsid w:val="00A01FDE"/>
    <w:rsid w:val="00A023CE"/>
    <w:rsid w:val="00A026F8"/>
    <w:rsid w:val="00A02791"/>
    <w:rsid w:val="00A0280C"/>
    <w:rsid w:val="00A02E2B"/>
    <w:rsid w:val="00A037F1"/>
    <w:rsid w:val="00A041EE"/>
    <w:rsid w:val="00A0439B"/>
    <w:rsid w:val="00A044E1"/>
    <w:rsid w:val="00A04531"/>
    <w:rsid w:val="00A05E91"/>
    <w:rsid w:val="00A0672A"/>
    <w:rsid w:val="00A06B28"/>
    <w:rsid w:val="00A06F17"/>
    <w:rsid w:val="00A07329"/>
    <w:rsid w:val="00A07AEA"/>
    <w:rsid w:val="00A07BC7"/>
    <w:rsid w:val="00A07F84"/>
    <w:rsid w:val="00A07FB7"/>
    <w:rsid w:val="00A10D96"/>
    <w:rsid w:val="00A10E82"/>
    <w:rsid w:val="00A10F50"/>
    <w:rsid w:val="00A11383"/>
    <w:rsid w:val="00A1170E"/>
    <w:rsid w:val="00A11E9E"/>
    <w:rsid w:val="00A1291D"/>
    <w:rsid w:val="00A12ABE"/>
    <w:rsid w:val="00A12AC7"/>
    <w:rsid w:val="00A12DE5"/>
    <w:rsid w:val="00A12EAC"/>
    <w:rsid w:val="00A12F54"/>
    <w:rsid w:val="00A13069"/>
    <w:rsid w:val="00A132AF"/>
    <w:rsid w:val="00A134CC"/>
    <w:rsid w:val="00A134E3"/>
    <w:rsid w:val="00A13F88"/>
    <w:rsid w:val="00A141AA"/>
    <w:rsid w:val="00A142BF"/>
    <w:rsid w:val="00A144DE"/>
    <w:rsid w:val="00A145BE"/>
    <w:rsid w:val="00A1460A"/>
    <w:rsid w:val="00A14C62"/>
    <w:rsid w:val="00A15234"/>
    <w:rsid w:val="00A154C8"/>
    <w:rsid w:val="00A15A51"/>
    <w:rsid w:val="00A15BA7"/>
    <w:rsid w:val="00A15E42"/>
    <w:rsid w:val="00A168E3"/>
    <w:rsid w:val="00A1695D"/>
    <w:rsid w:val="00A16A56"/>
    <w:rsid w:val="00A16FEC"/>
    <w:rsid w:val="00A176B7"/>
    <w:rsid w:val="00A1791C"/>
    <w:rsid w:val="00A17FCD"/>
    <w:rsid w:val="00A20072"/>
    <w:rsid w:val="00A20FA6"/>
    <w:rsid w:val="00A212FD"/>
    <w:rsid w:val="00A2161B"/>
    <w:rsid w:val="00A2191A"/>
    <w:rsid w:val="00A2199F"/>
    <w:rsid w:val="00A21BCD"/>
    <w:rsid w:val="00A21D27"/>
    <w:rsid w:val="00A21EF3"/>
    <w:rsid w:val="00A21F11"/>
    <w:rsid w:val="00A2213E"/>
    <w:rsid w:val="00A22B1E"/>
    <w:rsid w:val="00A22D60"/>
    <w:rsid w:val="00A23217"/>
    <w:rsid w:val="00A23AA2"/>
    <w:rsid w:val="00A23D24"/>
    <w:rsid w:val="00A2453D"/>
    <w:rsid w:val="00A24871"/>
    <w:rsid w:val="00A24AB4"/>
    <w:rsid w:val="00A24EDB"/>
    <w:rsid w:val="00A25D55"/>
    <w:rsid w:val="00A25E4B"/>
    <w:rsid w:val="00A260AC"/>
    <w:rsid w:val="00A26279"/>
    <w:rsid w:val="00A26413"/>
    <w:rsid w:val="00A26424"/>
    <w:rsid w:val="00A2682A"/>
    <w:rsid w:val="00A26A04"/>
    <w:rsid w:val="00A26F0A"/>
    <w:rsid w:val="00A272B8"/>
    <w:rsid w:val="00A27865"/>
    <w:rsid w:val="00A27869"/>
    <w:rsid w:val="00A27E88"/>
    <w:rsid w:val="00A27ED8"/>
    <w:rsid w:val="00A30232"/>
    <w:rsid w:val="00A3095C"/>
    <w:rsid w:val="00A30C3C"/>
    <w:rsid w:val="00A31446"/>
    <w:rsid w:val="00A314F6"/>
    <w:rsid w:val="00A314FB"/>
    <w:rsid w:val="00A3150A"/>
    <w:rsid w:val="00A31D5B"/>
    <w:rsid w:val="00A31EA3"/>
    <w:rsid w:val="00A32353"/>
    <w:rsid w:val="00A323F0"/>
    <w:rsid w:val="00A3264B"/>
    <w:rsid w:val="00A32670"/>
    <w:rsid w:val="00A32A91"/>
    <w:rsid w:val="00A32DD0"/>
    <w:rsid w:val="00A32FD0"/>
    <w:rsid w:val="00A3339B"/>
    <w:rsid w:val="00A33821"/>
    <w:rsid w:val="00A33F30"/>
    <w:rsid w:val="00A34002"/>
    <w:rsid w:val="00A3426E"/>
    <w:rsid w:val="00A3442D"/>
    <w:rsid w:val="00A3466A"/>
    <w:rsid w:val="00A349EA"/>
    <w:rsid w:val="00A35803"/>
    <w:rsid w:val="00A35C8B"/>
    <w:rsid w:val="00A35C92"/>
    <w:rsid w:val="00A36240"/>
    <w:rsid w:val="00A36701"/>
    <w:rsid w:val="00A36B1E"/>
    <w:rsid w:val="00A37430"/>
    <w:rsid w:val="00A375BF"/>
    <w:rsid w:val="00A37665"/>
    <w:rsid w:val="00A37709"/>
    <w:rsid w:val="00A378B6"/>
    <w:rsid w:val="00A37B8E"/>
    <w:rsid w:val="00A40604"/>
    <w:rsid w:val="00A4087D"/>
    <w:rsid w:val="00A40ADB"/>
    <w:rsid w:val="00A40C76"/>
    <w:rsid w:val="00A41171"/>
    <w:rsid w:val="00A415CE"/>
    <w:rsid w:val="00A41995"/>
    <w:rsid w:val="00A41AA5"/>
    <w:rsid w:val="00A41AAD"/>
    <w:rsid w:val="00A41BD4"/>
    <w:rsid w:val="00A42262"/>
    <w:rsid w:val="00A42643"/>
    <w:rsid w:val="00A427C2"/>
    <w:rsid w:val="00A42D64"/>
    <w:rsid w:val="00A431F3"/>
    <w:rsid w:val="00A4345E"/>
    <w:rsid w:val="00A43AA4"/>
    <w:rsid w:val="00A43BCD"/>
    <w:rsid w:val="00A43BFA"/>
    <w:rsid w:val="00A43EB9"/>
    <w:rsid w:val="00A441A3"/>
    <w:rsid w:val="00A444A2"/>
    <w:rsid w:val="00A44632"/>
    <w:rsid w:val="00A4470C"/>
    <w:rsid w:val="00A447CD"/>
    <w:rsid w:val="00A449FE"/>
    <w:rsid w:val="00A44BA6"/>
    <w:rsid w:val="00A44F64"/>
    <w:rsid w:val="00A45370"/>
    <w:rsid w:val="00A45488"/>
    <w:rsid w:val="00A4559C"/>
    <w:rsid w:val="00A456B4"/>
    <w:rsid w:val="00A461E7"/>
    <w:rsid w:val="00A466CE"/>
    <w:rsid w:val="00A46D1D"/>
    <w:rsid w:val="00A46E68"/>
    <w:rsid w:val="00A47329"/>
    <w:rsid w:val="00A477FD"/>
    <w:rsid w:val="00A4782C"/>
    <w:rsid w:val="00A47BA8"/>
    <w:rsid w:val="00A5014B"/>
    <w:rsid w:val="00A503D2"/>
    <w:rsid w:val="00A5108C"/>
    <w:rsid w:val="00A516AB"/>
    <w:rsid w:val="00A51BCF"/>
    <w:rsid w:val="00A51BDE"/>
    <w:rsid w:val="00A51D64"/>
    <w:rsid w:val="00A51E62"/>
    <w:rsid w:val="00A51F1C"/>
    <w:rsid w:val="00A51F8C"/>
    <w:rsid w:val="00A5226E"/>
    <w:rsid w:val="00A52542"/>
    <w:rsid w:val="00A52562"/>
    <w:rsid w:val="00A5275D"/>
    <w:rsid w:val="00A53631"/>
    <w:rsid w:val="00A53A4E"/>
    <w:rsid w:val="00A53AED"/>
    <w:rsid w:val="00A53C3E"/>
    <w:rsid w:val="00A5446C"/>
    <w:rsid w:val="00A547F5"/>
    <w:rsid w:val="00A5487B"/>
    <w:rsid w:val="00A548A9"/>
    <w:rsid w:val="00A54F0F"/>
    <w:rsid w:val="00A55007"/>
    <w:rsid w:val="00A55641"/>
    <w:rsid w:val="00A55B70"/>
    <w:rsid w:val="00A55FFC"/>
    <w:rsid w:val="00A5646B"/>
    <w:rsid w:val="00A56EA6"/>
    <w:rsid w:val="00A56F58"/>
    <w:rsid w:val="00A57587"/>
    <w:rsid w:val="00A576C4"/>
    <w:rsid w:val="00A57774"/>
    <w:rsid w:val="00A57C77"/>
    <w:rsid w:val="00A57EA7"/>
    <w:rsid w:val="00A60102"/>
    <w:rsid w:val="00A605C6"/>
    <w:rsid w:val="00A608AD"/>
    <w:rsid w:val="00A608C7"/>
    <w:rsid w:val="00A60AE1"/>
    <w:rsid w:val="00A60EEF"/>
    <w:rsid w:val="00A6115F"/>
    <w:rsid w:val="00A6172F"/>
    <w:rsid w:val="00A61FDD"/>
    <w:rsid w:val="00A62205"/>
    <w:rsid w:val="00A62293"/>
    <w:rsid w:val="00A6255C"/>
    <w:rsid w:val="00A628BE"/>
    <w:rsid w:val="00A62CA3"/>
    <w:rsid w:val="00A62F3B"/>
    <w:rsid w:val="00A62FB2"/>
    <w:rsid w:val="00A63433"/>
    <w:rsid w:val="00A6392E"/>
    <w:rsid w:val="00A63A32"/>
    <w:rsid w:val="00A63E63"/>
    <w:rsid w:val="00A63F0C"/>
    <w:rsid w:val="00A63F1E"/>
    <w:rsid w:val="00A640DD"/>
    <w:rsid w:val="00A64B58"/>
    <w:rsid w:val="00A64DDA"/>
    <w:rsid w:val="00A650B4"/>
    <w:rsid w:val="00A6548F"/>
    <w:rsid w:val="00A65732"/>
    <w:rsid w:val="00A6583B"/>
    <w:rsid w:val="00A65902"/>
    <w:rsid w:val="00A65AA9"/>
    <w:rsid w:val="00A6660A"/>
    <w:rsid w:val="00A666C6"/>
    <w:rsid w:val="00A66826"/>
    <w:rsid w:val="00A66B74"/>
    <w:rsid w:val="00A66C16"/>
    <w:rsid w:val="00A6712A"/>
    <w:rsid w:val="00A6724A"/>
    <w:rsid w:val="00A6738A"/>
    <w:rsid w:val="00A67770"/>
    <w:rsid w:val="00A67D69"/>
    <w:rsid w:val="00A67DEE"/>
    <w:rsid w:val="00A70317"/>
    <w:rsid w:val="00A70488"/>
    <w:rsid w:val="00A70815"/>
    <w:rsid w:val="00A70B6C"/>
    <w:rsid w:val="00A70DE2"/>
    <w:rsid w:val="00A70F1F"/>
    <w:rsid w:val="00A70F39"/>
    <w:rsid w:val="00A70F7F"/>
    <w:rsid w:val="00A7137A"/>
    <w:rsid w:val="00A715F0"/>
    <w:rsid w:val="00A71616"/>
    <w:rsid w:val="00A7172B"/>
    <w:rsid w:val="00A717B1"/>
    <w:rsid w:val="00A71966"/>
    <w:rsid w:val="00A71A70"/>
    <w:rsid w:val="00A71DC8"/>
    <w:rsid w:val="00A7243C"/>
    <w:rsid w:val="00A724C6"/>
    <w:rsid w:val="00A72F89"/>
    <w:rsid w:val="00A73AD8"/>
    <w:rsid w:val="00A742B6"/>
    <w:rsid w:val="00A7446D"/>
    <w:rsid w:val="00A74B0F"/>
    <w:rsid w:val="00A74E11"/>
    <w:rsid w:val="00A7553E"/>
    <w:rsid w:val="00A7612C"/>
    <w:rsid w:val="00A7638E"/>
    <w:rsid w:val="00A763F6"/>
    <w:rsid w:val="00A76A22"/>
    <w:rsid w:val="00A76A68"/>
    <w:rsid w:val="00A76B6D"/>
    <w:rsid w:val="00A76B83"/>
    <w:rsid w:val="00A76C4B"/>
    <w:rsid w:val="00A77004"/>
    <w:rsid w:val="00A77031"/>
    <w:rsid w:val="00A77276"/>
    <w:rsid w:val="00A77623"/>
    <w:rsid w:val="00A77C6C"/>
    <w:rsid w:val="00A77D92"/>
    <w:rsid w:val="00A8019A"/>
    <w:rsid w:val="00A80A45"/>
    <w:rsid w:val="00A80BA9"/>
    <w:rsid w:val="00A80C10"/>
    <w:rsid w:val="00A80C67"/>
    <w:rsid w:val="00A80DC9"/>
    <w:rsid w:val="00A81A50"/>
    <w:rsid w:val="00A81E79"/>
    <w:rsid w:val="00A82028"/>
    <w:rsid w:val="00A82160"/>
    <w:rsid w:val="00A8223A"/>
    <w:rsid w:val="00A823A7"/>
    <w:rsid w:val="00A823DE"/>
    <w:rsid w:val="00A826CA"/>
    <w:rsid w:val="00A83A41"/>
    <w:rsid w:val="00A83B1E"/>
    <w:rsid w:val="00A83B72"/>
    <w:rsid w:val="00A84051"/>
    <w:rsid w:val="00A84642"/>
    <w:rsid w:val="00A84789"/>
    <w:rsid w:val="00A8481C"/>
    <w:rsid w:val="00A849EB"/>
    <w:rsid w:val="00A84A4A"/>
    <w:rsid w:val="00A84AB2"/>
    <w:rsid w:val="00A84EBA"/>
    <w:rsid w:val="00A85216"/>
    <w:rsid w:val="00A8575D"/>
    <w:rsid w:val="00A85DA5"/>
    <w:rsid w:val="00A85E91"/>
    <w:rsid w:val="00A85EC3"/>
    <w:rsid w:val="00A85FFB"/>
    <w:rsid w:val="00A86309"/>
    <w:rsid w:val="00A8694D"/>
    <w:rsid w:val="00A86B8A"/>
    <w:rsid w:val="00A87174"/>
    <w:rsid w:val="00A871EA"/>
    <w:rsid w:val="00A87507"/>
    <w:rsid w:val="00A87711"/>
    <w:rsid w:val="00A87816"/>
    <w:rsid w:val="00A878F4"/>
    <w:rsid w:val="00A87A84"/>
    <w:rsid w:val="00A87E23"/>
    <w:rsid w:val="00A9051A"/>
    <w:rsid w:val="00A90945"/>
    <w:rsid w:val="00A90D80"/>
    <w:rsid w:val="00A90E77"/>
    <w:rsid w:val="00A91365"/>
    <w:rsid w:val="00A91686"/>
    <w:rsid w:val="00A91ABC"/>
    <w:rsid w:val="00A91E1D"/>
    <w:rsid w:val="00A92246"/>
    <w:rsid w:val="00A92293"/>
    <w:rsid w:val="00A92898"/>
    <w:rsid w:val="00A92C65"/>
    <w:rsid w:val="00A92CBC"/>
    <w:rsid w:val="00A9310E"/>
    <w:rsid w:val="00A93475"/>
    <w:rsid w:val="00A93776"/>
    <w:rsid w:val="00A93899"/>
    <w:rsid w:val="00A93A80"/>
    <w:rsid w:val="00A93B69"/>
    <w:rsid w:val="00A9402B"/>
    <w:rsid w:val="00A94321"/>
    <w:rsid w:val="00A946DF"/>
    <w:rsid w:val="00A94894"/>
    <w:rsid w:val="00A94A7B"/>
    <w:rsid w:val="00A94AF5"/>
    <w:rsid w:val="00A94C96"/>
    <w:rsid w:val="00A94F84"/>
    <w:rsid w:val="00A9514C"/>
    <w:rsid w:val="00A953C0"/>
    <w:rsid w:val="00A9549D"/>
    <w:rsid w:val="00A95623"/>
    <w:rsid w:val="00A95B6B"/>
    <w:rsid w:val="00A95CD2"/>
    <w:rsid w:val="00A95CDC"/>
    <w:rsid w:val="00A95D86"/>
    <w:rsid w:val="00A95EED"/>
    <w:rsid w:val="00A9611B"/>
    <w:rsid w:val="00A96802"/>
    <w:rsid w:val="00A968DF"/>
    <w:rsid w:val="00A9724B"/>
    <w:rsid w:val="00A9763B"/>
    <w:rsid w:val="00A97644"/>
    <w:rsid w:val="00A977EB"/>
    <w:rsid w:val="00A978FA"/>
    <w:rsid w:val="00A97ACE"/>
    <w:rsid w:val="00A97BA7"/>
    <w:rsid w:val="00A97F58"/>
    <w:rsid w:val="00AA0126"/>
    <w:rsid w:val="00AA0289"/>
    <w:rsid w:val="00AA0B16"/>
    <w:rsid w:val="00AA0CBC"/>
    <w:rsid w:val="00AA1108"/>
    <w:rsid w:val="00AA11AF"/>
    <w:rsid w:val="00AA13E5"/>
    <w:rsid w:val="00AA1710"/>
    <w:rsid w:val="00AA1778"/>
    <w:rsid w:val="00AA1950"/>
    <w:rsid w:val="00AA1960"/>
    <w:rsid w:val="00AA1A70"/>
    <w:rsid w:val="00AA1C42"/>
    <w:rsid w:val="00AA1D43"/>
    <w:rsid w:val="00AA22D3"/>
    <w:rsid w:val="00AA2A3C"/>
    <w:rsid w:val="00AA2AF1"/>
    <w:rsid w:val="00AA2AF6"/>
    <w:rsid w:val="00AA2B84"/>
    <w:rsid w:val="00AA2C45"/>
    <w:rsid w:val="00AA300A"/>
    <w:rsid w:val="00AA30E7"/>
    <w:rsid w:val="00AA32C6"/>
    <w:rsid w:val="00AA3580"/>
    <w:rsid w:val="00AA3587"/>
    <w:rsid w:val="00AA3694"/>
    <w:rsid w:val="00AA36F7"/>
    <w:rsid w:val="00AA37F9"/>
    <w:rsid w:val="00AA3913"/>
    <w:rsid w:val="00AA3989"/>
    <w:rsid w:val="00AA43C0"/>
    <w:rsid w:val="00AA4756"/>
    <w:rsid w:val="00AA48C2"/>
    <w:rsid w:val="00AA537F"/>
    <w:rsid w:val="00AA5701"/>
    <w:rsid w:val="00AA57BB"/>
    <w:rsid w:val="00AA5900"/>
    <w:rsid w:val="00AA5964"/>
    <w:rsid w:val="00AA5A86"/>
    <w:rsid w:val="00AA5B5E"/>
    <w:rsid w:val="00AA6252"/>
    <w:rsid w:val="00AA7784"/>
    <w:rsid w:val="00AA7F94"/>
    <w:rsid w:val="00AB015A"/>
    <w:rsid w:val="00AB02E1"/>
    <w:rsid w:val="00AB059C"/>
    <w:rsid w:val="00AB0790"/>
    <w:rsid w:val="00AB0AB7"/>
    <w:rsid w:val="00AB0B24"/>
    <w:rsid w:val="00AB0C08"/>
    <w:rsid w:val="00AB1BAB"/>
    <w:rsid w:val="00AB2420"/>
    <w:rsid w:val="00AB274D"/>
    <w:rsid w:val="00AB286A"/>
    <w:rsid w:val="00AB2A49"/>
    <w:rsid w:val="00AB2A5E"/>
    <w:rsid w:val="00AB2DB4"/>
    <w:rsid w:val="00AB373D"/>
    <w:rsid w:val="00AB3A83"/>
    <w:rsid w:val="00AB3BC8"/>
    <w:rsid w:val="00AB401B"/>
    <w:rsid w:val="00AB4179"/>
    <w:rsid w:val="00AB4781"/>
    <w:rsid w:val="00AB4B12"/>
    <w:rsid w:val="00AB4FB5"/>
    <w:rsid w:val="00AB523E"/>
    <w:rsid w:val="00AB5982"/>
    <w:rsid w:val="00AB5AE1"/>
    <w:rsid w:val="00AB5E13"/>
    <w:rsid w:val="00AB6155"/>
    <w:rsid w:val="00AB643F"/>
    <w:rsid w:val="00AB6776"/>
    <w:rsid w:val="00AB67D1"/>
    <w:rsid w:val="00AB6889"/>
    <w:rsid w:val="00AB717A"/>
    <w:rsid w:val="00AB7350"/>
    <w:rsid w:val="00AB7693"/>
    <w:rsid w:val="00AB7D4F"/>
    <w:rsid w:val="00AC0432"/>
    <w:rsid w:val="00AC0509"/>
    <w:rsid w:val="00AC1614"/>
    <w:rsid w:val="00AC1D54"/>
    <w:rsid w:val="00AC1DB5"/>
    <w:rsid w:val="00AC2321"/>
    <w:rsid w:val="00AC2C27"/>
    <w:rsid w:val="00AC2E05"/>
    <w:rsid w:val="00AC2EDC"/>
    <w:rsid w:val="00AC3022"/>
    <w:rsid w:val="00AC347A"/>
    <w:rsid w:val="00AC36C7"/>
    <w:rsid w:val="00AC3AB6"/>
    <w:rsid w:val="00AC3FA2"/>
    <w:rsid w:val="00AC487A"/>
    <w:rsid w:val="00AC4A37"/>
    <w:rsid w:val="00AC4B2A"/>
    <w:rsid w:val="00AC54C7"/>
    <w:rsid w:val="00AC576A"/>
    <w:rsid w:val="00AC5A8A"/>
    <w:rsid w:val="00AC5B76"/>
    <w:rsid w:val="00AC5DFD"/>
    <w:rsid w:val="00AC5EF7"/>
    <w:rsid w:val="00AC63B3"/>
    <w:rsid w:val="00AC645B"/>
    <w:rsid w:val="00AC67B5"/>
    <w:rsid w:val="00AC684D"/>
    <w:rsid w:val="00AC6C4B"/>
    <w:rsid w:val="00AC779C"/>
    <w:rsid w:val="00AC788E"/>
    <w:rsid w:val="00AC7CF4"/>
    <w:rsid w:val="00AC7D25"/>
    <w:rsid w:val="00AC7E37"/>
    <w:rsid w:val="00AC7E5E"/>
    <w:rsid w:val="00AD0012"/>
    <w:rsid w:val="00AD0142"/>
    <w:rsid w:val="00AD0283"/>
    <w:rsid w:val="00AD045A"/>
    <w:rsid w:val="00AD0497"/>
    <w:rsid w:val="00AD0801"/>
    <w:rsid w:val="00AD082D"/>
    <w:rsid w:val="00AD0FEA"/>
    <w:rsid w:val="00AD1009"/>
    <w:rsid w:val="00AD131D"/>
    <w:rsid w:val="00AD13F8"/>
    <w:rsid w:val="00AD20BB"/>
    <w:rsid w:val="00AD2240"/>
    <w:rsid w:val="00AD2318"/>
    <w:rsid w:val="00AD29C7"/>
    <w:rsid w:val="00AD2D3E"/>
    <w:rsid w:val="00AD3153"/>
    <w:rsid w:val="00AD3177"/>
    <w:rsid w:val="00AD34D2"/>
    <w:rsid w:val="00AD361E"/>
    <w:rsid w:val="00AD4087"/>
    <w:rsid w:val="00AD4AE7"/>
    <w:rsid w:val="00AD4B00"/>
    <w:rsid w:val="00AD4E22"/>
    <w:rsid w:val="00AD50E4"/>
    <w:rsid w:val="00AD5FAB"/>
    <w:rsid w:val="00AD6891"/>
    <w:rsid w:val="00AD6AF3"/>
    <w:rsid w:val="00AD6AFE"/>
    <w:rsid w:val="00AD6CE9"/>
    <w:rsid w:val="00AD707B"/>
    <w:rsid w:val="00AD733B"/>
    <w:rsid w:val="00AD738C"/>
    <w:rsid w:val="00AD7539"/>
    <w:rsid w:val="00AD7A06"/>
    <w:rsid w:val="00AE01F0"/>
    <w:rsid w:val="00AE0239"/>
    <w:rsid w:val="00AE05DE"/>
    <w:rsid w:val="00AE0A70"/>
    <w:rsid w:val="00AE0BAD"/>
    <w:rsid w:val="00AE0C5D"/>
    <w:rsid w:val="00AE0EA0"/>
    <w:rsid w:val="00AE1206"/>
    <w:rsid w:val="00AE14E8"/>
    <w:rsid w:val="00AE1532"/>
    <w:rsid w:val="00AE15C4"/>
    <w:rsid w:val="00AE1665"/>
    <w:rsid w:val="00AE18EF"/>
    <w:rsid w:val="00AE25BD"/>
    <w:rsid w:val="00AE2768"/>
    <w:rsid w:val="00AE2E3E"/>
    <w:rsid w:val="00AE3115"/>
    <w:rsid w:val="00AE3189"/>
    <w:rsid w:val="00AE3997"/>
    <w:rsid w:val="00AE3B38"/>
    <w:rsid w:val="00AE3BA7"/>
    <w:rsid w:val="00AE3C57"/>
    <w:rsid w:val="00AE40FF"/>
    <w:rsid w:val="00AE41BD"/>
    <w:rsid w:val="00AE438E"/>
    <w:rsid w:val="00AE4959"/>
    <w:rsid w:val="00AE49ED"/>
    <w:rsid w:val="00AE4A72"/>
    <w:rsid w:val="00AE4B30"/>
    <w:rsid w:val="00AE4B73"/>
    <w:rsid w:val="00AE51CD"/>
    <w:rsid w:val="00AE5821"/>
    <w:rsid w:val="00AE5DD0"/>
    <w:rsid w:val="00AE60D7"/>
    <w:rsid w:val="00AE60F7"/>
    <w:rsid w:val="00AE66C7"/>
    <w:rsid w:val="00AE6A55"/>
    <w:rsid w:val="00AE7BAE"/>
    <w:rsid w:val="00AF0167"/>
    <w:rsid w:val="00AF0893"/>
    <w:rsid w:val="00AF0925"/>
    <w:rsid w:val="00AF0ADC"/>
    <w:rsid w:val="00AF0C0F"/>
    <w:rsid w:val="00AF0C18"/>
    <w:rsid w:val="00AF0DAA"/>
    <w:rsid w:val="00AF1436"/>
    <w:rsid w:val="00AF1611"/>
    <w:rsid w:val="00AF1A65"/>
    <w:rsid w:val="00AF1B05"/>
    <w:rsid w:val="00AF254D"/>
    <w:rsid w:val="00AF2550"/>
    <w:rsid w:val="00AF2674"/>
    <w:rsid w:val="00AF2677"/>
    <w:rsid w:val="00AF2C8C"/>
    <w:rsid w:val="00AF3081"/>
    <w:rsid w:val="00AF3301"/>
    <w:rsid w:val="00AF341D"/>
    <w:rsid w:val="00AF394F"/>
    <w:rsid w:val="00AF521C"/>
    <w:rsid w:val="00AF5346"/>
    <w:rsid w:val="00AF58C0"/>
    <w:rsid w:val="00AF5B38"/>
    <w:rsid w:val="00AF5FF0"/>
    <w:rsid w:val="00AF6555"/>
    <w:rsid w:val="00AF65E2"/>
    <w:rsid w:val="00AF67A0"/>
    <w:rsid w:val="00AF6A7E"/>
    <w:rsid w:val="00AF6C55"/>
    <w:rsid w:val="00AF7423"/>
    <w:rsid w:val="00AF76A1"/>
    <w:rsid w:val="00AF76D6"/>
    <w:rsid w:val="00AF7A50"/>
    <w:rsid w:val="00AF7CCC"/>
    <w:rsid w:val="00AF7F1F"/>
    <w:rsid w:val="00AF7F29"/>
    <w:rsid w:val="00B0000B"/>
    <w:rsid w:val="00B010E2"/>
    <w:rsid w:val="00B0116C"/>
    <w:rsid w:val="00B01799"/>
    <w:rsid w:val="00B018D2"/>
    <w:rsid w:val="00B01AA0"/>
    <w:rsid w:val="00B01C54"/>
    <w:rsid w:val="00B02407"/>
    <w:rsid w:val="00B0251A"/>
    <w:rsid w:val="00B0286C"/>
    <w:rsid w:val="00B02D8B"/>
    <w:rsid w:val="00B0325C"/>
    <w:rsid w:val="00B033BF"/>
    <w:rsid w:val="00B03AA6"/>
    <w:rsid w:val="00B03C0F"/>
    <w:rsid w:val="00B03FDD"/>
    <w:rsid w:val="00B0411E"/>
    <w:rsid w:val="00B045D4"/>
    <w:rsid w:val="00B0462B"/>
    <w:rsid w:val="00B04869"/>
    <w:rsid w:val="00B05024"/>
    <w:rsid w:val="00B050B5"/>
    <w:rsid w:val="00B05363"/>
    <w:rsid w:val="00B05563"/>
    <w:rsid w:val="00B055BB"/>
    <w:rsid w:val="00B05D79"/>
    <w:rsid w:val="00B06296"/>
    <w:rsid w:val="00B06545"/>
    <w:rsid w:val="00B06815"/>
    <w:rsid w:val="00B06880"/>
    <w:rsid w:val="00B068F0"/>
    <w:rsid w:val="00B069A7"/>
    <w:rsid w:val="00B06BED"/>
    <w:rsid w:val="00B07168"/>
    <w:rsid w:val="00B0731B"/>
    <w:rsid w:val="00B07763"/>
    <w:rsid w:val="00B078CE"/>
    <w:rsid w:val="00B10384"/>
    <w:rsid w:val="00B1086E"/>
    <w:rsid w:val="00B11309"/>
    <w:rsid w:val="00B11B96"/>
    <w:rsid w:val="00B1316C"/>
    <w:rsid w:val="00B136AB"/>
    <w:rsid w:val="00B136E4"/>
    <w:rsid w:val="00B13E07"/>
    <w:rsid w:val="00B1432E"/>
    <w:rsid w:val="00B14381"/>
    <w:rsid w:val="00B145EE"/>
    <w:rsid w:val="00B1560F"/>
    <w:rsid w:val="00B15F56"/>
    <w:rsid w:val="00B16100"/>
    <w:rsid w:val="00B16915"/>
    <w:rsid w:val="00B16DDF"/>
    <w:rsid w:val="00B1700B"/>
    <w:rsid w:val="00B17B00"/>
    <w:rsid w:val="00B20105"/>
    <w:rsid w:val="00B20257"/>
    <w:rsid w:val="00B20418"/>
    <w:rsid w:val="00B20669"/>
    <w:rsid w:val="00B2083C"/>
    <w:rsid w:val="00B208E9"/>
    <w:rsid w:val="00B215BD"/>
    <w:rsid w:val="00B21A2B"/>
    <w:rsid w:val="00B21F58"/>
    <w:rsid w:val="00B22819"/>
    <w:rsid w:val="00B22882"/>
    <w:rsid w:val="00B22BBD"/>
    <w:rsid w:val="00B22C9B"/>
    <w:rsid w:val="00B22EB2"/>
    <w:rsid w:val="00B230F9"/>
    <w:rsid w:val="00B231DD"/>
    <w:rsid w:val="00B23500"/>
    <w:rsid w:val="00B24038"/>
    <w:rsid w:val="00B242CF"/>
    <w:rsid w:val="00B2461C"/>
    <w:rsid w:val="00B24782"/>
    <w:rsid w:val="00B24EAD"/>
    <w:rsid w:val="00B25681"/>
    <w:rsid w:val="00B2585A"/>
    <w:rsid w:val="00B25C1E"/>
    <w:rsid w:val="00B25EB3"/>
    <w:rsid w:val="00B260E5"/>
    <w:rsid w:val="00B2656B"/>
    <w:rsid w:val="00B26A7F"/>
    <w:rsid w:val="00B26B4A"/>
    <w:rsid w:val="00B26C67"/>
    <w:rsid w:val="00B273C0"/>
    <w:rsid w:val="00B27636"/>
    <w:rsid w:val="00B27EF9"/>
    <w:rsid w:val="00B27F8F"/>
    <w:rsid w:val="00B30473"/>
    <w:rsid w:val="00B30671"/>
    <w:rsid w:val="00B30FD1"/>
    <w:rsid w:val="00B314E3"/>
    <w:rsid w:val="00B316BE"/>
    <w:rsid w:val="00B31923"/>
    <w:rsid w:val="00B31B0D"/>
    <w:rsid w:val="00B32286"/>
    <w:rsid w:val="00B323B8"/>
    <w:rsid w:val="00B32C7C"/>
    <w:rsid w:val="00B336E0"/>
    <w:rsid w:val="00B33CA3"/>
    <w:rsid w:val="00B33CD9"/>
    <w:rsid w:val="00B33E64"/>
    <w:rsid w:val="00B342BE"/>
    <w:rsid w:val="00B34311"/>
    <w:rsid w:val="00B343E8"/>
    <w:rsid w:val="00B344C3"/>
    <w:rsid w:val="00B347F0"/>
    <w:rsid w:val="00B3489A"/>
    <w:rsid w:val="00B35C11"/>
    <w:rsid w:val="00B35E16"/>
    <w:rsid w:val="00B35F2A"/>
    <w:rsid w:val="00B361F1"/>
    <w:rsid w:val="00B364E4"/>
    <w:rsid w:val="00B365A5"/>
    <w:rsid w:val="00B36F7E"/>
    <w:rsid w:val="00B3717B"/>
    <w:rsid w:val="00B37795"/>
    <w:rsid w:val="00B37867"/>
    <w:rsid w:val="00B37A4D"/>
    <w:rsid w:val="00B37AE1"/>
    <w:rsid w:val="00B37C2B"/>
    <w:rsid w:val="00B37D19"/>
    <w:rsid w:val="00B37D54"/>
    <w:rsid w:val="00B40245"/>
    <w:rsid w:val="00B408AE"/>
    <w:rsid w:val="00B40BC5"/>
    <w:rsid w:val="00B4119D"/>
    <w:rsid w:val="00B413BD"/>
    <w:rsid w:val="00B417AE"/>
    <w:rsid w:val="00B41887"/>
    <w:rsid w:val="00B41BB5"/>
    <w:rsid w:val="00B41FB0"/>
    <w:rsid w:val="00B42286"/>
    <w:rsid w:val="00B42354"/>
    <w:rsid w:val="00B42724"/>
    <w:rsid w:val="00B42B94"/>
    <w:rsid w:val="00B42BF7"/>
    <w:rsid w:val="00B42C59"/>
    <w:rsid w:val="00B42EE1"/>
    <w:rsid w:val="00B4373C"/>
    <w:rsid w:val="00B43A63"/>
    <w:rsid w:val="00B43CB4"/>
    <w:rsid w:val="00B43DFA"/>
    <w:rsid w:val="00B4412F"/>
    <w:rsid w:val="00B44269"/>
    <w:rsid w:val="00B44A11"/>
    <w:rsid w:val="00B44C96"/>
    <w:rsid w:val="00B45222"/>
    <w:rsid w:val="00B453BC"/>
    <w:rsid w:val="00B45BEB"/>
    <w:rsid w:val="00B45E22"/>
    <w:rsid w:val="00B45E73"/>
    <w:rsid w:val="00B46226"/>
    <w:rsid w:val="00B467A8"/>
    <w:rsid w:val="00B468C3"/>
    <w:rsid w:val="00B4697C"/>
    <w:rsid w:val="00B4731C"/>
    <w:rsid w:val="00B476F3"/>
    <w:rsid w:val="00B4D27A"/>
    <w:rsid w:val="00B50B4D"/>
    <w:rsid w:val="00B513FE"/>
    <w:rsid w:val="00B51422"/>
    <w:rsid w:val="00B51DF7"/>
    <w:rsid w:val="00B5217D"/>
    <w:rsid w:val="00B523DA"/>
    <w:rsid w:val="00B52AA8"/>
    <w:rsid w:val="00B52E6F"/>
    <w:rsid w:val="00B5306D"/>
    <w:rsid w:val="00B5382F"/>
    <w:rsid w:val="00B5386D"/>
    <w:rsid w:val="00B53AC7"/>
    <w:rsid w:val="00B53AE0"/>
    <w:rsid w:val="00B53B50"/>
    <w:rsid w:val="00B54238"/>
    <w:rsid w:val="00B54C9E"/>
    <w:rsid w:val="00B552C0"/>
    <w:rsid w:val="00B553AB"/>
    <w:rsid w:val="00B553F2"/>
    <w:rsid w:val="00B55713"/>
    <w:rsid w:val="00B5582A"/>
    <w:rsid w:val="00B55DC5"/>
    <w:rsid w:val="00B56175"/>
    <w:rsid w:val="00B563BF"/>
    <w:rsid w:val="00B56C9B"/>
    <w:rsid w:val="00B56CB6"/>
    <w:rsid w:val="00B56EC3"/>
    <w:rsid w:val="00B57007"/>
    <w:rsid w:val="00B571BF"/>
    <w:rsid w:val="00B57E56"/>
    <w:rsid w:val="00B6012F"/>
    <w:rsid w:val="00B60361"/>
    <w:rsid w:val="00B6082B"/>
    <w:rsid w:val="00B60912"/>
    <w:rsid w:val="00B60A97"/>
    <w:rsid w:val="00B60DF8"/>
    <w:rsid w:val="00B61052"/>
    <w:rsid w:val="00B61E33"/>
    <w:rsid w:val="00B621C1"/>
    <w:rsid w:val="00B6233E"/>
    <w:rsid w:val="00B62D73"/>
    <w:rsid w:val="00B63213"/>
    <w:rsid w:val="00B63795"/>
    <w:rsid w:val="00B63894"/>
    <w:rsid w:val="00B63996"/>
    <w:rsid w:val="00B63C77"/>
    <w:rsid w:val="00B63E97"/>
    <w:rsid w:val="00B644B1"/>
    <w:rsid w:val="00B6470A"/>
    <w:rsid w:val="00B64733"/>
    <w:rsid w:val="00B64ACE"/>
    <w:rsid w:val="00B64BF2"/>
    <w:rsid w:val="00B64CB3"/>
    <w:rsid w:val="00B650A5"/>
    <w:rsid w:val="00B65A62"/>
    <w:rsid w:val="00B65CD1"/>
    <w:rsid w:val="00B661A9"/>
    <w:rsid w:val="00B661B9"/>
    <w:rsid w:val="00B663A0"/>
    <w:rsid w:val="00B6667D"/>
    <w:rsid w:val="00B66770"/>
    <w:rsid w:val="00B6706D"/>
    <w:rsid w:val="00B67502"/>
    <w:rsid w:val="00B677D7"/>
    <w:rsid w:val="00B67B46"/>
    <w:rsid w:val="00B67D29"/>
    <w:rsid w:val="00B700EC"/>
    <w:rsid w:val="00B7019C"/>
    <w:rsid w:val="00B705D2"/>
    <w:rsid w:val="00B70645"/>
    <w:rsid w:val="00B7088B"/>
    <w:rsid w:val="00B70946"/>
    <w:rsid w:val="00B70BB3"/>
    <w:rsid w:val="00B70D56"/>
    <w:rsid w:val="00B70F7E"/>
    <w:rsid w:val="00B711C9"/>
    <w:rsid w:val="00B7170F"/>
    <w:rsid w:val="00B71F49"/>
    <w:rsid w:val="00B723B2"/>
    <w:rsid w:val="00B727AF"/>
    <w:rsid w:val="00B72BDC"/>
    <w:rsid w:val="00B72E98"/>
    <w:rsid w:val="00B732FC"/>
    <w:rsid w:val="00B733D7"/>
    <w:rsid w:val="00B736BC"/>
    <w:rsid w:val="00B73C93"/>
    <w:rsid w:val="00B7407F"/>
    <w:rsid w:val="00B74484"/>
    <w:rsid w:val="00B74BFF"/>
    <w:rsid w:val="00B7551F"/>
    <w:rsid w:val="00B757DE"/>
    <w:rsid w:val="00B7594B"/>
    <w:rsid w:val="00B7606F"/>
    <w:rsid w:val="00B763FE"/>
    <w:rsid w:val="00B764F2"/>
    <w:rsid w:val="00B76502"/>
    <w:rsid w:val="00B76830"/>
    <w:rsid w:val="00B7695F"/>
    <w:rsid w:val="00B774B2"/>
    <w:rsid w:val="00B7772A"/>
    <w:rsid w:val="00B7773E"/>
    <w:rsid w:val="00B778D5"/>
    <w:rsid w:val="00B77A9B"/>
    <w:rsid w:val="00B77B23"/>
    <w:rsid w:val="00B80417"/>
    <w:rsid w:val="00B804F7"/>
    <w:rsid w:val="00B80DDC"/>
    <w:rsid w:val="00B810F2"/>
    <w:rsid w:val="00B81110"/>
    <w:rsid w:val="00B811C2"/>
    <w:rsid w:val="00B81380"/>
    <w:rsid w:val="00B8154E"/>
    <w:rsid w:val="00B81A63"/>
    <w:rsid w:val="00B81D23"/>
    <w:rsid w:val="00B82307"/>
    <w:rsid w:val="00B82341"/>
    <w:rsid w:val="00B8310D"/>
    <w:rsid w:val="00B8354B"/>
    <w:rsid w:val="00B836FB"/>
    <w:rsid w:val="00B838AF"/>
    <w:rsid w:val="00B83941"/>
    <w:rsid w:val="00B83BE5"/>
    <w:rsid w:val="00B83CFC"/>
    <w:rsid w:val="00B83E97"/>
    <w:rsid w:val="00B83FE8"/>
    <w:rsid w:val="00B844EE"/>
    <w:rsid w:val="00B845A4"/>
    <w:rsid w:val="00B84907"/>
    <w:rsid w:val="00B85368"/>
    <w:rsid w:val="00B85609"/>
    <w:rsid w:val="00B860D9"/>
    <w:rsid w:val="00B86135"/>
    <w:rsid w:val="00B8696C"/>
    <w:rsid w:val="00B86988"/>
    <w:rsid w:val="00B87538"/>
    <w:rsid w:val="00B87EA1"/>
    <w:rsid w:val="00B87EA7"/>
    <w:rsid w:val="00B87F74"/>
    <w:rsid w:val="00B903E2"/>
    <w:rsid w:val="00B90A2D"/>
    <w:rsid w:val="00B90CB3"/>
    <w:rsid w:val="00B91018"/>
    <w:rsid w:val="00B91332"/>
    <w:rsid w:val="00B9133C"/>
    <w:rsid w:val="00B91B0D"/>
    <w:rsid w:val="00B91BE5"/>
    <w:rsid w:val="00B91D9E"/>
    <w:rsid w:val="00B9229D"/>
    <w:rsid w:val="00B924B3"/>
    <w:rsid w:val="00B92AD1"/>
    <w:rsid w:val="00B92F1D"/>
    <w:rsid w:val="00B93024"/>
    <w:rsid w:val="00B931A8"/>
    <w:rsid w:val="00B93860"/>
    <w:rsid w:val="00B93A8F"/>
    <w:rsid w:val="00B93BAB"/>
    <w:rsid w:val="00B94083"/>
    <w:rsid w:val="00B945FA"/>
    <w:rsid w:val="00B9462E"/>
    <w:rsid w:val="00B9468F"/>
    <w:rsid w:val="00B95CC5"/>
    <w:rsid w:val="00B95E4D"/>
    <w:rsid w:val="00B95E98"/>
    <w:rsid w:val="00B963B4"/>
    <w:rsid w:val="00B9642F"/>
    <w:rsid w:val="00B96986"/>
    <w:rsid w:val="00B96BB3"/>
    <w:rsid w:val="00B96C1B"/>
    <w:rsid w:val="00B96F32"/>
    <w:rsid w:val="00B979B1"/>
    <w:rsid w:val="00B97BCE"/>
    <w:rsid w:val="00B97CE3"/>
    <w:rsid w:val="00B97D36"/>
    <w:rsid w:val="00B97D53"/>
    <w:rsid w:val="00B97D96"/>
    <w:rsid w:val="00B97E47"/>
    <w:rsid w:val="00BA000B"/>
    <w:rsid w:val="00BA0185"/>
    <w:rsid w:val="00BA0512"/>
    <w:rsid w:val="00BA0735"/>
    <w:rsid w:val="00BA09B5"/>
    <w:rsid w:val="00BA0D4E"/>
    <w:rsid w:val="00BA1468"/>
    <w:rsid w:val="00BA157C"/>
    <w:rsid w:val="00BA165B"/>
    <w:rsid w:val="00BA17B4"/>
    <w:rsid w:val="00BA17CD"/>
    <w:rsid w:val="00BA1992"/>
    <w:rsid w:val="00BA1C46"/>
    <w:rsid w:val="00BA1F18"/>
    <w:rsid w:val="00BA2532"/>
    <w:rsid w:val="00BA27C4"/>
    <w:rsid w:val="00BA2B23"/>
    <w:rsid w:val="00BA2C94"/>
    <w:rsid w:val="00BA2F44"/>
    <w:rsid w:val="00BA3A66"/>
    <w:rsid w:val="00BA40BF"/>
    <w:rsid w:val="00BA4584"/>
    <w:rsid w:val="00BA4E45"/>
    <w:rsid w:val="00BA4E5D"/>
    <w:rsid w:val="00BA500B"/>
    <w:rsid w:val="00BA5251"/>
    <w:rsid w:val="00BA5631"/>
    <w:rsid w:val="00BA575F"/>
    <w:rsid w:val="00BA5C7D"/>
    <w:rsid w:val="00BA6011"/>
    <w:rsid w:val="00BA6439"/>
    <w:rsid w:val="00BA647B"/>
    <w:rsid w:val="00BA64EF"/>
    <w:rsid w:val="00BA6A48"/>
    <w:rsid w:val="00BA6B78"/>
    <w:rsid w:val="00BA7045"/>
    <w:rsid w:val="00BA7240"/>
    <w:rsid w:val="00BA7339"/>
    <w:rsid w:val="00BA7C7D"/>
    <w:rsid w:val="00BA7CD4"/>
    <w:rsid w:val="00BA7E50"/>
    <w:rsid w:val="00BB00E1"/>
    <w:rsid w:val="00BB01BA"/>
    <w:rsid w:val="00BB0375"/>
    <w:rsid w:val="00BB067F"/>
    <w:rsid w:val="00BB0E23"/>
    <w:rsid w:val="00BB1144"/>
    <w:rsid w:val="00BB152E"/>
    <w:rsid w:val="00BB1868"/>
    <w:rsid w:val="00BB2391"/>
    <w:rsid w:val="00BB24E9"/>
    <w:rsid w:val="00BB2C7D"/>
    <w:rsid w:val="00BB3774"/>
    <w:rsid w:val="00BB378A"/>
    <w:rsid w:val="00BB3D47"/>
    <w:rsid w:val="00BB3DD9"/>
    <w:rsid w:val="00BB3EEA"/>
    <w:rsid w:val="00BB4152"/>
    <w:rsid w:val="00BB42C9"/>
    <w:rsid w:val="00BB4329"/>
    <w:rsid w:val="00BB44CA"/>
    <w:rsid w:val="00BB47E0"/>
    <w:rsid w:val="00BB4A57"/>
    <w:rsid w:val="00BB4BD0"/>
    <w:rsid w:val="00BB4DAC"/>
    <w:rsid w:val="00BB573A"/>
    <w:rsid w:val="00BB5897"/>
    <w:rsid w:val="00BB591B"/>
    <w:rsid w:val="00BB5A8C"/>
    <w:rsid w:val="00BB62AF"/>
    <w:rsid w:val="00BB6449"/>
    <w:rsid w:val="00BB6686"/>
    <w:rsid w:val="00BB67A2"/>
    <w:rsid w:val="00BB6819"/>
    <w:rsid w:val="00BB6E6D"/>
    <w:rsid w:val="00BB6F86"/>
    <w:rsid w:val="00BB7086"/>
    <w:rsid w:val="00BB72D0"/>
    <w:rsid w:val="00BB7552"/>
    <w:rsid w:val="00BB7899"/>
    <w:rsid w:val="00BC1324"/>
    <w:rsid w:val="00BC1547"/>
    <w:rsid w:val="00BC1593"/>
    <w:rsid w:val="00BC177D"/>
    <w:rsid w:val="00BC17FE"/>
    <w:rsid w:val="00BC1A4F"/>
    <w:rsid w:val="00BC1B96"/>
    <w:rsid w:val="00BC1F6C"/>
    <w:rsid w:val="00BC2283"/>
    <w:rsid w:val="00BC23AC"/>
    <w:rsid w:val="00BC26FC"/>
    <w:rsid w:val="00BC2A27"/>
    <w:rsid w:val="00BC2DC9"/>
    <w:rsid w:val="00BC2DFD"/>
    <w:rsid w:val="00BC3ED5"/>
    <w:rsid w:val="00BC3F73"/>
    <w:rsid w:val="00BC43EE"/>
    <w:rsid w:val="00BC4545"/>
    <w:rsid w:val="00BC474D"/>
    <w:rsid w:val="00BC4858"/>
    <w:rsid w:val="00BC4CCF"/>
    <w:rsid w:val="00BC500E"/>
    <w:rsid w:val="00BC576B"/>
    <w:rsid w:val="00BC58E1"/>
    <w:rsid w:val="00BC6184"/>
    <w:rsid w:val="00BC6FE1"/>
    <w:rsid w:val="00BC706B"/>
    <w:rsid w:val="00BC7101"/>
    <w:rsid w:val="00BC7121"/>
    <w:rsid w:val="00BC716A"/>
    <w:rsid w:val="00BC716F"/>
    <w:rsid w:val="00BC7479"/>
    <w:rsid w:val="00BC7E13"/>
    <w:rsid w:val="00BD0161"/>
    <w:rsid w:val="00BD0179"/>
    <w:rsid w:val="00BD0E50"/>
    <w:rsid w:val="00BD14F3"/>
    <w:rsid w:val="00BD1502"/>
    <w:rsid w:val="00BD16F3"/>
    <w:rsid w:val="00BD2012"/>
    <w:rsid w:val="00BD206A"/>
    <w:rsid w:val="00BD21EA"/>
    <w:rsid w:val="00BD22A9"/>
    <w:rsid w:val="00BD234B"/>
    <w:rsid w:val="00BD2955"/>
    <w:rsid w:val="00BD29C9"/>
    <w:rsid w:val="00BD3273"/>
    <w:rsid w:val="00BD33FB"/>
    <w:rsid w:val="00BD37C3"/>
    <w:rsid w:val="00BD38A8"/>
    <w:rsid w:val="00BD3ECA"/>
    <w:rsid w:val="00BD45AB"/>
    <w:rsid w:val="00BD4854"/>
    <w:rsid w:val="00BD48CA"/>
    <w:rsid w:val="00BD4A75"/>
    <w:rsid w:val="00BD4C3F"/>
    <w:rsid w:val="00BD4E05"/>
    <w:rsid w:val="00BD539B"/>
    <w:rsid w:val="00BD5A44"/>
    <w:rsid w:val="00BD60C9"/>
    <w:rsid w:val="00BD6288"/>
    <w:rsid w:val="00BD62BA"/>
    <w:rsid w:val="00BD633A"/>
    <w:rsid w:val="00BD6846"/>
    <w:rsid w:val="00BD6B72"/>
    <w:rsid w:val="00BD7197"/>
    <w:rsid w:val="00BD73A5"/>
    <w:rsid w:val="00BD76F8"/>
    <w:rsid w:val="00BD7CB9"/>
    <w:rsid w:val="00BE00BA"/>
    <w:rsid w:val="00BE05F8"/>
    <w:rsid w:val="00BE0B18"/>
    <w:rsid w:val="00BE104C"/>
    <w:rsid w:val="00BE186C"/>
    <w:rsid w:val="00BE19FF"/>
    <w:rsid w:val="00BE1AFD"/>
    <w:rsid w:val="00BE1E1B"/>
    <w:rsid w:val="00BE1FF0"/>
    <w:rsid w:val="00BE2090"/>
    <w:rsid w:val="00BE20B9"/>
    <w:rsid w:val="00BE2460"/>
    <w:rsid w:val="00BE2A83"/>
    <w:rsid w:val="00BE2DF7"/>
    <w:rsid w:val="00BE2E5E"/>
    <w:rsid w:val="00BE3200"/>
    <w:rsid w:val="00BE3673"/>
    <w:rsid w:val="00BE370B"/>
    <w:rsid w:val="00BE3749"/>
    <w:rsid w:val="00BE3B19"/>
    <w:rsid w:val="00BE3F8B"/>
    <w:rsid w:val="00BE479C"/>
    <w:rsid w:val="00BE4DCE"/>
    <w:rsid w:val="00BE4ED8"/>
    <w:rsid w:val="00BE5032"/>
    <w:rsid w:val="00BE5422"/>
    <w:rsid w:val="00BE5DA7"/>
    <w:rsid w:val="00BE5E44"/>
    <w:rsid w:val="00BE6105"/>
    <w:rsid w:val="00BE693D"/>
    <w:rsid w:val="00BE6C29"/>
    <w:rsid w:val="00BE6C8D"/>
    <w:rsid w:val="00BE6EB4"/>
    <w:rsid w:val="00BE72B9"/>
    <w:rsid w:val="00BE76F4"/>
    <w:rsid w:val="00BE7955"/>
    <w:rsid w:val="00BE7FB1"/>
    <w:rsid w:val="00BF0CC8"/>
    <w:rsid w:val="00BF0CC9"/>
    <w:rsid w:val="00BF1006"/>
    <w:rsid w:val="00BF144C"/>
    <w:rsid w:val="00BF19BA"/>
    <w:rsid w:val="00BF1C8D"/>
    <w:rsid w:val="00BF26EA"/>
    <w:rsid w:val="00BF272C"/>
    <w:rsid w:val="00BF2876"/>
    <w:rsid w:val="00BF2BB6"/>
    <w:rsid w:val="00BF35BF"/>
    <w:rsid w:val="00BF3FBC"/>
    <w:rsid w:val="00BF3FC4"/>
    <w:rsid w:val="00BF407E"/>
    <w:rsid w:val="00BF432B"/>
    <w:rsid w:val="00BF438F"/>
    <w:rsid w:val="00BF497F"/>
    <w:rsid w:val="00BF49F9"/>
    <w:rsid w:val="00BF4DBF"/>
    <w:rsid w:val="00BF4E43"/>
    <w:rsid w:val="00BF5456"/>
    <w:rsid w:val="00BF5812"/>
    <w:rsid w:val="00BF5A5D"/>
    <w:rsid w:val="00BF67BD"/>
    <w:rsid w:val="00BF6A80"/>
    <w:rsid w:val="00BF6B13"/>
    <w:rsid w:val="00BF6DC6"/>
    <w:rsid w:val="00BF708B"/>
    <w:rsid w:val="00BF73D6"/>
    <w:rsid w:val="00BF74A0"/>
    <w:rsid w:val="00BF7706"/>
    <w:rsid w:val="00BF7948"/>
    <w:rsid w:val="00BF7E12"/>
    <w:rsid w:val="00BF7FDF"/>
    <w:rsid w:val="00C00010"/>
    <w:rsid w:val="00C00514"/>
    <w:rsid w:val="00C0069E"/>
    <w:rsid w:val="00C009B2"/>
    <w:rsid w:val="00C01113"/>
    <w:rsid w:val="00C0174A"/>
    <w:rsid w:val="00C017FC"/>
    <w:rsid w:val="00C01B3C"/>
    <w:rsid w:val="00C01C1E"/>
    <w:rsid w:val="00C02820"/>
    <w:rsid w:val="00C02840"/>
    <w:rsid w:val="00C02B47"/>
    <w:rsid w:val="00C02CA1"/>
    <w:rsid w:val="00C02DBE"/>
    <w:rsid w:val="00C03228"/>
    <w:rsid w:val="00C0334D"/>
    <w:rsid w:val="00C03952"/>
    <w:rsid w:val="00C03F55"/>
    <w:rsid w:val="00C03F83"/>
    <w:rsid w:val="00C04097"/>
    <w:rsid w:val="00C04403"/>
    <w:rsid w:val="00C04550"/>
    <w:rsid w:val="00C0479F"/>
    <w:rsid w:val="00C049BC"/>
    <w:rsid w:val="00C0502B"/>
    <w:rsid w:val="00C0535E"/>
    <w:rsid w:val="00C05A1F"/>
    <w:rsid w:val="00C05FBE"/>
    <w:rsid w:val="00C06250"/>
    <w:rsid w:val="00C068A6"/>
    <w:rsid w:val="00C06C47"/>
    <w:rsid w:val="00C06EEF"/>
    <w:rsid w:val="00C070F2"/>
    <w:rsid w:val="00C07210"/>
    <w:rsid w:val="00C1017A"/>
    <w:rsid w:val="00C10465"/>
    <w:rsid w:val="00C1060A"/>
    <w:rsid w:val="00C10B56"/>
    <w:rsid w:val="00C10CE6"/>
    <w:rsid w:val="00C11575"/>
    <w:rsid w:val="00C11615"/>
    <w:rsid w:val="00C11769"/>
    <w:rsid w:val="00C118A2"/>
    <w:rsid w:val="00C11F5F"/>
    <w:rsid w:val="00C120F6"/>
    <w:rsid w:val="00C1229A"/>
    <w:rsid w:val="00C12631"/>
    <w:rsid w:val="00C12D23"/>
    <w:rsid w:val="00C13459"/>
    <w:rsid w:val="00C1369D"/>
    <w:rsid w:val="00C139E2"/>
    <w:rsid w:val="00C13CBD"/>
    <w:rsid w:val="00C1458E"/>
    <w:rsid w:val="00C145EF"/>
    <w:rsid w:val="00C14799"/>
    <w:rsid w:val="00C1480A"/>
    <w:rsid w:val="00C14972"/>
    <w:rsid w:val="00C14AEF"/>
    <w:rsid w:val="00C1539D"/>
    <w:rsid w:val="00C15768"/>
    <w:rsid w:val="00C15AF0"/>
    <w:rsid w:val="00C15C76"/>
    <w:rsid w:val="00C161E8"/>
    <w:rsid w:val="00C1669D"/>
    <w:rsid w:val="00C168FF"/>
    <w:rsid w:val="00C16900"/>
    <w:rsid w:val="00C16EA4"/>
    <w:rsid w:val="00C17104"/>
    <w:rsid w:val="00C173B2"/>
    <w:rsid w:val="00C17EFB"/>
    <w:rsid w:val="00C20036"/>
    <w:rsid w:val="00C208FB"/>
    <w:rsid w:val="00C20E18"/>
    <w:rsid w:val="00C20E26"/>
    <w:rsid w:val="00C21028"/>
    <w:rsid w:val="00C2109F"/>
    <w:rsid w:val="00C21526"/>
    <w:rsid w:val="00C2155C"/>
    <w:rsid w:val="00C2166B"/>
    <w:rsid w:val="00C216F4"/>
    <w:rsid w:val="00C21808"/>
    <w:rsid w:val="00C218A9"/>
    <w:rsid w:val="00C21AC7"/>
    <w:rsid w:val="00C21B07"/>
    <w:rsid w:val="00C21DE9"/>
    <w:rsid w:val="00C21ECB"/>
    <w:rsid w:val="00C2254A"/>
    <w:rsid w:val="00C228AB"/>
    <w:rsid w:val="00C22A3C"/>
    <w:rsid w:val="00C22E4D"/>
    <w:rsid w:val="00C239B5"/>
    <w:rsid w:val="00C23FE1"/>
    <w:rsid w:val="00C243B7"/>
    <w:rsid w:val="00C24463"/>
    <w:rsid w:val="00C24523"/>
    <w:rsid w:val="00C2459D"/>
    <w:rsid w:val="00C25044"/>
    <w:rsid w:val="00C25446"/>
    <w:rsid w:val="00C25D36"/>
    <w:rsid w:val="00C263E1"/>
    <w:rsid w:val="00C2683E"/>
    <w:rsid w:val="00C269B8"/>
    <w:rsid w:val="00C26A59"/>
    <w:rsid w:val="00C26C7D"/>
    <w:rsid w:val="00C27002"/>
    <w:rsid w:val="00C27F43"/>
    <w:rsid w:val="00C30A40"/>
    <w:rsid w:val="00C31020"/>
    <w:rsid w:val="00C3105B"/>
    <w:rsid w:val="00C314E0"/>
    <w:rsid w:val="00C319DC"/>
    <w:rsid w:val="00C31D0A"/>
    <w:rsid w:val="00C31D7D"/>
    <w:rsid w:val="00C323DE"/>
    <w:rsid w:val="00C32671"/>
    <w:rsid w:val="00C32894"/>
    <w:rsid w:val="00C32A56"/>
    <w:rsid w:val="00C32A8E"/>
    <w:rsid w:val="00C338F0"/>
    <w:rsid w:val="00C3398C"/>
    <w:rsid w:val="00C34215"/>
    <w:rsid w:val="00C343D3"/>
    <w:rsid w:val="00C344C7"/>
    <w:rsid w:val="00C345B1"/>
    <w:rsid w:val="00C3472A"/>
    <w:rsid w:val="00C3499F"/>
    <w:rsid w:val="00C34E1D"/>
    <w:rsid w:val="00C35164"/>
    <w:rsid w:val="00C356FA"/>
    <w:rsid w:val="00C35768"/>
    <w:rsid w:val="00C35815"/>
    <w:rsid w:val="00C35879"/>
    <w:rsid w:val="00C35BD1"/>
    <w:rsid w:val="00C3622B"/>
    <w:rsid w:val="00C365E7"/>
    <w:rsid w:val="00C36668"/>
    <w:rsid w:val="00C36A06"/>
    <w:rsid w:val="00C36D10"/>
    <w:rsid w:val="00C36F27"/>
    <w:rsid w:val="00C36F6A"/>
    <w:rsid w:val="00C37088"/>
    <w:rsid w:val="00C372B9"/>
    <w:rsid w:val="00C4023A"/>
    <w:rsid w:val="00C40870"/>
    <w:rsid w:val="00C40950"/>
    <w:rsid w:val="00C409A4"/>
    <w:rsid w:val="00C40D34"/>
    <w:rsid w:val="00C40D5A"/>
    <w:rsid w:val="00C40F95"/>
    <w:rsid w:val="00C41082"/>
    <w:rsid w:val="00C411D4"/>
    <w:rsid w:val="00C41315"/>
    <w:rsid w:val="00C41346"/>
    <w:rsid w:val="00C4159A"/>
    <w:rsid w:val="00C417B0"/>
    <w:rsid w:val="00C419C3"/>
    <w:rsid w:val="00C41D4A"/>
    <w:rsid w:val="00C41D88"/>
    <w:rsid w:val="00C41FBD"/>
    <w:rsid w:val="00C4209E"/>
    <w:rsid w:val="00C4277F"/>
    <w:rsid w:val="00C436A2"/>
    <w:rsid w:val="00C4380C"/>
    <w:rsid w:val="00C43819"/>
    <w:rsid w:val="00C438BA"/>
    <w:rsid w:val="00C438FF"/>
    <w:rsid w:val="00C43B3B"/>
    <w:rsid w:val="00C448F0"/>
    <w:rsid w:val="00C44C6D"/>
    <w:rsid w:val="00C453D9"/>
    <w:rsid w:val="00C45513"/>
    <w:rsid w:val="00C45A2B"/>
    <w:rsid w:val="00C45F18"/>
    <w:rsid w:val="00C46C72"/>
    <w:rsid w:val="00C46CF9"/>
    <w:rsid w:val="00C46F89"/>
    <w:rsid w:val="00C47781"/>
    <w:rsid w:val="00C479BB"/>
    <w:rsid w:val="00C505EC"/>
    <w:rsid w:val="00C5060F"/>
    <w:rsid w:val="00C50A16"/>
    <w:rsid w:val="00C50B48"/>
    <w:rsid w:val="00C5136D"/>
    <w:rsid w:val="00C51A75"/>
    <w:rsid w:val="00C51B1D"/>
    <w:rsid w:val="00C51C5D"/>
    <w:rsid w:val="00C5279D"/>
    <w:rsid w:val="00C53944"/>
    <w:rsid w:val="00C53C07"/>
    <w:rsid w:val="00C53EBB"/>
    <w:rsid w:val="00C54257"/>
    <w:rsid w:val="00C54596"/>
    <w:rsid w:val="00C55359"/>
    <w:rsid w:val="00C5557C"/>
    <w:rsid w:val="00C55710"/>
    <w:rsid w:val="00C55CF5"/>
    <w:rsid w:val="00C56205"/>
    <w:rsid w:val="00C5646A"/>
    <w:rsid w:val="00C56C17"/>
    <w:rsid w:val="00C56C91"/>
    <w:rsid w:val="00C57045"/>
    <w:rsid w:val="00C57129"/>
    <w:rsid w:val="00C571D8"/>
    <w:rsid w:val="00C57EF6"/>
    <w:rsid w:val="00C6059F"/>
    <w:rsid w:val="00C60AB5"/>
    <w:rsid w:val="00C61643"/>
    <w:rsid w:val="00C61FA9"/>
    <w:rsid w:val="00C62131"/>
    <w:rsid w:val="00C626E7"/>
    <w:rsid w:val="00C630B5"/>
    <w:rsid w:val="00C631AA"/>
    <w:rsid w:val="00C63BB8"/>
    <w:rsid w:val="00C63C9B"/>
    <w:rsid w:val="00C63FBC"/>
    <w:rsid w:val="00C6413E"/>
    <w:rsid w:val="00C64247"/>
    <w:rsid w:val="00C643B5"/>
    <w:rsid w:val="00C64636"/>
    <w:rsid w:val="00C64725"/>
    <w:rsid w:val="00C65140"/>
    <w:rsid w:val="00C65729"/>
    <w:rsid w:val="00C6597A"/>
    <w:rsid w:val="00C65D36"/>
    <w:rsid w:val="00C65E98"/>
    <w:rsid w:val="00C66416"/>
    <w:rsid w:val="00C6689D"/>
    <w:rsid w:val="00C6697F"/>
    <w:rsid w:val="00C670E3"/>
    <w:rsid w:val="00C673D4"/>
    <w:rsid w:val="00C6746E"/>
    <w:rsid w:val="00C67A0F"/>
    <w:rsid w:val="00C67D4B"/>
    <w:rsid w:val="00C700B3"/>
    <w:rsid w:val="00C7039C"/>
    <w:rsid w:val="00C70A2F"/>
    <w:rsid w:val="00C70AA5"/>
    <w:rsid w:val="00C70D5D"/>
    <w:rsid w:val="00C712E1"/>
    <w:rsid w:val="00C71901"/>
    <w:rsid w:val="00C71943"/>
    <w:rsid w:val="00C720C4"/>
    <w:rsid w:val="00C7253E"/>
    <w:rsid w:val="00C72732"/>
    <w:rsid w:val="00C72B3A"/>
    <w:rsid w:val="00C730DF"/>
    <w:rsid w:val="00C73BBC"/>
    <w:rsid w:val="00C7447E"/>
    <w:rsid w:val="00C746D1"/>
    <w:rsid w:val="00C7495F"/>
    <w:rsid w:val="00C74E88"/>
    <w:rsid w:val="00C74ED1"/>
    <w:rsid w:val="00C75067"/>
    <w:rsid w:val="00C75F8D"/>
    <w:rsid w:val="00C76140"/>
    <w:rsid w:val="00C76641"/>
    <w:rsid w:val="00C767AA"/>
    <w:rsid w:val="00C767F1"/>
    <w:rsid w:val="00C769D4"/>
    <w:rsid w:val="00C77609"/>
    <w:rsid w:val="00C77754"/>
    <w:rsid w:val="00C8017C"/>
    <w:rsid w:val="00C8024E"/>
    <w:rsid w:val="00C80892"/>
    <w:rsid w:val="00C808BA"/>
    <w:rsid w:val="00C80CFF"/>
    <w:rsid w:val="00C81322"/>
    <w:rsid w:val="00C8160F"/>
    <w:rsid w:val="00C8204C"/>
    <w:rsid w:val="00C82699"/>
    <w:rsid w:val="00C82C4D"/>
    <w:rsid w:val="00C82C9B"/>
    <w:rsid w:val="00C82CB1"/>
    <w:rsid w:val="00C82DC4"/>
    <w:rsid w:val="00C8302B"/>
    <w:rsid w:val="00C8315F"/>
    <w:rsid w:val="00C83F05"/>
    <w:rsid w:val="00C840FF"/>
    <w:rsid w:val="00C84DBD"/>
    <w:rsid w:val="00C84F59"/>
    <w:rsid w:val="00C8509C"/>
    <w:rsid w:val="00C85373"/>
    <w:rsid w:val="00C853D7"/>
    <w:rsid w:val="00C85A6E"/>
    <w:rsid w:val="00C8605C"/>
    <w:rsid w:val="00C86122"/>
    <w:rsid w:val="00C86536"/>
    <w:rsid w:val="00C866C1"/>
    <w:rsid w:val="00C86862"/>
    <w:rsid w:val="00C86D33"/>
    <w:rsid w:val="00C86EB7"/>
    <w:rsid w:val="00C871F0"/>
    <w:rsid w:val="00C8760C"/>
    <w:rsid w:val="00C87705"/>
    <w:rsid w:val="00C87713"/>
    <w:rsid w:val="00C87ACB"/>
    <w:rsid w:val="00C87DAE"/>
    <w:rsid w:val="00C87DC8"/>
    <w:rsid w:val="00C87F3A"/>
    <w:rsid w:val="00C900A2"/>
    <w:rsid w:val="00C90833"/>
    <w:rsid w:val="00C91AFB"/>
    <w:rsid w:val="00C91DA6"/>
    <w:rsid w:val="00C92098"/>
    <w:rsid w:val="00C9241A"/>
    <w:rsid w:val="00C92FDF"/>
    <w:rsid w:val="00C9348E"/>
    <w:rsid w:val="00C9358F"/>
    <w:rsid w:val="00C93FFC"/>
    <w:rsid w:val="00C9411A"/>
    <w:rsid w:val="00C941D2"/>
    <w:rsid w:val="00C94398"/>
    <w:rsid w:val="00C948A3"/>
    <w:rsid w:val="00C94A62"/>
    <w:rsid w:val="00C94E5A"/>
    <w:rsid w:val="00C95144"/>
    <w:rsid w:val="00C9519F"/>
    <w:rsid w:val="00C951E1"/>
    <w:rsid w:val="00C953B6"/>
    <w:rsid w:val="00C954F7"/>
    <w:rsid w:val="00C95B41"/>
    <w:rsid w:val="00C95D43"/>
    <w:rsid w:val="00C9669B"/>
    <w:rsid w:val="00C96800"/>
    <w:rsid w:val="00C96900"/>
    <w:rsid w:val="00C96C74"/>
    <w:rsid w:val="00C973F2"/>
    <w:rsid w:val="00C97469"/>
    <w:rsid w:val="00C97680"/>
    <w:rsid w:val="00C97BD6"/>
    <w:rsid w:val="00CA0047"/>
    <w:rsid w:val="00CA0241"/>
    <w:rsid w:val="00CA04E6"/>
    <w:rsid w:val="00CA05CE"/>
    <w:rsid w:val="00CA093A"/>
    <w:rsid w:val="00CA0B3C"/>
    <w:rsid w:val="00CA0EA9"/>
    <w:rsid w:val="00CA1917"/>
    <w:rsid w:val="00CA24CF"/>
    <w:rsid w:val="00CA2901"/>
    <w:rsid w:val="00CA3C30"/>
    <w:rsid w:val="00CA3CF0"/>
    <w:rsid w:val="00CA3E2C"/>
    <w:rsid w:val="00CA3FD2"/>
    <w:rsid w:val="00CA40D6"/>
    <w:rsid w:val="00CA4A7D"/>
    <w:rsid w:val="00CA53EB"/>
    <w:rsid w:val="00CA5E9C"/>
    <w:rsid w:val="00CA6081"/>
    <w:rsid w:val="00CA67FE"/>
    <w:rsid w:val="00CA6AB0"/>
    <w:rsid w:val="00CA6C27"/>
    <w:rsid w:val="00CA6EB0"/>
    <w:rsid w:val="00CA711A"/>
    <w:rsid w:val="00CA71B4"/>
    <w:rsid w:val="00CA7539"/>
    <w:rsid w:val="00CA797D"/>
    <w:rsid w:val="00CA7A86"/>
    <w:rsid w:val="00CB05AA"/>
    <w:rsid w:val="00CB07E7"/>
    <w:rsid w:val="00CB0810"/>
    <w:rsid w:val="00CB0BCF"/>
    <w:rsid w:val="00CB0C03"/>
    <w:rsid w:val="00CB1121"/>
    <w:rsid w:val="00CB152D"/>
    <w:rsid w:val="00CB18CA"/>
    <w:rsid w:val="00CB1A24"/>
    <w:rsid w:val="00CB1CC9"/>
    <w:rsid w:val="00CB1E20"/>
    <w:rsid w:val="00CB1FD0"/>
    <w:rsid w:val="00CB1FE2"/>
    <w:rsid w:val="00CB20B4"/>
    <w:rsid w:val="00CB215A"/>
    <w:rsid w:val="00CB2C54"/>
    <w:rsid w:val="00CB39BE"/>
    <w:rsid w:val="00CB3CA7"/>
    <w:rsid w:val="00CB4560"/>
    <w:rsid w:val="00CB493F"/>
    <w:rsid w:val="00CB49C7"/>
    <w:rsid w:val="00CB4B65"/>
    <w:rsid w:val="00CB5374"/>
    <w:rsid w:val="00CB5508"/>
    <w:rsid w:val="00CB59A3"/>
    <w:rsid w:val="00CB5A1F"/>
    <w:rsid w:val="00CB62F0"/>
    <w:rsid w:val="00CB65F1"/>
    <w:rsid w:val="00CB6B1A"/>
    <w:rsid w:val="00CB7401"/>
    <w:rsid w:val="00CB7544"/>
    <w:rsid w:val="00CB7657"/>
    <w:rsid w:val="00CB7AFB"/>
    <w:rsid w:val="00CB7EB5"/>
    <w:rsid w:val="00CB7FFE"/>
    <w:rsid w:val="00CC00A5"/>
    <w:rsid w:val="00CC09FD"/>
    <w:rsid w:val="00CC10F9"/>
    <w:rsid w:val="00CC1144"/>
    <w:rsid w:val="00CC130E"/>
    <w:rsid w:val="00CC13ED"/>
    <w:rsid w:val="00CC1B7C"/>
    <w:rsid w:val="00CC1BD4"/>
    <w:rsid w:val="00CC2178"/>
    <w:rsid w:val="00CC2558"/>
    <w:rsid w:val="00CC31AF"/>
    <w:rsid w:val="00CC38B7"/>
    <w:rsid w:val="00CC3990"/>
    <w:rsid w:val="00CC3C14"/>
    <w:rsid w:val="00CC480B"/>
    <w:rsid w:val="00CC4919"/>
    <w:rsid w:val="00CC51C2"/>
    <w:rsid w:val="00CC5653"/>
    <w:rsid w:val="00CC5EAF"/>
    <w:rsid w:val="00CC601D"/>
    <w:rsid w:val="00CC6253"/>
    <w:rsid w:val="00CC6466"/>
    <w:rsid w:val="00CC651B"/>
    <w:rsid w:val="00CC6846"/>
    <w:rsid w:val="00CC6910"/>
    <w:rsid w:val="00CC6B4C"/>
    <w:rsid w:val="00CC6F8C"/>
    <w:rsid w:val="00CC6FB8"/>
    <w:rsid w:val="00CC721B"/>
    <w:rsid w:val="00CC72D0"/>
    <w:rsid w:val="00CC77C1"/>
    <w:rsid w:val="00CC782C"/>
    <w:rsid w:val="00CC7F59"/>
    <w:rsid w:val="00CD0407"/>
    <w:rsid w:val="00CD05D0"/>
    <w:rsid w:val="00CD08CA"/>
    <w:rsid w:val="00CD0A8A"/>
    <w:rsid w:val="00CD10C7"/>
    <w:rsid w:val="00CD1209"/>
    <w:rsid w:val="00CD1573"/>
    <w:rsid w:val="00CD1787"/>
    <w:rsid w:val="00CD18BF"/>
    <w:rsid w:val="00CD18D0"/>
    <w:rsid w:val="00CD1EE9"/>
    <w:rsid w:val="00CD290F"/>
    <w:rsid w:val="00CD2972"/>
    <w:rsid w:val="00CD30E0"/>
    <w:rsid w:val="00CD3105"/>
    <w:rsid w:val="00CD335C"/>
    <w:rsid w:val="00CD35A0"/>
    <w:rsid w:val="00CD36FD"/>
    <w:rsid w:val="00CD3976"/>
    <w:rsid w:val="00CD3BE6"/>
    <w:rsid w:val="00CD3C79"/>
    <w:rsid w:val="00CD400D"/>
    <w:rsid w:val="00CD40AE"/>
    <w:rsid w:val="00CD42B1"/>
    <w:rsid w:val="00CD4322"/>
    <w:rsid w:val="00CD4DFF"/>
    <w:rsid w:val="00CD4F1E"/>
    <w:rsid w:val="00CD5276"/>
    <w:rsid w:val="00CD56B0"/>
    <w:rsid w:val="00CD6143"/>
    <w:rsid w:val="00CD6391"/>
    <w:rsid w:val="00CD650E"/>
    <w:rsid w:val="00CD6CFF"/>
    <w:rsid w:val="00CD6E1D"/>
    <w:rsid w:val="00CD706B"/>
    <w:rsid w:val="00CD755E"/>
    <w:rsid w:val="00CD780A"/>
    <w:rsid w:val="00CD7E8C"/>
    <w:rsid w:val="00CE032C"/>
    <w:rsid w:val="00CE0B3B"/>
    <w:rsid w:val="00CE0D39"/>
    <w:rsid w:val="00CE10D6"/>
    <w:rsid w:val="00CE1226"/>
    <w:rsid w:val="00CE1724"/>
    <w:rsid w:val="00CE1C68"/>
    <w:rsid w:val="00CE1E2B"/>
    <w:rsid w:val="00CE1EFC"/>
    <w:rsid w:val="00CE20BE"/>
    <w:rsid w:val="00CE2887"/>
    <w:rsid w:val="00CE2929"/>
    <w:rsid w:val="00CE2A11"/>
    <w:rsid w:val="00CE2DED"/>
    <w:rsid w:val="00CE39EE"/>
    <w:rsid w:val="00CE3E29"/>
    <w:rsid w:val="00CE3F1F"/>
    <w:rsid w:val="00CE462B"/>
    <w:rsid w:val="00CE4865"/>
    <w:rsid w:val="00CE4A21"/>
    <w:rsid w:val="00CE4C70"/>
    <w:rsid w:val="00CE4F73"/>
    <w:rsid w:val="00CE52B4"/>
    <w:rsid w:val="00CE55D0"/>
    <w:rsid w:val="00CE5BD3"/>
    <w:rsid w:val="00CE5D18"/>
    <w:rsid w:val="00CE6955"/>
    <w:rsid w:val="00CE6ED2"/>
    <w:rsid w:val="00CE6F8A"/>
    <w:rsid w:val="00CE708C"/>
    <w:rsid w:val="00CE71D0"/>
    <w:rsid w:val="00CE74BA"/>
    <w:rsid w:val="00CE750C"/>
    <w:rsid w:val="00CE7AA8"/>
    <w:rsid w:val="00CF0178"/>
    <w:rsid w:val="00CF01B5"/>
    <w:rsid w:val="00CF033C"/>
    <w:rsid w:val="00CF0678"/>
    <w:rsid w:val="00CF07A7"/>
    <w:rsid w:val="00CF0AA8"/>
    <w:rsid w:val="00CF1301"/>
    <w:rsid w:val="00CF136B"/>
    <w:rsid w:val="00CF1751"/>
    <w:rsid w:val="00CF1BD5"/>
    <w:rsid w:val="00CF20D6"/>
    <w:rsid w:val="00CF2ECB"/>
    <w:rsid w:val="00CF31A4"/>
    <w:rsid w:val="00CF3950"/>
    <w:rsid w:val="00CF3B58"/>
    <w:rsid w:val="00CF3F50"/>
    <w:rsid w:val="00CF4820"/>
    <w:rsid w:val="00CF5371"/>
    <w:rsid w:val="00CF5567"/>
    <w:rsid w:val="00CF5771"/>
    <w:rsid w:val="00CF577D"/>
    <w:rsid w:val="00CF5C7A"/>
    <w:rsid w:val="00CF5CCD"/>
    <w:rsid w:val="00CF5EE9"/>
    <w:rsid w:val="00CF622A"/>
    <w:rsid w:val="00CF679F"/>
    <w:rsid w:val="00CF6BB1"/>
    <w:rsid w:val="00CF6CD6"/>
    <w:rsid w:val="00CF6E32"/>
    <w:rsid w:val="00CF73B3"/>
    <w:rsid w:val="00CF770B"/>
    <w:rsid w:val="00CF7ADF"/>
    <w:rsid w:val="00D000D2"/>
    <w:rsid w:val="00D00D05"/>
    <w:rsid w:val="00D01345"/>
    <w:rsid w:val="00D01656"/>
    <w:rsid w:val="00D018F8"/>
    <w:rsid w:val="00D02745"/>
    <w:rsid w:val="00D0365C"/>
    <w:rsid w:val="00D0367D"/>
    <w:rsid w:val="00D03739"/>
    <w:rsid w:val="00D03920"/>
    <w:rsid w:val="00D03A82"/>
    <w:rsid w:val="00D0419B"/>
    <w:rsid w:val="00D0426A"/>
    <w:rsid w:val="00D0459B"/>
    <w:rsid w:val="00D0507F"/>
    <w:rsid w:val="00D050A1"/>
    <w:rsid w:val="00D05226"/>
    <w:rsid w:val="00D05448"/>
    <w:rsid w:val="00D05609"/>
    <w:rsid w:val="00D0590D"/>
    <w:rsid w:val="00D05BA1"/>
    <w:rsid w:val="00D061ED"/>
    <w:rsid w:val="00D063C7"/>
    <w:rsid w:val="00D069FF"/>
    <w:rsid w:val="00D06C9E"/>
    <w:rsid w:val="00D06D9B"/>
    <w:rsid w:val="00D06EE9"/>
    <w:rsid w:val="00D07030"/>
    <w:rsid w:val="00D076AC"/>
    <w:rsid w:val="00D076EC"/>
    <w:rsid w:val="00D10BAF"/>
    <w:rsid w:val="00D10C69"/>
    <w:rsid w:val="00D10D46"/>
    <w:rsid w:val="00D11297"/>
    <w:rsid w:val="00D11471"/>
    <w:rsid w:val="00D1153D"/>
    <w:rsid w:val="00D115EC"/>
    <w:rsid w:val="00D11758"/>
    <w:rsid w:val="00D11A3F"/>
    <w:rsid w:val="00D11E70"/>
    <w:rsid w:val="00D11EB3"/>
    <w:rsid w:val="00D125E8"/>
    <w:rsid w:val="00D12BFD"/>
    <w:rsid w:val="00D133C1"/>
    <w:rsid w:val="00D1340C"/>
    <w:rsid w:val="00D137D0"/>
    <w:rsid w:val="00D13900"/>
    <w:rsid w:val="00D13E61"/>
    <w:rsid w:val="00D140C5"/>
    <w:rsid w:val="00D14146"/>
    <w:rsid w:val="00D14230"/>
    <w:rsid w:val="00D149E4"/>
    <w:rsid w:val="00D15101"/>
    <w:rsid w:val="00D15377"/>
    <w:rsid w:val="00D1573F"/>
    <w:rsid w:val="00D15B59"/>
    <w:rsid w:val="00D15F8D"/>
    <w:rsid w:val="00D162AC"/>
    <w:rsid w:val="00D167EB"/>
    <w:rsid w:val="00D16AD4"/>
    <w:rsid w:val="00D16B10"/>
    <w:rsid w:val="00D17012"/>
    <w:rsid w:val="00D17148"/>
    <w:rsid w:val="00D201E9"/>
    <w:rsid w:val="00D202B4"/>
    <w:rsid w:val="00D20520"/>
    <w:rsid w:val="00D20F1A"/>
    <w:rsid w:val="00D212A4"/>
    <w:rsid w:val="00D21301"/>
    <w:rsid w:val="00D2150F"/>
    <w:rsid w:val="00D21A7A"/>
    <w:rsid w:val="00D21AE3"/>
    <w:rsid w:val="00D22029"/>
    <w:rsid w:val="00D2229B"/>
    <w:rsid w:val="00D2232C"/>
    <w:rsid w:val="00D223D8"/>
    <w:rsid w:val="00D22BB8"/>
    <w:rsid w:val="00D23227"/>
    <w:rsid w:val="00D2424A"/>
    <w:rsid w:val="00D244D7"/>
    <w:rsid w:val="00D2462C"/>
    <w:rsid w:val="00D24788"/>
    <w:rsid w:val="00D248B8"/>
    <w:rsid w:val="00D248E4"/>
    <w:rsid w:val="00D249EE"/>
    <w:rsid w:val="00D24DA1"/>
    <w:rsid w:val="00D252A5"/>
    <w:rsid w:val="00D2542B"/>
    <w:rsid w:val="00D25572"/>
    <w:rsid w:val="00D25687"/>
    <w:rsid w:val="00D26531"/>
    <w:rsid w:val="00D26835"/>
    <w:rsid w:val="00D26A15"/>
    <w:rsid w:val="00D2708C"/>
    <w:rsid w:val="00D2719B"/>
    <w:rsid w:val="00D274AF"/>
    <w:rsid w:val="00D27525"/>
    <w:rsid w:val="00D275DD"/>
    <w:rsid w:val="00D27FDA"/>
    <w:rsid w:val="00D30449"/>
    <w:rsid w:val="00D3044C"/>
    <w:rsid w:val="00D30FCF"/>
    <w:rsid w:val="00D31040"/>
    <w:rsid w:val="00D31853"/>
    <w:rsid w:val="00D31B23"/>
    <w:rsid w:val="00D31B4A"/>
    <w:rsid w:val="00D31B75"/>
    <w:rsid w:val="00D31E62"/>
    <w:rsid w:val="00D320B2"/>
    <w:rsid w:val="00D321BA"/>
    <w:rsid w:val="00D328A0"/>
    <w:rsid w:val="00D32C58"/>
    <w:rsid w:val="00D33899"/>
    <w:rsid w:val="00D338D2"/>
    <w:rsid w:val="00D33D6B"/>
    <w:rsid w:val="00D33EA4"/>
    <w:rsid w:val="00D34026"/>
    <w:rsid w:val="00D340F3"/>
    <w:rsid w:val="00D34606"/>
    <w:rsid w:val="00D3473D"/>
    <w:rsid w:val="00D34979"/>
    <w:rsid w:val="00D34A6F"/>
    <w:rsid w:val="00D35249"/>
    <w:rsid w:val="00D354F6"/>
    <w:rsid w:val="00D3593B"/>
    <w:rsid w:val="00D35A6E"/>
    <w:rsid w:val="00D35A90"/>
    <w:rsid w:val="00D35B11"/>
    <w:rsid w:val="00D35E5E"/>
    <w:rsid w:val="00D35F46"/>
    <w:rsid w:val="00D363AF"/>
    <w:rsid w:val="00D364C1"/>
    <w:rsid w:val="00D365BC"/>
    <w:rsid w:val="00D36B40"/>
    <w:rsid w:val="00D36B4A"/>
    <w:rsid w:val="00D36D5E"/>
    <w:rsid w:val="00D37352"/>
    <w:rsid w:val="00D373B8"/>
    <w:rsid w:val="00D377EE"/>
    <w:rsid w:val="00D3780A"/>
    <w:rsid w:val="00D37B9A"/>
    <w:rsid w:val="00D37ED7"/>
    <w:rsid w:val="00D407E1"/>
    <w:rsid w:val="00D40E4E"/>
    <w:rsid w:val="00D41252"/>
    <w:rsid w:val="00D41262"/>
    <w:rsid w:val="00D4137B"/>
    <w:rsid w:val="00D413BD"/>
    <w:rsid w:val="00D4167B"/>
    <w:rsid w:val="00D41B79"/>
    <w:rsid w:val="00D4241A"/>
    <w:rsid w:val="00D42837"/>
    <w:rsid w:val="00D42A95"/>
    <w:rsid w:val="00D42C83"/>
    <w:rsid w:val="00D43116"/>
    <w:rsid w:val="00D4355B"/>
    <w:rsid w:val="00D436B9"/>
    <w:rsid w:val="00D43A5A"/>
    <w:rsid w:val="00D43B60"/>
    <w:rsid w:val="00D43B6F"/>
    <w:rsid w:val="00D4463E"/>
    <w:rsid w:val="00D446A3"/>
    <w:rsid w:val="00D44731"/>
    <w:rsid w:val="00D44985"/>
    <w:rsid w:val="00D44A86"/>
    <w:rsid w:val="00D44AEC"/>
    <w:rsid w:val="00D45260"/>
    <w:rsid w:val="00D45366"/>
    <w:rsid w:val="00D453B8"/>
    <w:rsid w:val="00D45E4B"/>
    <w:rsid w:val="00D46241"/>
    <w:rsid w:val="00D4631C"/>
    <w:rsid w:val="00D46334"/>
    <w:rsid w:val="00D46425"/>
    <w:rsid w:val="00D46FEB"/>
    <w:rsid w:val="00D47738"/>
    <w:rsid w:val="00D478FE"/>
    <w:rsid w:val="00D47E78"/>
    <w:rsid w:val="00D47FEB"/>
    <w:rsid w:val="00D503DE"/>
    <w:rsid w:val="00D51067"/>
    <w:rsid w:val="00D515BB"/>
    <w:rsid w:val="00D51A8D"/>
    <w:rsid w:val="00D51B17"/>
    <w:rsid w:val="00D5399B"/>
    <w:rsid w:val="00D53B91"/>
    <w:rsid w:val="00D53EAF"/>
    <w:rsid w:val="00D541DD"/>
    <w:rsid w:val="00D54702"/>
    <w:rsid w:val="00D54B14"/>
    <w:rsid w:val="00D54CAD"/>
    <w:rsid w:val="00D54E18"/>
    <w:rsid w:val="00D54E26"/>
    <w:rsid w:val="00D55120"/>
    <w:rsid w:val="00D55DDD"/>
    <w:rsid w:val="00D56669"/>
    <w:rsid w:val="00D56B11"/>
    <w:rsid w:val="00D56E19"/>
    <w:rsid w:val="00D577C5"/>
    <w:rsid w:val="00D577F9"/>
    <w:rsid w:val="00D57A7F"/>
    <w:rsid w:val="00D60200"/>
    <w:rsid w:val="00D6022F"/>
    <w:rsid w:val="00D60731"/>
    <w:rsid w:val="00D6098B"/>
    <w:rsid w:val="00D6129D"/>
    <w:rsid w:val="00D612A4"/>
    <w:rsid w:val="00D61BAA"/>
    <w:rsid w:val="00D626E6"/>
    <w:rsid w:val="00D62981"/>
    <w:rsid w:val="00D63AFC"/>
    <w:rsid w:val="00D64807"/>
    <w:rsid w:val="00D64CAF"/>
    <w:rsid w:val="00D64ED6"/>
    <w:rsid w:val="00D64EDC"/>
    <w:rsid w:val="00D64F87"/>
    <w:rsid w:val="00D651EE"/>
    <w:rsid w:val="00D656C8"/>
    <w:rsid w:val="00D6583E"/>
    <w:rsid w:val="00D659D5"/>
    <w:rsid w:val="00D65F75"/>
    <w:rsid w:val="00D6617A"/>
    <w:rsid w:val="00D6700C"/>
    <w:rsid w:val="00D67501"/>
    <w:rsid w:val="00D678C5"/>
    <w:rsid w:val="00D67BFE"/>
    <w:rsid w:val="00D7000A"/>
    <w:rsid w:val="00D70303"/>
    <w:rsid w:val="00D7050A"/>
    <w:rsid w:val="00D70FC9"/>
    <w:rsid w:val="00D71008"/>
    <w:rsid w:val="00D7115C"/>
    <w:rsid w:val="00D712D8"/>
    <w:rsid w:val="00D71489"/>
    <w:rsid w:val="00D719D7"/>
    <w:rsid w:val="00D72030"/>
    <w:rsid w:val="00D7218F"/>
    <w:rsid w:val="00D7243E"/>
    <w:rsid w:val="00D72771"/>
    <w:rsid w:val="00D72800"/>
    <w:rsid w:val="00D7296A"/>
    <w:rsid w:val="00D73395"/>
    <w:rsid w:val="00D736A5"/>
    <w:rsid w:val="00D738E1"/>
    <w:rsid w:val="00D73A11"/>
    <w:rsid w:val="00D73E32"/>
    <w:rsid w:val="00D73FF3"/>
    <w:rsid w:val="00D742EE"/>
    <w:rsid w:val="00D74597"/>
    <w:rsid w:val="00D74A17"/>
    <w:rsid w:val="00D74D1C"/>
    <w:rsid w:val="00D75081"/>
    <w:rsid w:val="00D7561B"/>
    <w:rsid w:val="00D75669"/>
    <w:rsid w:val="00D7584B"/>
    <w:rsid w:val="00D75884"/>
    <w:rsid w:val="00D759B3"/>
    <w:rsid w:val="00D75A3E"/>
    <w:rsid w:val="00D7677C"/>
    <w:rsid w:val="00D767B7"/>
    <w:rsid w:val="00D7687C"/>
    <w:rsid w:val="00D76E90"/>
    <w:rsid w:val="00D778E2"/>
    <w:rsid w:val="00D77A6E"/>
    <w:rsid w:val="00D80524"/>
    <w:rsid w:val="00D805A2"/>
    <w:rsid w:val="00D805A7"/>
    <w:rsid w:val="00D80817"/>
    <w:rsid w:val="00D8151D"/>
    <w:rsid w:val="00D817A1"/>
    <w:rsid w:val="00D81AAC"/>
    <w:rsid w:val="00D82242"/>
    <w:rsid w:val="00D82445"/>
    <w:rsid w:val="00D825C3"/>
    <w:rsid w:val="00D8287D"/>
    <w:rsid w:val="00D828F4"/>
    <w:rsid w:val="00D82DFE"/>
    <w:rsid w:val="00D830E3"/>
    <w:rsid w:val="00D83514"/>
    <w:rsid w:val="00D83582"/>
    <w:rsid w:val="00D8363E"/>
    <w:rsid w:val="00D83896"/>
    <w:rsid w:val="00D83C67"/>
    <w:rsid w:val="00D83C73"/>
    <w:rsid w:val="00D83EF6"/>
    <w:rsid w:val="00D8413C"/>
    <w:rsid w:val="00D843FA"/>
    <w:rsid w:val="00D8462E"/>
    <w:rsid w:val="00D84754"/>
    <w:rsid w:val="00D851B7"/>
    <w:rsid w:val="00D85405"/>
    <w:rsid w:val="00D854EB"/>
    <w:rsid w:val="00D85568"/>
    <w:rsid w:val="00D85689"/>
    <w:rsid w:val="00D85FC3"/>
    <w:rsid w:val="00D862AC"/>
    <w:rsid w:val="00D862DA"/>
    <w:rsid w:val="00D8698D"/>
    <w:rsid w:val="00D86E45"/>
    <w:rsid w:val="00D87015"/>
    <w:rsid w:val="00D871A8"/>
    <w:rsid w:val="00D876BB"/>
    <w:rsid w:val="00D87AF9"/>
    <w:rsid w:val="00D87B49"/>
    <w:rsid w:val="00D87BF2"/>
    <w:rsid w:val="00D87D67"/>
    <w:rsid w:val="00D87F65"/>
    <w:rsid w:val="00D87FD2"/>
    <w:rsid w:val="00D87FD6"/>
    <w:rsid w:val="00D903E0"/>
    <w:rsid w:val="00D90DEC"/>
    <w:rsid w:val="00D90E46"/>
    <w:rsid w:val="00D91022"/>
    <w:rsid w:val="00D9171F"/>
    <w:rsid w:val="00D918AF"/>
    <w:rsid w:val="00D919A0"/>
    <w:rsid w:val="00D919C6"/>
    <w:rsid w:val="00D91ACD"/>
    <w:rsid w:val="00D91FD6"/>
    <w:rsid w:val="00D9205A"/>
    <w:rsid w:val="00D926EB"/>
    <w:rsid w:val="00D9272F"/>
    <w:rsid w:val="00D92AAE"/>
    <w:rsid w:val="00D92D29"/>
    <w:rsid w:val="00D92D8C"/>
    <w:rsid w:val="00D92E65"/>
    <w:rsid w:val="00D93609"/>
    <w:rsid w:val="00D9414D"/>
    <w:rsid w:val="00D947EF"/>
    <w:rsid w:val="00D95097"/>
    <w:rsid w:val="00D951E9"/>
    <w:rsid w:val="00D95A83"/>
    <w:rsid w:val="00D960AC"/>
    <w:rsid w:val="00D96404"/>
    <w:rsid w:val="00D96D15"/>
    <w:rsid w:val="00D971FF"/>
    <w:rsid w:val="00D97854"/>
    <w:rsid w:val="00D97E21"/>
    <w:rsid w:val="00D97F41"/>
    <w:rsid w:val="00DA0388"/>
    <w:rsid w:val="00DA05A0"/>
    <w:rsid w:val="00DA0B38"/>
    <w:rsid w:val="00DA0FC7"/>
    <w:rsid w:val="00DA120E"/>
    <w:rsid w:val="00DA1600"/>
    <w:rsid w:val="00DA1861"/>
    <w:rsid w:val="00DA1AC9"/>
    <w:rsid w:val="00DA1CA0"/>
    <w:rsid w:val="00DA20D8"/>
    <w:rsid w:val="00DA2111"/>
    <w:rsid w:val="00DA26BF"/>
    <w:rsid w:val="00DA2934"/>
    <w:rsid w:val="00DA2C59"/>
    <w:rsid w:val="00DA30B6"/>
    <w:rsid w:val="00DA3196"/>
    <w:rsid w:val="00DA3D41"/>
    <w:rsid w:val="00DA4B9B"/>
    <w:rsid w:val="00DA4F16"/>
    <w:rsid w:val="00DA6542"/>
    <w:rsid w:val="00DA654E"/>
    <w:rsid w:val="00DA66F5"/>
    <w:rsid w:val="00DA6C65"/>
    <w:rsid w:val="00DA6D62"/>
    <w:rsid w:val="00DA6DE3"/>
    <w:rsid w:val="00DA7572"/>
    <w:rsid w:val="00DA76DA"/>
    <w:rsid w:val="00DA791D"/>
    <w:rsid w:val="00DA7DBE"/>
    <w:rsid w:val="00DA7F19"/>
    <w:rsid w:val="00DB0024"/>
    <w:rsid w:val="00DB00A4"/>
    <w:rsid w:val="00DB06B7"/>
    <w:rsid w:val="00DB07D1"/>
    <w:rsid w:val="00DB16E9"/>
    <w:rsid w:val="00DB172D"/>
    <w:rsid w:val="00DB1777"/>
    <w:rsid w:val="00DB1908"/>
    <w:rsid w:val="00DB1B98"/>
    <w:rsid w:val="00DB1DEE"/>
    <w:rsid w:val="00DB2310"/>
    <w:rsid w:val="00DB26D1"/>
    <w:rsid w:val="00DB2745"/>
    <w:rsid w:val="00DB279F"/>
    <w:rsid w:val="00DB28B5"/>
    <w:rsid w:val="00DB317A"/>
    <w:rsid w:val="00DB3941"/>
    <w:rsid w:val="00DB3949"/>
    <w:rsid w:val="00DB3963"/>
    <w:rsid w:val="00DB3C44"/>
    <w:rsid w:val="00DB429D"/>
    <w:rsid w:val="00DB47E1"/>
    <w:rsid w:val="00DB4F58"/>
    <w:rsid w:val="00DB523A"/>
    <w:rsid w:val="00DB57D2"/>
    <w:rsid w:val="00DB5814"/>
    <w:rsid w:val="00DB5848"/>
    <w:rsid w:val="00DB5AF3"/>
    <w:rsid w:val="00DB60CB"/>
    <w:rsid w:val="00DB6ECE"/>
    <w:rsid w:val="00DB71CB"/>
    <w:rsid w:val="00DB740E"/>
    <w:rsid w:val="00DB794D"/>
    <w:rsid w:val="00DB7A35"/>
    <w:rsid w:val="00DC0401"/>
    <w:rsid w:val="00DC0860"/>
    <w:rsid w:val="00DC0A9C"/>
    <w:rsid w:val="00DC0F94"/>
    <w:rsid w:val="00DC1249"/>
    <w:rsid w:val="00DC15A8"/>
    <w:rsid w:val="00DC17DD"/>
    <w:rsid w:val="00DC1943"/>
    <w:rsid w:val="00DC1B6C"/>
    <w:rsid w:val="00DC1D00"/>
    <w:rsid w:val="00DC1DB9"/>
    <w:rsid w:val="00DC2119"/>
    <w:rsid w:val="00DC2534"/>
    <w:rsid w:val="00DC2B01"/>
    <w:rsid w:val="00DC2CA0"/>
    <w:rsid w:val="00DC31E3"/>
    <w:rsid w:val="00DC3917"/>
    <w:rsid w:val="00DC3944"/>
    <w:rsid w:val="00DC44BF"/>
    <w:rsid w:val="00DC45FC"/>
    <w:rsid w:val="00DC4812"/>
    <w:rsid w:val="00DC49D6"/>
    <w:rsid w:val="00DC4CD3"/>
    <w:rsid w:val="00DC4FDD"/>
    <w:rsid w:val="00DC52DE"/>
    <w:rsid w:val="00DC566C"/>
    <w:rsid w:val="00DC59C4"/>
    <w:rsid w:val="00DC69CC"/>
    <w:rsid w:val="00DC6F58"/>
    <w:rsid w:val="00DC77CC"/>
    <w:rsid w:val="00DC7866"/>
    <w:rsid w:val="00DC7AB8"/>
    <w:rsid w:val="00DC7B30"/>
    <w:rsid w:val="00DC7F31"/>
    <w:rsid w:val="00DD00E9"/>
    <w:rsid w:val="00DD0226"/>
    <w:rsid w:val="00DD05E1"/>
    <w:rsid w:val="00DD07C9"/>
    <w:rsid w:val="00DD0A59"/>
    <w:rsid w:val="00DD0AF8"/>
    <w:rsid w:val="00DD0B7E"/>
    <w:rsid w:val="00DD0D06"/>
    <w:rsid w:val="00DD0E8C"/>
    <w:rsid w:val="00DD10F8"/>
    <w:rsid w:val="00DD12C4"/>
    <w:rsid w:val="00DD16B6"/>
    <w:rsid w:val="00DD16B9"/>
    <w:rsid w:val="00DD1749"/>
    <w:rsid w:val="00DD17F3"/>
    <w:rsid w:val="00DD1847"/>
    <w:rsid w:val="00DD185D"/>
    <w:rsid w:val="00DD1F0A"/>
    <w:rsid w:val="00DD2019"/>
    <w:rsid w:val="00DD213A"/>
    <w:rsid w:val="00DD265A"/>
    <w:rsid w:val="00DD273C"/>
    <w:rsid w:val="00DD29E7"/>
    <w:rsid w:val="00DD2AA7"/>
    <w:rsid w:val="00DD2D7A"/>
    <w:rsid w:val="00DD2DA5"/>
    <w:rsid w:val="00DD344B"/>
    <w:rsid w:val="00DD355D"/>
    <w:rsid w:val="00DD3676"/>
    <w:rsid w:val="00DD3990"/>
    <w:rsid w:val="00DD4075"/>
    <w:rsid w:val="00DD4205"/>
    <w:rsid w:val="00DD4300"/>
    <w:rsid w:val="00DD4738"/>
    <w:rsid w:val="00DD4A82"/>
    <w:rsid w:val="00DD4E82"/>
    <w:rsid w:val="00DD5421"/>
    <w:rsid w:val="00DD5876"/>
    <w:rsid w:val="00DD5EED"/>
    <w:rsid w:val="00DD642D"/>
    <w:rsid w:val="00DD6923"/>
    <w:rsid w:val="00DD69E7"/>
    <w:rsid w:val="00DD6CB7"/>
    <w:rsid w:val="00DD73A8"/>
    <w:rsid w:val="00DD7571"/>
    <w:rsid w:val="00DD7820"/>
    <w:rsid w:val="00DD7C42"/>
    <w:rsid w:val="00DD7EB9"/>
    <w:rsid w:val="00DE0B59"/>
    <w:rsid w:val="00DE10E8"/>
    <w:rsid w:val="00DE117D"/>
    <w:rsid w:val="00DE1386"/>
    <w:rsid w:val="00DE1466"/>
    <w:rsid w:val="00DE157D"/>
    <w:rsid w:val="00DE170E"/>
    <w:rsid w:val="00DE1B98"/>
    <w:rsid w:val="00DE1C12"/>
    <w:rsid w:val="00DE1C1B"/>
    <w:rsid w:val="00DE1FD0"/>
    <w:rsid w:val="00DE22FD"/>
    <w:rsid w:val="00DE2648"/>
    <w:rsid w:val="00DE28C6"/>
    <w:rsid w:val="00DE2F8E"/>
    <w:rsid w:val="00DE3065"/>
    <w:rsid w:val="00DE30FB"/>
    <w:rsid w:val="00DE334E"/>
    <w:rsid w:val="00DE3646"/>
    <w:rsid w:val="00DE3C2B"/>
    <w:rsid w:val="00DE3C86"/>
    <w:rsid w:val="00DE3D5F"/>
    <w:rsid w:val="00DE3D75"/>
    <w:rsid w:val="00DE3E91"/>
    <w:rsid w:val="00DE49E9"/>
    <w:rsid w:val="00DE4DC2"/>
    <w:rsid w:val="00DE55DD"/>
    <w:rsid w:val="00DE5B4A"/>
    <w:rsid w:val="00DE6430"/>
    <w:rsid w:val="00DE65CA"/>
    <w:rsid w:val="00DE6F06"/>
    <w:rsid w:val="00DE70E2"/>
    <w:rsid w:val="00DE74C2"/>
    <w:rsid w:val="00DF055F"/>
    <w:rsid w:val="00DF0718"/>
    <w:rsid w:val="00DF0EE3"/>
    <w:rsid w:val="00DF1076"/>
    <w:rsid w:val="00DF1612"/>
    <w:rsid w:val="00DF1652"/>
    <w:rsid w:val="00DF1787"/>
    <w:rsid w:val="00DF1AAC"/>
    <w:rsid w:val="00DF1CFE"/>
    <w:rsid w:val="00DF212D"/>
    <w:rsid w:val="00DF21F7"/>
    <w:rsid w:val="00DF24B9"/>
    <w:rsid w:val="00DF2BD9"/>
    <w:rsid w:val="00DF2F36"/>
    <w:rsid w:val="00DF30DF"/>
    <w:rsid w:val="00DF32B7"/>
    <w:rsid w:val="00DF3641"/>
    <w:rsid w:val="00DF389E"/>
    <w:rsid w:val="00DF3C92"/>
    <w:rsid w:val="00DF3E1D"/>
    <w:rsid w:val="00DF411C"/>
    <w:rsid w:val="00DF4524"/>
    <w:rsid w:val="00DF49ED"/>
    <w:rsid w:val="00DF4A91"/>
    <w:rsid w:val="00DF4E3A"/>
    <w:rsid w:val="00DF532E"/>
    <w:rsid w:val="00DF572F"/>
    <w:rsid w:val="00DF59D5"/>
    <w:rsid w:val="00DF5A59"/>
    <w:rsid w:val="00DF5CB8"/>
    <w:rsid w:val="00DF5E06"/>
    <w:rsid w:val="00DF5F81"/>
    <w:rsid w:val="00DF61D9"/>
    <w:rsid w:val="00DF6417"/>
    <w:rsid w:val="00DF6470"/>
    <w:rsid w:val="00DF6DBE"/>
    <w:rsid w:val="00DF7266"/>
    <w:rsid w:val="00DF74BE"/>
    <w:rsid w:val="00DF7AFB"/>
    <w:rsid w:val="00E0031B"/>
    <w:rsid w:val="00E004B2"/>
    <w:rsid w:val="00E007B6"/>
    <w:rsid w:val="00E0083E"/>
    <w:rsid w:val="00E00A61"/>
    <w:rsid w:val="00E00CA8"/>
    <w:rsid w:val="00E00DE3"/>
    <w:rsid w:val="00E00E73"/>
    <w:rsid w:val="00E011AB"/>
    <w:rsid w:val="00E01286"/>
    <w:rsid w:val="00E0147D"/>
    <w:rsid w:val="00E014D0"/>
    <w:rsid w:val="00E016F2"/>
    <w:rsid w:val="00E01845"/>
    <w:rsid w:val="00E02018"/>
    <w:rsid w:val="00E022B0"/>
    <w:rsid w:val="00E026A1"/>
    <w:rsid w:val="00E028D9"/>
    <w:rsid w:val="00E02E2E"/>
    <w:rsid w:val="00E02E35"/>
    <w:rsid w:val="00E02EB3"/>
    <w:rsid w:val="00E02FCA"/>
    <w:rsid w:val="00E0310A"/>
    <w:rsid w:val="00E031CC"/>
    <w:rsid w:val="00E032AB"/>
    <w:rsid w:val="00E03395"/>
    <w:rsid w:val="00E03569"/>
    <w:rsid w:val="00E03791"/>
    <w:rsid w:val="00E03B14"/>
    <w:rsid w:val="00E03B82"/>
    <w:rsid w:val="00E03CD4"/>
    <w:rsid w:val="00E03EBB"/>
    <w:rsid w:val="00E040D5"/>
    <w:rsid w:val="00E04209"/>
    <w:rsid w:val="00E042A9"/>
    <w:rsid w:val="00E043C8"/>
    <w:rsid w:val="00E04A89"/>
    <w:rsid w:val="00E05282"/>
    <w:rsid w:val="00E053DA"/>
    <w:rsid w:val="00E05477"/>
    <w:rsid w:val="00E05F20"/>
    <w:rsid w:val="00E05FEE"/>
    <w:rsid w:val="00E06083"/>
    <w:rsid w:val="00E067E2"/>
    <w:rsid w:val="00E06DB7"/>
    <w:rsid w:val="00E06EB2"/>
    <w:rsid w:val="00E073AA"/>
    <w:rsid w:val="00E073AB"/>
    <w:rsid w:val="00E074F4"/>
    <w:rsid w:val="00E07634"/>
    <w:rsid w:val="00E07992"/>
    <w:rsid w:val="00E07CAD"/>
    <w:rsid w:val="00E1040E"/>
    <w:rsid w:val="00E10720"/>
    <w:rsid w:val="00E108ED"/>
    <w:rsid w:val="00E1136F"/>
    <w:rsid w:val="00E11397"/>
    <w:rsid w:val="00E11A59"/>
    <w:rsid w:val="00E11F50"/>
    <w:rsid w:val="00E1273A"/>
    <w:rsid w:val="00E12CDB"/>
    <w:rsid w:val="00E13309"/>
    <w:rsid w:val="00E13C9B"/>
    <w:rsid w:val="00E13F1F"/>
    <w:rsid w:val="00E1453B"/>
    <w:rsid w:val="00E14D5F"/>
    <w:rsid w:val="00E1541A"/>
    <w:rsid w:val="00E156CF"/>
    <w:rsid w:val="00E1577A"/>
    <w:rsid w:val="00E15CFD"/>
    <w:rsid w:val="00E15F2B"/>
    <w:rsid w:val="00E161E7"/>
    <w:rsid w:val="00E162C4"/>
    <w:rsid w:val="00E16670"/>
    <w:rsid w:val="00E1667B"/>
    <w:rsid w:val="00E16809"/>
    <w:rsid w:val="00E16A8D"/>
    <w:rsid w:val="00E16B81"/>
    <w:rsid w:val="00E16B85"/>
    <w:rsid w:val="00E16CFD"/>
    <w:rsid w:val="00E170B5"/>
    <w:rsid w:val="00E17686"/>
    <w:rsid w:val="00E17FD1"/>
    <w:rsid w:val="00E205C6"/>
    <w:rsid w:val="00E206DB"/>
    <w:rsid w:val="00E20B14"/>
    <w:rsid w:val="00E20DAF"/>
    <w:rsid w:val="00E211B3"/>
    <w:rsid w:val="00E21510"/>
    <w:rsid w:val="00E217FA"/>
    <w:rsid w:val="00E21A27"/>
    <w:rsid w:val="00E21BDC"/>
    <w:rsid w:val="00E21C84"/>
    <w:rsid w:val="00E21F44"/>
    <w:rsid w:val="00E21F5A"/>
    <w:rsid w:val="00E22302"/>
    <w:rsid w:val="00E22843"/>
    <w:rsid w:val="00E22BDF"/>
    <w:rsid w:val="00E22D22"/>
    <w:rsid w:val="00E22DE2"/>
    <w:rsid w:val="00E22EFD"/>
    <w:rsid w:val="00E233AB"/>
    <w:rsid w:val="00E239CC"/>
    <w:rsid w:val="00E23B7B"/>
    <w:rsid w:val="00E23CBB"/>
    <w:rsid w:val="00E23D70"/>
    <w:rsid w:val="00E240DF"/>
    <w:rsid w:val="00E2428F"/>
    <w:rsid w:val="00E249EA"/>
    <w:rsid w:val="00E24A4B"/>
    <w:rsid w:val="00E24AB0"/>
    <w:rsid w:val="00E24B42"/>
    <w:rsid w:val="00E24BA4"/>
    <w:rsid w:val="00E24ED3"/>
    <w:rsid w:val="00E24FB6"/>
    <w:rsid w:val="00E25239"/>
    <w:rsid w:val="00E259B7"/>
    <w:rsid w:val="00E25A7D"/>
    <w:rsid w:val="00E25DF9"/>
    <w:rsid w:val="00E25E20"/>
    <w:rsid w:val="00E26176"/>
    <w:rsid w:val="00E26311"/>
    <w:rsid w:val="00E26527"/>
    <w:rsid w:val="00E26906"/>
    <w:rsid w:val="00E26EBC"/>
    <w:rsid w:val="00E276E5"/>
    <w:rsid w:val="00E301D2"/>
    <w:rsid w:val="00E30977"/>
    <w:rsid w:val="00E30EB9"/>
    <w:rsid w:val="00E311C5"/>
    <w:rsid w:val="00E31619"/>
    <w:rsid w:val="00E316AA"/>
    <w:rsid w:val="00E317D8"/>
    <w:rsid w:val="00E31C22"/>
    <w:rsid w:val="00E3243F"/>
    <w:rsid w:val="00E32507"/>
    <w:rsid w:val="00E3303E"/>
    <w:rsid w:val="00E3316E"/>
    <w:rsid w:val="00E333DA"/>
    <w:rsid w:val="00E33444"/>
    <w:rsid w:val="00E3344A"/>
    <w:rsid w:val="00E337CE"/>
    <w:rsid w:val="00E33F46"/>
    <w:rsid w:val="00E3438F"/>
    <w:rsid w:val="00E34468"/>
    <w:rsid w:val="00E3448D"/>
    <w:rsid w:val="00E345B7"/>
    <w:rsid w:val="00E349F1"/>
    <w:rsid w:val="00E34ECB"/>
    <w:rsid w:val="00E353D8"/>
    <w:rsid w:val="00E35F19"/>
    <w:rsid w:val="00E36499"/>
    <w:rsid w:val="00E367E2"/>
    <w:rsid w:val="00E36D3E"/>
    <w:rsid w:val="00E36E27"/>
    <w:rsid w:val="00E37320"/>
    <w:rsid w:val="00E37EC4"/>
    <w:rsid w:val="00E40CCC"/>
    <w:rsid w:val="00E40D7D"/>
    <w:rsid w:val="00E417C5"/>
    <w:rsid w:val="00E41A5B"/>
    <w:rsid w:val="00E41B10"/>
    <w:rsid w:val="00E41DA0"/>
    <w:rsid w:val="00E4257B"/>
    <w:rsid w:val="00E426C5"/>
    <w:rsid w:val="00E42974"/>
    <w:rsid w:val="00E42BD8"/>
    <w:rsid w:val="00E42C07"/>
    <w:rsid w:val="00E42E23"/>
    <w:rsid w:val="00E42F85"/>
    <w:rsid w:val="00E4335E"/>
    <w:rsid w:val="00E434C5"/>
    <w:rsid w:val="00E43637"/>
    <w:rsid w:val="00E437A6"/>
    <w:rsid w:val="00E437FE"/>
    <w:rsid w:val="00E43875"/>
    <w:rsid w:val="00E43AF5"/>
    <w:rsid w:val="00E43E4C"/>
    <w:rsid w:val="00E43F41"/>
    <w:rsid w:val="00E43FEE"/>
    <w:rsid w:val="00E44409"/>
    <w:rsid w:val="00E445BD"/>
    <w:rsid w:val="00E44717"/>
    <w:rsid w:val="00E448F7"/>
    <w:rsid w:val="00E44C3C"/>
    <w:rsid w:val="00E4541D"/>
    <w:rsid w:val="00E45983"/>
    <w:rsid w:val="00E45B62"/>
    <w:rsid w:val="00E460D4"/>
    <w:rsid w:val="00E46436"/>
    <w:rsid w:val="00E4661E"/>
    <w:rsid w:val="00E467AB"/>
    <w:rsid w:val="00E467EB"/>
    <w:rsid w:val="00E46C37"/>
    <w:rsid w:val="00E46CCB"/>
    <w:rsid w:val="00E46F9A"/>
    <w:rsid w:val="00E47348"/>
    <w:rsid w:val="00E4760F"/>
    <w:rsid w:val="00E476B2"/>
    <w:rsid w:val="00E47845"/>
    <w:rsid w:val="00E4787E"/>
    <w:rsid w:val="00E4788C"/>
    <w:rsid w:val="00E47C13"/>
    <w:rsid w:val="00E47FC4"/>
    <w:rsid w:val="00E47FDB"/>
    <w:rsid w:val="00E5049B"/>
    <w:rsid w:val="00E507BC"/>
    <w:rsid w:val="00E5148F"/>
    <w:rsid w:val="00E516C7"/>
    <w:rsid w:val="00E517C8"/>
    <w:rsid w:val="00E51B9E"/>
    <w:rsid w:val="00E51BCD"/>
    <w:rsid w:val="00E51DC5"/>
    <w:rsid w:val="00E520CD"/>
    <w:rsid w:val="00E523C3"/>
    <w:rsid w:val="00E52543"/>
    <w:rsid w:val="00E52AA6"/>
    <w:rsid w:val="00E52AAC"/>
    <w:rsid w:val="00E53186"/>
    <w:rsid w:val="00E53A7D"/>
    <w:rsid w:val="00E54107"/>
    <w:rsid w:val="00E54141"/>
    <w:rsid w:val="00E541FA"/>
    <w:rsid w:val="00E5421D"/>
    <w:rsid w:val="00E54432"/>
    <w:rsid w:val="00E5453E"/>
    <w:rsid w:val="00E546AE"/>
    <w:rsid w:val="00E54703"/>
    <w:rsid w:val="00E54C0E"/>
    <w:rsid w:val="00E5568F"/>
    <w:rsid w:val="00E5578C"/>
    <w:rsid w:val="00E55938"/>
    <w:rsid w:val="00E55C80"/>
    <w:rsid w:val="00E55D8E"/>
    <w:rsid w:val="00E55FB1"/>
    <w:rsid w:val="00E5621B"/>
    <w:rsid w:val="00E56372"/>
    <w:rsid w:val="00E565D6"/>
    <w:rsid w:val="00E566E2"/>
    <w:rsid w:val="00E56E9D"/>
    <w:rsid w:val="00E576FD"/>
    <w:rsid w:val="00E57A72"/>
    <w:rsid w:val="00E60096"/>
    <w:rsid w:val="00E60159"/>
    <w:rsid w:val="00E60193"/>
    <w:rsid w:val="00E6025B"/>
    <w:rsid w:val="00E60527"/>
    <w:rsid w:val="00E60FD0"/>
    <w:rsid w:val="00E61418"/>
    <w:rsid w:val="00E614F4"/>
    <w:rsid w:val="00E61724"/>
    <w:rsid w:val="00E62699"/>
    <w:rsid w:val="00E627B8"/>
    <w:rsid w:val="00E63137"/>
    <w:rsid w:val="00E63A95"/>
    <w:rsid w:val="00E64409"/>
    <w:rsid w:val="00E64440"/>
    <w:rsid w:val="00E6450B"/>
    <w:rsid w:val="00E645EA"/>
    <w:rsid w:val="00E64659"/>
    <w:rsid w:val="00E6484A"/>
    <w:rsid w:val="00E64B75"/>
    <w:rsid w:val="00E64EC6"/>
    <w:rsid w:val="00E65231"/>
    <w:rsid w:val="00E657BC"/>
    <w:rsid w:val="00E657BE"/>
    <w:rsid w:val="00E65941"/>
    <w:rsid w:val="00E65A54"/>
    <w:rsid w:val="00E65B11"/>
    <w:rsid w:val="00E65C65"/>
    <w:rsid w:val="00E66741"/>
    <w:rsid w:val="00E667D3"/>
    <w:rsid w:val="00E67217"/>
    <w:rsid w:val="00E67314"/>
    <w:rsid w:val="00E67500"/>
    <w:rsid w:val="00E67503"/>
    <w:rsid w:val="00E67564"/>
    <w:rsid w:val="00E67637"/>
    <w:rsid w:val="00E6786A"/>
    <w:rsid w:val="00E67B64"/>
    <w:rsid w:val="00E67EA9"/>
    <w:rsid w:val="00E701E2"/>
    <w:rsid w:val="00E7026F"/>
    <w:rsid w:val="00E70474"/>
    <w:rsid w:val="00E711FC"/>
    <w:rsid w:val="00E71666"/>
    <w:rsid w:val="00E7206F"/>
    <w:rsid w:val="00E72077"/>
    <w:rsid w:val="00E7216F"/>
    <w:rsid w:val="00E723D6"/>
    <w:rsid w:val="00E7265A"/>
    <w:rsid w:val="00E728F3"/>
    <w:rsid w:val="00E731AB"/>
    <w:rsid w:val="00E734EC"/>
    <w:rsid w:val="00E7378D"/>
    <w:rsid w:val="00E737F2"/>
    <w:rsid w:val="00E73884"/>
    <w:rsid w:val="00E73A43"/>
    <w:rsid w:val="00E74191"/>
    <w:rsid w:val="00E74C2C"/>
    <w:rsid w:val="00E74FDD"/>
    <w:rsid w:val="00E7538E"/>
    <w:rsid w:val="00E753D6"/>
    <w:rsid w:val="00E75587"/>
    <w:rsid w:val="00E7571F"/>
    <w:rsid w:val="00E75AF4"/>
    <w:rsid w:val="00E75D8F"/>
    <w:rsid w:val="00E75F82"/>
    <w:rsid w:val="00E76564"/>
    <w:rsid w:val="00E76782"/>
    <w:rsid w:val="00E76B7B"/>
    <w:rsid w:val="00E772B1"/>
    <w:rsid w:val="00E77362"/>
    <w:rsid w:val="00E77A7A"/>
    <w:rsid w:val="00E77B6E"/>
    <w:rsid w:val="00E77C43"/>
    <w:rsid w:val="00E77F4D"/>
    <w:rsid w:val="00E8028C"/>
    <w:rsid w:val="00E804DE"/>
    <w:rsid w:val="00E80793"/>
    <w:rsid w:val="00E80794"/>
    <w:rsid w:val="00E80C00"/>
    <w:rsid w:val="00E80E12"/>
    <w:rsid w:val="00E80EB5"/>
    <w:rsid w:val="00E80F3C"/>
    <w:rsid w:val="00E81381"/>
    <w:rsid w:val="00E81B99"/>
    <w:rsid w:val="00E81E04"/>
    <w:rsid w:val="00E822CE"/>
    <w:rsid w:val="00E82558"/>
    <w:rsid w:val="00E827B6"/>
    <w:rsid w:val="00E82A7A"/>
    <w:rsid w:val="00E82D4B"/>
    <w:rsid w:val="00E83226"/>
    <w:rsid w:val="00E8331E"/>
    <w:rsid w:val="00E83369"/>
    <w:rsid w:val="00E83C3E"/>
    <w:rsid w:val="00E83D3E"/>
    <w:rsid w:val="00E8444D"/>
    <w:rsid w:val="00E84B95"/>
    <w:rsid w:val="00E85541"/>
    <w:rsid w:val="00E85DBE"/>
    <w:rsid w:val="00E85DD4"/>
    <w:rsid w:val="00E85FA5"/>
    <w:rsid w:val="00E861ED"/>
    <w:rsid w:val="00E86679"/>
    <w:rsid w:val="00E86BC3"/>
    <w:rsid w:val="00E86E55"/>
    <w:rsid w:val="00E87D70"/>
    <w:rsid w:val="00E87E6A"/>
    <w:rsid w:val="00E8B46F"/>
    <w:rsid w:val="00E908B3"/>
    <w:rsid w:val="00E90C4C"/>
    <w:rsid w:val="00E90FCB"/>
    <w:rsid w:val="00E90FD1"/>
    <w:rsid w:val="00E91920"/>
    <w:rsid w:val="00E91F6E"/>
    <w:rsid w:val="00E923E8"/>
    <w:rsid w:val="00E92549"/>
    <w:rsid w:val="00E925BC"/>
    <w:rsid w:val="00E93A08"/>
    <w:rsid w:val="00E93A34"/>
    <w:rsid w:val="00E93E2B"/>
    <w:rsid w:val="00E941FD"/>
    <w:rsid w:val="00E94613"/>
    <w:rsid w:val="00E94847"/>
    <w:rsid w:val="00E94B7F"/>
    <w:rsid w:val="00E94CE1"/>
    <w:rsid w:val="00E950B1"/>
    <w:rsid w:val="00E95B66"/>
    <w:rsid w:val="00E95F48"/>
    <w:rsid w:val="00E9627D"/>
    <w:rsid w:val="00E96994"/>
    <w:rsid w:val="00E9759C"/>
    <w:rsid w:val="00E977A4"/>
    <w:rsid w:val="00E979E5"/>
    <w:rsid w:val="00EA0075"/>
    <w:rsid w:val="00EA09D3"/>
    <w:rsid w:val="00EA0A5C"/>
    <w:rsid w:val="00EA0B49"/>
    <w:rsid w:val="00EA0CB1"/>
    <w:rsid w:val="00EA12CA"/>
    <w:rsid w:val="00EA15D6"/>
    <w:rsid w:val="00EA16D9"/>
    <w:rsid w:val="00EA1A06"/>
    <w:rsid w:val="00EA1D5F"/>
    <w:rsid w:val="00EA1D8D"/>
    <w:rsid w:val="00EA1EE2"/>
    <w:rsid w:val="00EA1FCE"/>
    <w:rsid w:val="00EA211C"/>
    <w:rsid w:val="00EA2DAC"/>
    <w:rsid w:val="00EA2E46"/>
    <w:rsid w:val="00EA2F78"/>
    <w:rsid w:val="00EA3D88"/>
    <w:rsid w:val="00EA3E98"/>
    <w:rsid w:val="00EA3F25"/>
    <w:rsid w:val="00EA3F91"/>
    <w:rsid w:val="00EA4464"/>
    <w:rsid w:val="00EA478E"/>
    <w:rsid w:val="00EA47A6"/>
    <w:rsid w:val="00EA4993"/>
    <w:rsid w:val="00EA4AFC"/>
    <w:rsid w:val="00EA59FE"/>
    <w:rsid w:val="00EA62C6"/>
    <w:rsid w:val="00EA62EA"/>
    <w:rsid w:val="00EA6663"/>
    <w:rsid w:val="00EA6796"/>
    <w:rsid w:val="00EA6833"/>
    <w:rsid w:val="00EA6A0F"/>
    <w:rsid w:val="00EA6BA9"/>
    <w:rsid w:val="00EA70A1"/>
    <w:rsid w:val="00EA7310"/>
    <w:rsid w:val="00EA73F7"/>
    <w:rsid w:val="00EA7706"/>
    <w:rsid w:val="00EA7883"/>
    <w:rsid w:val="00EA7C2D"/>
    <w:rsid w:val="00EA7D6E"/>
    <w:rsid w:val="00EA7DEF"/>
    <w:rsid w:val="00EA7F3A"/>
    <w:rsid w:val="00EB001B"/>
    <w:rsid w:val="00EB006D"/>
    <w:rsid w:val="00EB04E8"/>
    <w:rsid w:val="00EB0BA6"/>
    <w:rsid w:val="00EB10BA"/>
    <w:rsid w:val="00EB1401"/>
    <w:rsid w:val="00EB1F1E"/>
    <w:rsid w:val="00EB1F43"/>
    <w:rsid w:val="00EB2007"/>
    <w:rsid w:val="00EB259E"/>
    <w:rsid w:val="00EB26CC"/>
    <w:rsid w:val="00EB2F7F"/>
    <w:rsid w:val="00EB2FF3"/>
    <w:rsid w:val="00EB32F3"/>
    <w:rsid w:val="00EB38D8"/>
    <w:rsid w:val="00EB4455"/>
    <w:rsid w:val="00EB455B"/>
    <w:rsid w:val="00EB463A"/>
    <w:rsid w:val="00EB4C67"/>
    <w:rsid w:val="00EB4C75"/>
    <w:rsid w:val="00EB5642"/>
    <w:rsid w:val="00EB57E1"/>
    <w:rsid w:val="00EB5AEC"/>
    <w:rsid w:val="00EB5CD2"/>
    <w:rsid w:val="00EB659A"/>
    <w:rsid w:val="00EB66DD"/>
    <w:rsid w:val="00EB67CA"/>
    <w:rsid w:val="00EB6D79"/>
    <w:rsid w:val="00EB6F33"/>
    <w:rsid w:val="00EB6F4C"/>
    <w:rsid w:val="00EB7258"/>
    <w:rsid w:val="00EC0134"/>
    <w:rsid w:val="00EC03C9"/>
    <w:rsid w:val="00EC0769"/>
    <w:rsid w:val="00EC097C"/>
    <w:rsid w:val="00EC0AA1"/>
    <w:rsid w:val="00EC0F62"/>
    <w:rsid w:val="00EC1286"/>
    <w:rsid w:val="00EC155E"/>
    <w:rsid w:val="00EC1F77"/>
    <w:rsid w:val="00EC204B"/>
    <w:rsid w:val="00EC2570"/>
    <w:rsid w:val="00EC2848"/>
    <w:rsid w:val="00EC2A29"/>
    <w:rsid w:val="00EC2B11"/>
    <w:rsid w:val="00EC3830"/>
    <w:rsid w:val="00EC44DB"/>
    <w:rsid w:val="00EC4515"/>
    <w:rsid w:val="00EC46D5"/>
    <w:rsid w:val="00EC482F"/>
    <w:rsid w:val="00EC4C3F"/>
    <w:rsid w:val="00EC4E1C"/>
    <w:rsid w:val="00EC4E9F"/>
    <w:rsid w:val="00EC5522"/>
    <w:rsid w:val="00EC5526"/>
    <w:rsid w:val="00EC61EE"/>
    <w:rsid w:val="00EC6469"/>
    <w:rsid w:val="00EC6DAB"/>
    <w:rsid w:val="00EC6E83"/>
    <w:rsid w:val="00EC7594"/>
    <w:rsid w:val="00EC770A"/>
    <w:rsid w:val="00EC7E78"/>
    <w:rsid w:val="00ED01AC"/>
    <w:rsid w:val="00ED10AA"/>
    <w:rsid w:val="00ED18D4"/>
    <w:rsid w:val="00ED1901"/>
    <w:rsid w:val="00ED1CBD"/>
    <w:rsid w:val="00ED21AE"/>
    <w:rsid w:val="00ED2386"/>
    <w:rsid w:val="00ED23EC"/>
    <w:rsid w:val="00ED2924"/>
    <w:rsid w:val="00ED2C2F"/>
    <w:rsid w:val="00ED2DF6"/>
    <w:rsid w:val="00ED3540"/>
    <w:rsid w:val="00ED3543"/>
    <w:rsid w:val="00ED39AF"/>
    <w:rsid w:val="00ED4187"/>
    <w:rsid w:val="00ED46DA"/>
    <w:rsid w:val="00ED486B"/>
    <w:rsid w:val="00ED4DFE"/>
    <w:rsid w:val="00ED4F0B"/>
    <w:rsid w:val="00ED4FA2"/>
    <w:rsid w:val="00ED53B6"/>
    <w:rsid w:val="00ED5AFD"/>
    <w:rsid w:val="00ED6128"/>
    <w:rsid w:val="00ED613F"/>
    <w:rsid w:val="00ED61AF"/>
    <w:rsid w:val="00ED63F5"/>
    <w:rsid w:val="00ED68EC"/>
    <w:rsid w:val="00ED6A11"/>
    <w:rsid w:val="00ED6E1C"/>
    <w:rsid w:val="00ED6F04"/>
    <w:rsid w:val="00ED6FEC"/>
    <w:rsid w:val="00ED726B"/>
    <w:rsid w:val="00ED739F"/>
    <w:rsid w:val="00ED79C5"/>
    <w:rsid w:val="00ED7C32"/>
    <w:rsid w:val="00ED7EAD"/>
    <w:rsid w:val="00ED7FBA"/>
    <w:rsid w:val="00EE038C"/>
    <w:rsid w:val="00EE04E0"/>
    <w:rsid w:val="00EE0572"/>
    <w:rsid w:val="00EE0E11"/>
    <w:rsid w:val="00EE0FBB"/>
    <w:rsid w:val="00EE14EA"/>
    <w:rsid w:val="00EE1903"/>
    <w:rsid w:val="00EE1E76"/>
    <w:rsid w:val="00EE2135"/>
    <w:rsid w:val="00EE21D3"/>
    <w:rsid w:val="00EE244A"/>
    <w:rsid w:val="00EE248F"/>
    <w:rsid w:val="00EE2D6E"/>
    <w:rsid w:val="00EE2E48"/>
    <w:rsid w:val="00EE3148"/>
    <w:rsid w:val="00EE3234"/>
    <w:rsid w:val="00EE337D"/>
    <w:rsid w:val="00EE3CD7"/>
    <w:rsid w:val="00EE3DF3"/>
    <w:rsid w:val="00EE3EB4"/>
    <w:rsid w:val="00EE45BA"/>
    <w:rsid w:val="00EE45CD"/>
    <w:rsid w:val="00EE4F35"/>
    <w:rsid w:val="00EE5078"/>
    <w:rsid w:val="00EE5191"/>
    <w:rsid w:val="00EE5205"/>
    <w:rsid w:val="00EE552D"/>
    <w:rsid w:val="00EE5710"/>
    <w:rsid w:val="00EE59F5"/>
    <w:rsid w:val="00EE5B9A"/>
    <w:rsid w:val="00EE659E"/>
    <w:rsid w:val="00EE67C3"/>
    <w:rsid w:val="00EE6833"/>
    <w:rsid w:val="00EE69A9"/>
    <w:rsid w:val="00EE6A39"/>
    <w:rsid w:val="00EE6A62"/>
    <w:rsid w:val="00EE74AF"/>
    <w:rsid w:val="00EE78A0"/>
    <w:rsid w:val="00EE7FF3"/>
    <w:rsid w:val="00EF0818"/>
    <w:rsid w:val="00EF0858"/>
    <w:rsid w:val="00EF0D6B"/>
    <w:rsid w:val="00EF0FC9"/>
    <w:rsid w:val="00EF1E07"/>
    <w:rsid w:val="00EF1F98"/>
    <w:rsid w:val="00EF2046"/>
    <w:rsid w:val="00EF20FC"/>
    <w:rsid w:val="00EF217A"/>
    <w:rsid w:val="00EF2676"/>
    <w:rsid w:val="00EF2AA7"/>
    <w:rsid w:val="00EF2B8F"/>
    <w:rsid w:val="00EF2D48"/>
    <w:rsid w:val="00EF2FFE"/>
    <w:rsid w:val="00EF316A"/>
    <w:rsid w:val="00EF32A8"/>
    <w:rsid w:val="00EF348D"/>
    <w:rsid w:val="00EF350B"/>
    <w:rsid w:val="00EF3919"/>
    <w:rsid w:val="00EF3F5C"/>
    <w:rsid w:val="00EF40D2"/>
    <w:rsid w:val="00EF40D7"/>
    <w:rsid w:val="00EF4607"/>
    <w:rsid w:val="00EF4BA0"/>
    <w:rsid w:val="00EF4C00"/>
    <w:rsid w:val="00EF4C4F"/>
    <w:rsid w:val="00EF4E1A"/>
    <w:rsid w:val="00EF514D"/>
    <w:rsid w:val="00EF5375"/>
    <w:rsid w:val="00EF56E4"/>
    <w:rsid w:val="00EF5952"/>
    <w:rsid w:val="00EF5BCA"/>
    <w:rsid w:val="00EF5DC3"/>
    <w:rsid w:val="00EF65FA"/>
    <w:rsid w:val="00EF677A"/>
    <w:rsid w:val="00EF6DE4"/>
    <w:rsid w:val="00EF7515"/>
    <w:rsid w:val="00EF7EA6"/>
    <w:rsid w:val="00EF7FEA"/>
    <w:rsid w:val="00F001D8"/>
    <w:rsid w:val="00F00361"/>
    <w:rsid w:val="00F0057C"/>
    <w:rsid w:val="00F00695"/>
    <w:rsid w:val="00F00B32"/>
    <w:rsid w:val="00F01103"/>
    <w:rsid w:val="00F01409"/>
    <w:rsid w:val="00F015EE"/>
    <w:rsid w:val="00F01A29"/>
    <w:rsid w:val="00F01A4B"/>
    <w:rsid w:val="00F01F54"/>
    <w:rsid w:val="00F020FA"/>
    <w:rsid w:val="00F02586"/>
    <w:rsid w:val="00F03689"/>
    <w:rsid w:val="00F036F9"/>
    <w:rsid w:val="00F0421C"/>
    <w:rsid w:val="00F04417"/>
    <w:rsid w:val="00F048F3"/>
    <w:rsid w:val="00F04D16"/>
    <w:rsid w:val="00F04E78"/>
    <w:rsid w:val="00F05209"/>
    <w:rsid w:val="00F05A91"/>
    <w:rsid w:val="00F05B0E"/>
    <w:rsid w:val="00F05D86"/>
    <w:rsid w:val="00F06120"/>
    <w:rsid w:val="00F06752"/>
    <w:rsid w:val="00F0691F"/>
    <w:rsid w:val="00F06D08"/>
    <w:rsid w:val="00F06DD0"/>
    <w:rsid w:val="00F06F4C"/>
    <w:rsid w:val="00F07079"/>
    <w:rsid w:val="00F07526"/>
    <w:rsid w:val="00F07613"/>
    <w:rsid w:val="00F0769E"/>
    <w:rsid w:val="00F1001C"/>
    <w:rsid w:val="00F1013C"/>
    <w:rsid w:val="00F104C6"/>
    <w:rsid w:val="00F1104E"/>
    <w:rsid w:val="00F11072"/>
    <w:rsid w:val="00F115E0"/>
    <w:rsid w:val="00F11777"/>
    <w:rsid w:val="00F121E6"/>
    <w:rsid w:val="00F12A38"/>
    <w:rsid w:val="00F12D81"/>
    <w:rsid w:val="00F1300C"/>
    <w:rsid w:val="00F13F6C"/>
    <w:rsid w:val="00F140AC"/>
    <w:rsid w:val="00F141D8"/>
    <w:rsid w:val="00F14740"/>
    <w:rsid w:val="00F14B40"/>
    <w:rsid w:val="00F15C86"/>
    <w:rsid w:val="00F15DC6"/>
    <w:rsid w:val="00F15F6F"/>
    <w:rsid w:val="00F16514"/>
    <w:rsid w:val="00F16541"/>
    <w:rsid w:val="00F16CDC"/>
    <w:rsid w:val="00F16EB4"/>
    <w:rsid w:val="00F17141"/>
    <w:rsid w:val="00F171A0"/>
    <w:rsid w:val="00F17290"/>
    <w:rsid w:val="00F17313"/>
    <w:rsid w:val="00F1736B"/>
    <w:rsid w:val="00F174F0"/>
    <w:rsid w:val="00F1775F"/>
    <w:rsid w:val="00F17BA1"/>
    <w:rsid w:val="00F17C4F"/>
    <w:rsid w:val="00F17F3A"/>
    <w:rsid w:val="00F2082B"/>
    <w:rsid w:val="00F20C7B"/>
    <w:rsid w:val="00F20F4D"/>
    <w:rsid w:val="00F213D0"/>
    <w:rsid w:val="00F214A9"/>
    <w:rsid w:val="00F2163C"/>
    <w:rsid w:val="00F21CEB"/>
    <w:rsid w:val="00F2298F"/>
    <w:rsid w:val="00F22E2A"/>
    <w:rsid w:val="00F23166"/>
    <w:rsid w:val="00F23C65"/>
    <w:rsid w:val="00F24068"/>
    <w:rsid w:val="00F24231"/>
    <w:rsid w:val="00F24271"/>
    <w:rsid w:val="00F24A38"/>
    <w:rsid w:val="00F24C44"/>
    <w:rsid w:val="00F24DE6"/>
    <w:rsid w:val="00F25388"/>
    <w:rsid w:val="00F25576"/>
    <w:rsid w:val="00F2567A"/>
    <w:rsid w:val="00F25CE1"/>
    <w:rsid w:val="00F262E1"/>
    <w:rsid w:val="00F2694B"/>
    <w:rsid w:val="00F26C35"/>
    <w:rsid w:val="00F27055"/>
    <w:rsid w:val="00F27081"/>
    <w:rsid w:val="00F272AD"/>
    <w:rsid w:val="00F27839"/>
    <w:rsid w:val="00F27C06"/>
    <w:rsid w:val="00F27DAC"/>
    <w:rsid w:val="00F27FAB"/>
    <w:rsid w:val="00F3023F"/>
    <w:rsid w:val="00F308F1"/>
    <w:rsid w:val="00F30C51"/>
    <w:rsid w:val="00F3106B"/>
    <w:rsid w:val="00F3106E"/>
    <w:rsid w:val="00F31620"/>
    <w:rsid w:val="00F3167F"/>
    <w:rsid w:val="00F31F27"/>
    <w:rsid w:val="00F323FE"/>
    <w:rsid w:val="00F32554"/>
    <w:rsid w:val="00F327FD"/>
    <w:rsid w:val="00F33125"/>
    <w:rsid w:val="00F331B8"/>
    <w:rsid w:val="00F331E6"/>
    <w:rsid w:val="00F33BBE"/>
    <w:rsid w:val="00F33C8F"/>
    <w:rsid w:val="00F33DF9"/>
    <w:rsid w:val="00F33EA3"/>
    <w:rsid w:val="00F343CC"/>
    <w:rsid w:val="00F34870"/>
    <w:rsid w:val="00F3488A"/>
    <w:rsid w:val="00F3492F"/>
    <w:rsid w:val="00F34C27"/>
    <w:rsid w:val="00F34F40"/>
    <w:rsid w:val="00F35BCA"/>
    <w:rsid w:val="00F35FED"/>
    <w:rsid w:val="00F36A56"/>
    <w:rsid w:val="00F36C47"/>
    <w:rsid w:val="00F36F80"/>
    <w:rsid w:val="00F3709C"/>
    <w:rsid w:val="00F370E0"/>
    <w:rsid w:val="00F3751A"/>
    <w:rsid w:val="00F37549"/>
    <w:rsid w:val="00F37679"/>
    <w:rsid w:val="00F377E6"/>
    <w:rsid w:val="00F37C5E"/>
    <w:rsid w:val="00F37FA1"/>
    <w:rsid w:val="00F4006E"/>
    <w:rsid w:val="00F4014A"/>
    <w:rsid w:val="00F40352"/>
    <w:rsid w:val="00F403AC"/>
    <w:rsid w:val="00F4042A"/>
    <w:rsid w:val="00F40844"/>
    <w:rsid w:val="00F40AA9"/>
    <w:rsid w:val="00F40BAF"/>
    <w:rsid w:val="00F411F9"/>
    <w:rsid w:val="00F4126D"/>
    <w:rsid w:val="00F4127B"/>
    <w:rsid w:val="00F41397"/>
    <w:rsid w:val="00F415A4"/>
    <w:rsid w:val="00F4184D"/>
    <w:rsid w:val="00F41E47"/>
    <w:rsid w:val="00F4209C"/>
    <w:rsid w:val="00F42169"/>
    <w:rsid w:val="00F4232E"/>
    <w:rsid w:val="00F4287D"/>
    <w:rsid w:val="00F42C55"/>
    <w:rsid w:val="00F42CEC"/>
    <w:rsid w:val="00F42E2D"/>
    <w:rsid w:val="00F43553"/>
    <w:rsid w:val="00F43C70"/>
    <w:rsid w:val="00F43CA6"/>
    <w:rsid w:val="00F44000"/>
    <w:rsid w:val="00F4411C"/>
    <w:rsid w:val="00F4412E"/>
    <w:rsid w:val="00F44828"/>
    <w:rsid w:val="00F44A60"/>
    <w:rsid w:val="00F44BFF"/>
    <w:rsid w:val="00F44F88"/>
    <w:rsid w:val="00F45519"/>
    <w:rsid w:val="00F45DE8"/>
    <w:rsid w:val="00F45DF4"/>
    <w:rsid w:val="00F463F4"/>
    <w:rsid w:val="00F46CBF"/>
    <w:rsid w:val="00F46D6C"/>
    <w:rsid w:val="00F4706E"/>
    <w:rsid w:val="00F471B3"/>
    <w:rsid w:val="00F47263"/>
    <w:rsid w:val="00F47605"/>
    <w:rsid w:val="00F47689"/>
    <w:rsid w:val="00F476F0"/>
    <w:rsid w:val="00F47735"/>
    <w:rsid w:val="00F478F2"/>
    <w:rsid w:val="00F47D9F"/>
    <w:rsid w:val="00F5068D"/>
    <w:rsid w:val="00F5096E"/>
    <w:rsid w:val="00F50B6B"/>
    <w:rsid w:val="00F50D2B"/>
    <w:rsid w:val="00F50D65"/>
    <w:rsid w:val="00F51241"/>
    <w:rsid w:val="00F51A41"/>
    <w:rsid w:val="00F51CA9"/>
    <w:rsid w:val="00F51DE6"/>
    <w:rsid w:val="00F526C5"/>
    <w:rsid w:val="00F52BA1"/>
    <w:rsid w:val="00F52C5A"/>
    <w:rsid w:val="00F5323A"/>
    <w:rsid w:val="00F534AC"/>
    <w:rsid w:val="00F53D57"/>
    <w:rsid w:val="00F53F76"/>
    <w:rsid w:val="00F5408A"/>
    <w:rsid w:val="00F550EB"/>
    <w:rsid w:val="00F5554F"/>
    <w:rsid w:val="00F556F3"/>
    <w:rsid w:val="00F559CD"/>
    <w:rsid w:val="00F55F8E"/>
    <w:rsid w:val="00F55FE7"/>
    <w:rsid w:val="00F563C6"/>
    <w:rsid w:val="00F56946"/>
    <w:rsid w:val="00F57089"/>
    <w:rsid w:val="00F575BB"/>
    <w:rsid w:val="00F57BC6"/>
    <w:rsid w:val="00F57CB1"/>
    <w:rsid w:val="00F57FAA"/>
    <w:rsid w:val="00F602ED"/>
    <w:rsid w:val="00F605D4"/>
    <w:rsid w:val="00F60FFD"/>
    <w:rsid w:val="00F612C6"/>
    <w:rsid w:val="00F615C7"/>
    <w:rsid w:val="00F615F0"/>
    <w:rsid w:val="00F61621"/>
    <w:rsid w:val="00F61748"/>
    <w:rsid w:val="00F61A60"/>
    <w:rsid w:val="00F61B92"/>
    <w:rsid w:val="00F621F8"/>
    <w:rsid w:val="00F62500"/>
    <w:rsid w:val="00F62729"/>
    <w:rsid w:val="00F62753"/>
    <w:rsid w:val="00F62849"/>
    <w:rsid w:val="00F62919"/>
    <w:rsid w:val="00F634BD"/>
    <w:rsid w:val="00F635AD"/>
    <w:rsid w:val="00F63B14"/>
    <w:rsid w:val="00F63BA1"/>
    <w:rsid w:val="00F63CB6"/>
    <w:rsid w:val="00F63DFB"/>
    <w:rsid w:val="00F6423A"/>
    <w:rsid w:val="00F6462D"/>
    <w:rsid w:val="00F64AD6"/>
    <w:rsid w:val="00F64C68"/>
    <w:rsid w:val="00F64E22"/>
    <w:rsid w:val="00F659BF"/>
    <w:rsid w:val="00F65ADA"/>
    <w:rsid w:val="00F65D5A"/>
    <w:rsid w:val="00F661B7"/>
    <w:rsid w:val="00F663E8"/>
    <w:rsid w:val="00F664EC"/>
    <w:rsid w:val="00F668DD"/>
    <w:rsid w:val="00F66D65"/>
    <w:rsid w:val="00F6728C"/>
    <w:rsid w:val="00F70013"/>
    <w:rsid w:val="00F70030"/>
    <w:rsid w:val="00F70333"/>
    <w:rsid w:val="00F70664"/>
    <w:rsid w:val="00F706E9"/>
    <w:rsid w:val="00F70746"/>
    <w:rsid w:val="00F70CC1"/>
    <w:rsid w:val="00F7118A"/>
    <w:rsid w:val="00F71595"/>
    <w:rsid w:val="00F716F0"/>
    <w:rsid w:val="00F71ACC"/>
    <w:rsid w:val="00F71F7E"/>
    <w:rsid w:val="00F72130"/>
    <w:rsid w:val="00F72468"/>
    <w:rsid w:val="00F727E2"/>
    <w:rsid w:val="00F72871"/>
    <w:rsid w:val="00F72B18"/>
    <w:rsid w:val="00F72DD5"/>
    <w:rsid w:val="00F73018"/>
    <w:rsid w:val="00F73246"/>
    <w:rsid w:val="00F73C46"/>
    <w:rsid w:val="00F73F79"/>
    <w:rsid w:val="00F73FE4"/>
    <w:rsid w:val="00F74170"/>
    <w:rsid w:val="00F7450B"/>
    <w:rsid w:val="00F745D9"/>
    <w:rsid w:val="00F74A98"/>
    <w:rsid w:val="00F755EB"/>
    <w:rsid w:val="00F757A1"/>
    <w:rsid w:val="00F75891"/>
    <w:rsid w:val="00F76057"/>
    <w:rsid w:val="00F766FF"/>
    <w:rsid w:val="00F76701"/>
    <w:rsid w:val="00F76E4E"/>
    <w:rsid w:val="00F7725F"/>
    <w:rsid w:val="00F775A4"/>
    <w:rsid w:val="00F77686"/>
    <w:rsid w:val="00F779C1"/>
    <w:rsid w:val="00F77BA3"/>
    <w:rsid w:val="00F77C5B"/>
    <w:rsid w:val="00F77EE4"/>
    <w:rsid w:val="00F80046"/>
    <w:rsid w:val="00F800BC"/>
    <w:rsid w:val="00F808E4"/>
    <w:rsid w:val="00F80EF3"/>
    <w:rsid w:val="00F814F8"/>
    <w:rsid w:val="00F815A0"/>
    <w:rsid w:val="00F817C1"/>
    <w:rsid w:val="00F81AE0"/>
    <w:rsid w:val="00F81CC4"/>
    <w:rsid w:val="00F822E4"/>
    <w:rsid w:val="00F82ADF"/>
    <w:rsid w:val="00F83585"/>
    <w:rsid w:val="00F83E27"/>
    <w:rsid w:val="00F84070"/>
    <w:rsid w:val="00F84138"/>
    <w:rsid w:val="00F846BE"/>
    <w:rsid w:val="00F848DD"/>
    <w:rsid w:val="00F85241"/>
    <w:rsid w:val="00F86332"/>
    <w:rsid w:val="00F86388"/>
    <w:rsid w:val="00F86ED7"/>
    <w:rsid w:val="00F87044"/>
    <w:rsid w:val="00F8764F"/>
    <w:rsid w:val="00F87969"/>
    <w:rsid w:val="00F87977"/>
    <w:rsid w:val="00F902F2"/>
    <w:rsid w:val="00F905F3"/>
    <w:rsid w:val="00F907A7"/>
    <w:rsid w:val="00F91846"/>
    <w:rsid w:val="00F91A64"/>
    <w:rsid w:val="00F92693"/>
    <w:rsid w:val="00F9309C"/>
    <w:rsid w:val="00F930DD"/>
    <w:rsid w:val="00F9324C"/>
    <w:rsid w:val="00F93314"/>
    <w:rsid w:val="00F936CD"/>
    <w:rsid w:val="00F93963"/>
    <w:rsid w:val="00F93FCF"/>
    <w:rsid w:val="00F944BA"/>
    <w:rsid w:val="00F94BD3"/>
    <w:rsid w:val="00F950C9"/>
    <w:rsid w:val="00F95291"/>
    <w:rsid w:val="00F95916"/>
    <w:rsid w:val="00F96263"/>
    <w:rsid w:val="00F969AC"/>
    <w:rsid w:val="00F96EB3"/>
    <w:rsid w:val="00F9700E"/>
    <w:rsid w:val="00F970DA"/>
    <w:rsid w:val="00F97200"/>
    <w:rsid w:val="00F97295"/>
    <w:rsid w:val="00F9737C"/>
    <w:rsid w:val="00F97718"/>
    <w:rsid w:val="00F97A26"/>
    <w:rsid w:val="00F97BDD"/>
    <w:rsid w:val="00FA00FA"/>
    <w:rsid w:val="00FA0205"/>
    <w:rsid w:val="00FA0AE5"/>
    <w:rsid w:val="00FA1257"/>
    <w:rsid w:val="00FA12DF"/>
    <w:rsid w:val="00FA1661"/>
    <w:rsid w:val="00FA1669"/>
    <w:rsid w:val="00FA2E28"/>
    <w:rsid w:val="00FA2EC3"/>
    <w:rsid w:val="00FA3263"/>
    <w:rsid w:val="00FA38D0"/>
    <w:rsid w:val="00FA3A53"/>
    <w:rsid w:val="00FA3DA1"/>
    <w:rsid w:val="00FA3E7C"/>
    <w:rsid w:val="00FA40A7"/>
    <w:rsid w:val="00FA4390"/>
    <w:rsid w:val="00FA450C"/>
    <w:rsid w:val="00FA4526"/>
    <w:rsid w:val="00FA4553"/>
    <w:rsid w:val="00FA4741"/>
    <w:rsid w:val="00FA5083"/>
    <w:rsid w:val="00FA52C0"/>
    <w:rsid w:val="00FA567D"/>
    <w:rsid w:val="00FA5744"/>
    <w:rsid w:val="00FA57C5"/>
    <w:rsid w:val="00FA57FF"/>
    <w:rsid w:val="00FA5F0C"/>
    <w:rsid w:val="00FA5F83"/>
    <w:rsid w:val="00FA647F"/>
    <w:rsid w:val="00FA66C2"/>
    <w:rsid w:val="00FA6839"/>
    <w:rsid w:val="00FA6931"/>
    <w:rsid w:val="00FA6ADE"/>
    <w:rsid w:val="00FA6CC1"/>
    <w:rsid w:val="00FA70FA"/>
    <w:rsid w:val="00FA7151"/>
    <w:rsid w:val="00FA7531"/>
    <w:rsid w:val="00FA7554"/>
    <w:rsid w:val="00FA760A"/>
    <w:rsid w:val="00FA7E04"/>
    <w:rsid w:val="00FA7EE4"/>
    <w:rsid w:val="00FB00BD"/>
    <w:rsid w:val="00FB0316"/>
    <w:rsid w:val="00FB0658"/>
    <w:rsid w:val="00FB07E7"/>
    <w:rsid w:val="00FB0B72"/>
    <w:rsid w:val="00FB105B"/>
    <w:rsid w:val="00FB1103"/>
    <w:rsid w:val="00FB11CB"/>
    <w:rsid w:val="00FB151A"/>
    <w:rsid w:val="00FB17FD"/>
    <w:rsid w:val="00FB225C"/>
    <w:rsid w:val="00FB22C6"/>
    <w:rsid w:val="00FB2417"/>
    <w:rsid w:val="00FB2991"/>
    <w:rsid w:val="00FB2EC7"/>
    <w:rsid w:val="00FB3D1F"/>
    <w:rsid w:val="00FB489D"/>
    <w:rsid w:val="00FB48AF"/>
    <w:rsid w:val="00FB4FED"/>
    <w:rsid w:val="00FB56AE"/>
    <w:rsid w:val="00FB58F5"/>
    <w:rsid w:val="00FB5C4A"/>
    <w:rsid w:val="00FB66E0"/>
    <w:rsid w:val="00FB67A8"/>
    <w:rsid w:val="00FB69DA"/>
    <w:rsid w:val="00FB6A5C"/>
    <w:rsid w:val="00FB6F76"/>
    <w:rsid w:val="00FB724C"/>
    <w:rsid w:val="00FB7566"/>
    <w:rsid w:val="00FB7DA9"/>
    <w:rsid w:val="00FC00EC"/>
    <w:rsid w:val="00FC0155"/>
    <w:rsid w:val="00FC0B8E"/>
    <w:rsid w:val="00FC1051"/>
    <w:rsid w:val="00FC1322"/>
    <w:rsid w:val="00FC14F6"/>
    <w:rsid w:val="00FC1CB1"/>
    <w:rsid w:val="00FC2A27"/>
    <w:rsid w:val="00FC2E1E"/>
    <w:rsid w:val="00FC2F72"/>
    <w:rsid w:val="00FC34CE"/>
    <w:rsid w:val="00FC3A7F"/>
    <w:rsid w:val="00FC3BA1"/>
    <w:rsid w:val="00FC3C92"/>
    <w:rsid w:val="00FC3DF0"/>
    <w:rsid w:val="00FC3F9D"/>
    <w:rsid w:val="00FC4B58"/>
    <w:rsid w:val="00FC4E95"/>
    <w:rsid w:val="00FC5110"/>
    <w:rsid w:val="00FC52F3"/>
    <w:rsid w:val="00FC5734"/>
    <w:rsid w:val="00FC5F95"/>
    <w:rsid w:val="00FC64B0"/>
    <w:rsid w:val="00FC6611"/>
    <w:rsid w:val="00FC667E"/>
    <w:rsid w:val="00FC68DB"/>
    <w:rsid w:val="00FC6BDF"/>
    <w:rsid w:val="00FC76F7"/>
    <w:rsid w:val="00FC7838"/>
    <w:rsid w:val="00FC7893"/>
    <w:rsid w:val="00FC7915"/>
    <w:rsid w:val="00FC7C0A"/>
    <w:rsid w:val="00FD0B38"/>
    <w:rsid w:val="00FD1033"/>
    <w:rsid w:val="00FD136F"/>
    <w:rsid w:val="00FD13CE"/>
    <w:rsid w:val="00FD14F4"/>
    <w:rsid w:val="00FD1E64"/>
    <w:rsid w:val="00FD2CD2"/>
    <w:rsid w:val="00FD2DB1"/>
    <w:rsid w:val="00FD2F8A"/>
    <w:rsid w:val="00FD30E9"/>
    <w:rsid w:val="00FD34B1"/>
    <w:rsid w:val="00FD3702"/>
    <w:rsid w:val="00FD3C4B"/>
    <w:rsid w:val="00FD4082"/>
    <w:rsid w:val="00FD474A"/>
    <w:rsid w:val="00FD47B5"/>
    <w:rsid w:val="00FD507F"/>
    <w:rsid w:val="00FD549C"/>
    <w:rsid w:val="00FD558F"/>
    <w:rsid w:val="00FD5888"/>
    <w:rsid w:val="00FD60B7"/>
    <w:rsid w:val="00FD663B"/>
    <w:rsid w:val="00FD6AAB"/>
    <w:rsid w:val="00FD6DE2"/>
    <w:rsid w:val="00FD7176"/>
    <w:rsid w:val="00FD7788"/>
    <w:rsid w:val="00FD7807"/>
    <w:rsid w:val="00FD78B8"/>
    <w:rsid w:val="00FD7B66"/>
    <w:rsid w:val="00FD7C75"/>
    <w:rsid w:val="00FD7DC4"/>
    <w:rsid w:val="00FD7FC2"/>
    <w:rsid w:val="00FE0142"/>
    <w:rsid w:val="00FE0442"/>
    <w:rsid w:val="00FE04BB"/>
    <w:rsid w:val="00FE0912"/>
    <w:rsid w:val="00FE09A4"/>
    <w:rsid w:val="00FE0AD5"/>
    <w:rsid w:val="00FE0B83"/>
    <w:rsid w:val="00FE0D87"/>
    <w:rsid w:val="00FE0E34"/>
    <w:rsid w:val="00FE0EE1"/>
    <w:rsid w:val="00FE11EF"/>
    <w:rsid w:val="00FE1B27"/>
    <w:rsid w:val="00FE1BEC"/>
    <w:rsid w:val="00FE1CEC"/>
    <w:rsid w:val="00FE2076"/>
    <w:rsid w:val="00FE23D2"/>
    <w:rsid w:val="00FE253D"/>
    <w:rsid w:val="00FE2A7A"/>
    <w:rsid w:val="00FE2D35"/>
    <w:rsid w:val="00FE3309"/>
    <w:rsid w:val="00FE3427"/>
    <w:rsid w:val="00FE3681"/>
    <w:rsid w:val="00FE378C"/>
    <w:rsid w:val="00FE3A90"/>
    <w:rsid w:val="00FE3A95"/>
    <w:rsid w:val="00FE3C81"/>
    <w:rsid w:val="00FE3F48"/>
    <w:rsid w:val="00FE4291"/>
    <w:rsid w:val="00FE4D2E"/>
    <w:rsid w:val="00FE4DA4"/>
    <w:rsid w:val="00FE518E"/>
    <w:rsid w:val="00FE51FD"/>
    <w:rsid w:val="00FE566E"/>
    <w:rsid w:val="00FE5F37"/>
    <w:rsid w:val="00FE62AD"/>
    <w:rsid w:val="00FE6370"/>
    <w:rsid w:val="00FE6634"/>
    <w:rsid w:val="00FE66B5"/>
    <w:rsid w:val="00FE66BD"/>
    <w:rsid w:val="00FE6B70"/>
    <w:rsid w:val="00FE6FFE"/>
    <w:rsid w:val="00FE7221"/>
    <w:rsid w:val="00FE72AB"/>
    <w:rsid w:val="00FE7577"/>
    <w:rsid w:val="00FE79B7"/>
    <w:rsid w:val="00FE7C98"/>
    <w:rsid w:val="00FE7F3A"/>
    <w:rsid w:val="00FF029C"/>
    <w:rsid w:val="00FF0539"/>
    <w:rsid w:val="00FF0578"/>
    <w:rsid w:val="00FF092B"/>
    <w:rsid w:val="00FF0F65"/>
    <w:rsid w:val="00FF1358"/>
    <w:rsid w:val="00FF143C"/>
    <w:rsid w:val="00FF1C27"/>
    <w:rsid w:val="00FF2725"/>
    <w:rsid w:val="00FF288C"/>
    <w:rsid w:val="00FF29CA"/>
    <w:rsid w:val="00FF2C09"/>
    <w:rsid w:val="00FF3253"/>
    <w:rsid w:val="00FF3521"/>
    <w:rsid w:val="00FF3CA7"/>
    <w:rsid w:val="00FF4126"/>
    <w:rsid w:val="00FF4D6B"/>
    <w:rsid w:val="00FF4DD6"/>
    <w:rsid w:val="00FF5474"/>
    <w:rsid w:val="00FF596E"/>
    <w:rsid w:val="00FF5B8E"/>
    <w:rsid w:val="00FF625D"/>
    <w:rsid w:val="00FF6745"/>
    <w:rsid w:val="00FF6ACE"/>
    <w:rsid w:val="00FF7274"/>
    <w:rsid w:val="00FF742F"/>
    <w:rsid w:val="00FF7C97"/>
    <w:rsid w:val="00FF7EAC"/>
    <w:rsid w:val="010AA934"/>
    <w:rsid w:val="011D0A25"/>
    <w:rsid w:val="011EF954"/>
    <w:rsid w:val="0122E33C"/>
    <w:rsid w:val="01278AB2"/>
    <w:rsid w:val="01426ED5"/>
    <w:rsid w:val="014A65F8"/>
    <w:rsid w:val="01655ADC"/>
    <w:rsid w:val="01688683"/>
    <w:rsid w:val="01904D75"/>
    <w:rsid w:val="01912DE7"/>
    <w:rsid w:val="01A355CC"/>
    <w:rsid w:val="01BEBB5F"/>
    <w:rsid w:val="01C26EA1"/>
    <w:rsid w:val="01C8FE3B"/>
    <w:rsid w:val="01DB8E04"/>
    <w:rsid w:val="01E466F3"/>
    <w:rsid w:val="01E76B27"/>
    <w:rsid w:val="01E8CE95"/>
    <w:rsid w:val="0204DD8A"/>
    <w:rsid w:val="021E714B"/>
    <w:rsid w:val="0230ABEC"/>
    <w:rsid w:val="02359129"/>
    <w:rsid w:val="0248713B"/>
    <w:rsid w:val="024D99DC"/>
    <w:rsid w:val="025DF187"/>
    <w:rsid w:val="02944221"/>
    <w:rsid w:val="02A8E4A7"/>
    <w:rsid w:val="02B9ADFC"/>
    <w:rsid w:val="02BB92D8"/>
    <w:rsid w:val="02BC00C6"/>
    <w:rsid w:val="02BCE90F"/>
    <w:rsid w:val="02BF5E00"/>
    <w:rsid w:val="02DC0516"/>
    <w:rsid w:val="02EE18EB"/>
    <w:rsid w:val="03320EA3"/>
    <w:rsid w:val="03607181"/>
    <w:rsid w:val="03762B25"/>
    <w:rsid w:val="038DAD4A"/>
    <w:rsid w:val="03937129"/>
    <w:rsid w:val="039CCAE1"/>
    <w:rsid w:val="03A4A61F"/>
    <w:rsid w:val="03A70FFA"/>
    <w:rsid w:val="03C07D6D"/>
    <w:rsid w:val="03C557D3"/>
    <w:rsid w:val="03D40C74"/>
    <w:rsid w:val="03D47DB6"/>
    <w:rsid w:val="0400508A"/>
    <w:rsid w:val="044057DF"/>
    <w:rsid w:val="04427A35"/>
    <w:rsid w:val="045BEA93"/>
    <w:rsid w:val="045E3046"/>
    <w:rsid w:val="046EA8D8"/>
    <w:rsid w:val="0475FD01"/>
    <w:rsid w:val="047814C4"/>
    <w:rsid w:val="048F1AC6"/>
    <w:rsid w:val="04ABCDCF"/>
    <w:rsid w:val="04B24F2A"/>
    <w:rsid w:val="04BC754F"/>
    <w:rsid w:val="04CBBF88"/>
    <w:rsid w:val="04CC0BE9"/>
    <w:rsid w:val="04DF65CE"/>
    <w:rsid w:val="04F987A1"/>
    <w:rsid w:val="04FF0749"/>
    <w:rsid w:val="05039FDB"/>
    <w:rsid w:val="0507D14B"/>
    <w:rsid w:val="050D2E20"/>
    <w:rsid w:val="05358D83"/>
    <w:rsid w:val="055D30A8"/>
    <w:rsid w:val="0579BCD8"/>
    <w:rsid w:val="05859068"/>
    <w:rsid w:val="05896264"/>
    <w:rsid w:val="05BB381E"/>
    <w:rsid w:val="05CB9253"/>
    <w:rsid w:val="05E6BFE4"/>
    <w:rsid w:val="05F9ED61"/>
    <w:rsid w:val="05FEB6F3"/>
    <w:rsid w:val="06089CB7"/>
    <w:rsid w:val="061B71E4"/>
    <w:rsid w:val="06252D29"/>
    <w:rsid w:val="06404DC4"/>
    <w:rsid w:val="064A3FCB"/>
    <w:rsid w:val="0652966C"/>
    <w:rsid w:val="0657786F"/>
    <w:rsid w:val="06640414"/>
    <w:rsid w:val="0666FCEA"/>
    <w:rsid w:val="0668F528"/>
    <w:rsid w:val="06A15ED6"/>
    <w:rsid w:val="06B1A2CF"/>
    <w:rsid w:val="06DE3BDA"/>
    <w:rsid w:val="07071346"/>
    <w:rsid w:val="0709D81A"/>
    <w:rsid w:val="0722FC45"/>
    <w:rsid w:val="07263653"/>
    <w:rsid w:val="0730144C"/>
    <w:rsid w:val="073FAABC"/>
    <w:rsid w:val="07521388"/>
    <w:rsid w:val="0755C594"/>
    <w:rsid w:val="076C44EE"/>
    <w:rsid w:val="076E2150"/>
    <w:rsid w:val="077DF441"/>
    <w:rsid w:val="078D7A1F"/>
    <w:rsid w:val="078EADCB"/>
    <w:rsid w:val="07A67E95"/>
    <w:rsid w:val="07D5987F"/>
    <w:rsid w:val="07E153BC"/>
    <w:rsid w:val="080093DD"/>
    <w:rsid w:val="082E6CA0"/>
    <w:rsid w:val="0848BBE0"/>
    <w:rsid w:val="08579D50"/>
    <w:rsid w:val="0868C2E2"/>
    <w:rsid w:val="086F8C25"/>
    <w:rsid w:val="087AAA76"/>
    <w:rsid w:val="0891F56C"/>
    <w:rsid w:val="0899BAEE"/>
    <w:rsid w:val="08A15C39"/>
    <w:rsid w:val="08A6B76C"/>
    <w:rsid w:val="08AFCCE7"/>
    <w:rsid w:val="08C8C873"/>
    <w:rsid w:val="08DF9B14"/>
    <w:rsid w:val="08F976AE"/>
    <w:rsid w:val="08FC3716"/>
    <w:rsid w:val="09496E24"/>
    <w:rsid w:val="09511372"/>
    <w:rsid w:val="09581FD2"/>
    <w:rsid w:val="09B411E2"/>
    <w:rsid w:val="09BFBD2C"/>
    <w:rsid w:val="09C7BBCE"/>
    <w:rsid w:val="09D0D80A"/>
    <w:rsid w:val="0A066458"/>
    <w:rsid w:val="0A0C092E"/>
    <w:rsid w:val="0A13BD80"/>
    <w:rsid w:val="0A253C23"/>
    <w:rsid w:val="0A497FD2"/>
    <w:rsid w:val="0A5137EB"/>
    <w:rsid w:val="0A531183"/>
    <w:rsid w:val="0A5D3F48"/>
    <w:rsid w:val="0A6A4361"/>
    <w:rsid w:val="0A887EDE"/>
    <w:rsid w:val="0A8A09F9"/>
    <w:rsid w:val="0A8DAA56"/>
    <w:rsid w:val="0AA7ED1B"/>
    <w:rsid w:val="0ACBF004"/>
    <w:rsid w:val="0ADD4D6C"/>
    <w:rsid w:val="0AE28791"/>
    <w:rsid w:val="0AFAF7B3"/>
    <w:rsid w:val="0B083CF6"/>
    <w:rsid w:val="0B167204"/>
    <w:rsid w:val="0B173570"/>
    <w:rsid w:val="0B1AC565"/>
    <w:rsid w:val="0B1DE397"/>
    <w:rsid w:val="0B37AB86"/>
    <w:rsid w:val="0B651AB9"/>
    <w:rsid w:val="0B740A49"/>
    <w:rsid w:val="0B7C0065"/>
    <w:rsid w:val="0B8683C0"/>
    <w:rsid w:val="0B8E24E6"/>
    <w:rsid w:val="0BC1FDCB"/>
    <w:rsid w:val="0BFE00BD"/>
    <w:rsid w:val="0C057051"/>
    <w:rsid w:val="0C088DC4"/>
    <w:rsid w:val="0C094747"/>
    <w:rsid w:val="0C19596F"/>
    <w:rsid w:val="0C2AA584"/>
    <w:rsid w:val="0C8D2432"/>
    <w:rsid w:val="0C91C768"/>
    <w:rsid w:val="0C91F720"/>
    <w:rsid w:val="0CA62F66"/>
    <w:rsid w:val="0CB48DD8"/>
    <w:rsid w:val="0CC540E7"/>
    <w:rsid w:val="0CDEFB61"/>
    <w:rsid w:val="0CE568E8"/>
    <w:rsid w:val="0CE89829"/>
    <w:rsid w:val="0CEF7BE2"/>
    <w:rsid w:val="0CEFA339"/>
    <w:rsid w:val="0CF03019"/>
    <w:rsid w:val="0D168BBC"/>
    <w:rsid w:val="0D270EE6"/>
    <w:rsid w:val="0D38800C"/>
    <w:rsid w:val="0D4B9BB0"/>
    <w:rsid w:val="0D5A16DB"/>
    <w:rsid w:val="0D6D4037"/>
    <w:rsid w:val="0D7E4B2C"/>
    <w:rsid w:val="0D982E76"/>
    <w:rsid w:val="0D9F07E8"/>
    <w:rsid w:val="0DB51D8E"/>
    <w:rsid w:val="0DC7EE7F"/>
    <w:rsid w:val="0DD01D16"/>
    <w:rsid w:val="0DD510A1"/>
    <w:rsid w:val="0E018EB0"/>
    <w:rsid w:val="0E157409"/>
    <w:rsid w:val="0E247939"/>
    <w:rsid w:val="0E39E1E2"/>
    <w:rsid w:val="0E496D8A"/>
    <w:rsid w:val="0E54EA63"/>
    <w:rsid w:val="0E975D16"/>
    <w:rsid w:val="0EAFA518"/>
    <w:rsid w:val="0ED87F4D"/>
    <w:rsid w:val="0EE6F79D"/>
    <w:rsid w:val="0EE9BA24"/>
    <w:rsid w:val="0EF75484"/>
    <w:rsid w:val="0F0854DC"/>
    <w:rsid w:val="0F1BF8B7"/>
    <w:rsid w:val="0F1CF5B1"/>
    <w:rsid w:val="0F4F9A44"/>
    <w:rsid w:val="0F6F665E"/>
    <w:rsid w:val="0F71513C"/>
    <w:rsid w:val="0F736E7D"/>
    <w:rsid w:val="0F7CB00F"/>
    <w:rsid w:val="0F866304"/>
    <w:rsid w:val="0F938DFA"/>
    <w:rsid w:val="0F959C63"/>
    <w:rsid w:val="0FA9BC53"/>
    <w:rsid w:val="0FBFBED0"/>
    <w:rsid w:val="0FC113E3"/>
    <w:rsid w:val="0FD0EADE"/>
    <w:rsid w:val="0FE17D53"/>
    <w:rsid w:val="0FEC92FE"/>
    <w:rsid w:val="0FEE1BFD"/>
    <w:rsid w:val="0FFF2714"/>
    <w:rsid w:val="1033B4FC"/>
    <w:rsid w:val="103A2A96"/>
    <w:rsid w:val="103AD839"/>
    <w:rsid w:val="10401A2A"/>
    <w:rsid w:val="1045FE00"/>
    <w:rsid w:val="1060EFE7"/>
    <w:rsid w:val="1085FACA"/>
    <w:rsid w:val="1089707B"/>
    <w:rsid w:val="10D10220"/>
    <w:rsid w:val="10D8992F"/>
    <w:rsid w:val="10E5F3F2"/>
    <w:rsid w:val="10E9E215"/>
    <w:rsid w:val="10ED9932"/>
    <w:rsid w:val="10EE04F3"/>
    <w:rsid w:val="10F54299"/>
    <w:rsid w:val="10FF0261"/>
    <w:rsid w:val="11050633"/>
    <w:rsid w:val="112BF414"/>
    <w:rsid w:val="11333231"/>
    <w:rsid w:val="11501934"/>
    <w:rsid w:val="1161F9F7"/>
    <w:rsid w:val="11673BCC"/>
    <w:rsid w:val="116BD766"/>
    <w:rsid w:val="11836512"/>
    <w:rsid w:val="11B754C6"/>
    <w:rsid w:val="11BA6837"/>
    <w:rsid w:val="11C841B7"/>
    <w:rsid w:val="11E337BD"/>
    <w:rsid w:val="11E784F2"/>
    <w:rsid w:val="11F620CE"/>
    <w:rsid w:val="1235BBF2"/>
    <w:rsid w:val="12469407"/>
    <w:rsid w:val="1265CA51"/>
    <w:rsid w:val="127DA284"/>
    <w:rsid w:val="12912448"/>
    <w:rsid w:val="12919482"/>
    <w:rsid w:val="12D1CBBF"/>
    <w:rsid w:val="12D8DDBE"/>
    <w:rsid w:val="131FF4B0"/>
    <w:rsid w:val="132C3D84"/>
    <w:rsid w:val="132D10D6"/>
    <w:rsid w:val="1339C41B"/>
    <w:rsid w:val="134A127E"/>
    <w:rsid w:val="134BB0F2"/>
    <w:rsid w:val="135DDE06"/>
    <w:rsid w:val="1366F981"/>
    <w:rsid w:val="138A7D00"/>
    <w:rsid w:val="1397D769"/>
    <w:rsid w:val="139CC14B"/>
    <w:rsid w:val="139EB22E"/>
    <w:rsid w:val="13B3410A"/>
    <w:rsid w:val="13DB1488"/>
    <w:rsid w:val="13F7FFA8"/>
    <w:rsid w:val="140D2A9E"/>
    <w:rsid w:val="142DA9B1"/>
    <w:rsid w:val="142F1311"/>
    <w:rsid w:val="14416146"/>
    <w:rsid w:val="144C0115"/>
    <w:rsid w:val="1450DA20"/>
    <w:rsid w:val="14655BCD"/>
    <w:rsid w:val="14867BF5"/>
    <w:rsid w:val="14A565CE"/>
    <w:rsid w:val="14BBE0D4"/>
    <w:rsid w:val="14D5C3CA"/>
    <w:rsid w:val="14DBE220"/>
    <w:rsid w:val="1502D777"/>
    <w:rsid w:val="150C876D"/>
    <w:rsid w:val="150D2A5F"/>
    <w:rsid w:val="15327ADA"/>
    <w:rsid w:val="1532DE2C"/>
    <w:rsid w:val="15423C5F"/>
    <w:rsid w:val="15692B4F"/>
    <w:rsid w:val="15726C95"/>
    <w:rsid w:val="1575626E"/>
    <w:rsid w:val="15812D7E"/>
    <w:rsid w:val="15B428FB"/>
    <w:rsid w:val="15F65A04"/>
    <w:rsid w:val="15F6F79B"/>
    <w:rsid w:val="15FB9D30"/>
    <w:rsid w:val="161105EC"/>
    <w:rsid w:val="1613B8C3"/>
    <w:rsid w:val="1635D886"/>
    <w:rsid w:val="163F7ED8"/>
    <w:rsid w:val="1640ADC8"/>
    <w:rsid w:val="1665E3A8"/>
    <w:rsid w:val="1670520D"/>
    <w:rsid w:val="168D9142"/>
    <w:rsid w:val="16A1A052"/>
    <w:rsid w:val="16A6E17C"/>
    <w:rsid w:val="16B8AEB3"/>
    <w:rsid w:val="16BF5872"/>
    <w:rsid w:val="16C8D0C5"/>
    <w:rsid w:val="16D47CA4"/>
    <w:rsid w:val="16DA65F3"/>
    <w:rsid w:val="16F07D05"/>
    <w:rsid w:val="171205A5"/>
    <w:rsid w:val="171E3258"/>
    <w:rsid w:val="172035F4"/>
    <w:rsid w:val="17370B09"/>
    <w:rsid w:val="1748458A"/>
    <w:rsid w:val="175187E6"/>
    <w:rsid w:val="1760F30F"/>
    <w:rsid w:val="1776545F"/>
    <w:rsid w:val="1795919B"/>
    <w:rsid w:val="17B0E16D"/>
    <w:rsid w:val="17C26F6A"/>
    <w:rsid w:val="17D030E8"/>
    <w:rsid w:val="17D5249D"/>
    <w:rsid w:val="17EB950B"/>
    <w:rsid w:val="17F46ED3"/>
    <w:rsid w:val="18246975"/>
    <w:rsid w:val="183769BB"/>
    <w:rsid w:val="184A1C7C"/>
    <w:rsid w:val="18584AEA"/>
    <w:rsid w:val="1869F363"/>
    <w:rsid w:val="18734A91"/>
    <w:rsid w:val="188BAED4"/>
    <w:rsid w:val="18A000BE"/>
    <w:rsid w:val="18AB94CC"/>
    <w:rsid w:val="18C881EE"/>
    <w:rsid w:val="18CA6149"/>
    <w:rsid w:val="18CFE294"/>
    <w:rsid w:val="18F70FB8"/>
    <w:rsid w:val="18FB138F"/>
    <w:rsid w:val="1921B049"/>
    <w:rsid w:val="192F5B8C"/>
    <w:rsid w:val="1952A4A8"/>
    <w:rsid w:val="1964FF7C"/>
    <w:rsid w:val="1976B74D"/>
    <w:rsid w:val="19782A77"/>
    <w:rsid w:val="19893F57"/>
    <w:rsid w:val="199CC85C"/>
    <w:rsid w:val="19A42E21"/>
    <w:rsid w:val="19B8AD79"/>
    <w:rsid w:val="19CDE47C"/>
    <w:rsid w:val="19D99B23"/>
    <w:rsid w:val="19E5DDCC"/>
    <w:rsid w:val="19E82366"/>
    <w:rsid w:val="1A070758"/>
    <w:rsid w:val="1A23E6D4"/>
    <w:rsid w:val="1A3BA053"/>
    <w:rsid w:val="1A442EEE"/>
    <w:rsid w:val="1A5A3274"/>
    <w:rsid w:val="1A66176C"/>
    <w:rsid w:val="1A68B305"/>
    <w:rsid w:val="1A7B9AE0"/>
    <w:rsid w:val="1A839CB2"/>
    <w:rsid w:val="1A979E2D"/>
    <w:rsid w:val="1AA7AF88"/>
    <w:rsid w:val="1ABD895F"/>
    <w:rsid w:val="1AC0D875"/>
    <w:rsid w:val="1AEA0074"/>
    <w:rsid w:val="1AEC8937"/>
    <w:rsid w:val="1AF46AAA"/>
    <w:rsid w:val="1B066504"/>
    <w:rsid w:val="1B4B8EB5"/>
    <w:rsid w:val="1B4E898D"/>
    <w:rsid w:val="1B57568C"/>
    <w:rsid w:val="1B60F7CD"/>
    <w:rsid w:val="1B652CCC"/>
    <w:rsid w:val="1B87565C"/>
    <w:rsid w:val="1B899205"/>
    <w:rsid w:val="1B982314"/>
    <w:rsid w:val="1BB178CE"/>
    <w:rsid w:val="1BB66664"/>
    <w:rsid w:val="1BBBAF4F"/>
    <w:rsid w:val="1BC690B2"/>
    <w:rsid w:val="1C038BC0"/>
    <w:rsid w:val="1C14C21E"/>
    <w:rsid w:val="1C1B4DE3"/>
    <w:rsid w:val="1C381423"/>
    <w:rsid w:val="1C9B2DF5"/>
    <w:rsid w:val="1CC53E5F"/>
    <w:rsid w:val="1CC8A2F6"/>
    <w:rsid w:val="1CD07A51"/>
    <w:rsid w:val="1CF08585"/>
    <w:rsid w:val="1CF7255A"/>
    <w:rsid w:val="1CF74B48"/>
    <w:rsid w:val="1CF78A01"/>
    <w:rsid w:val="1CFCA0F0"/>
    <w:rsid w:val="1D14678C"/>
    <w:rsid w:val="1D1D5274"/>
    <w:rsid w:val="1D5678F8"/>
    <w:rsid w:val="1D5D5611"/>
    <w:rsid w:val="1D8FFFDF"/>
    <w:rsid w:val="1DA90A9B"/>
    <w:rsid w:val="1DB722BD"/>
    <w:rsid w:val="1DB9A20D"/>
    <w:rsid w:val="1DBFD518"/>
    <w:rsid w:val="1DC13F8B"/>
    <w:rsid w:val="1DC98190"/>
    <w:rsid w:val="1DD7F33B"/>
    <w:rsid w:val="1DDB2182"/>
    <w:rsid w:val="1DE02430"/>
    <w:rsid w:val="1DEE4BCF"/>
    <w:rsid w:val="1E0DAE92"/>
    <w:rsid w:val="1E2EA2B1"/>
    <w:rsid w:val="1E2F7CD6"/>
    <w:rsid w:val="1E3E80E5"/>
    <w:rsid w:val="1E45927C"/>
    <w:rsid w:val="1E66DBCF"/>
    <w:rsid w:val="1E960211"/>
    <w:rsid w:val="1ECDC6B5"/>
    <w:rsid w:val="1F020686"/>
    <w:rsid w:val="1F1B7C8C"/>
    <w:rsid w:val="1F3275AE"/>
    <w:rsid w:val="1F389234"/>
    <w:rsid w:val="1F4E73A7"/>
    <w:rsid w:val="1F7377A8"/>
    <w:rsid w:val="1F809914"/>
    <w:rsid w:val="1F8A3073"/>
    <w:rsid w:val="1F8B7EB7"/>
    <w:rsid w:val="1F9C312B"/>
    <w:rsid w:val="1F9F83A3"/>
    <w:rsid w:val="1FAE8650"/>
    <w:rsid w:val="1FB895D5"/>
    <w:rsid w:val="1FD62980"/>
    <w:rsid w:val="1FD89456"/>
    <w:rsid w:val="1FEBB8ED"/>
    <w:rsid w:val="200CAE95"/>
    <w:rsid w:val="20542E0C"/>
    <w:rsid w:val="20617E9F"/>
    <w:rsid w:val="2080BD8D"/>
    <w:rsid w:val="208E367E"/>
    <w:rsid w:val="20ADBE07"/>
    <w:rsid w:val="20BD5A53"/>
    <w:rsid w:val="20C9229F"/>
    <w:rsid w:val="20CD7CC1"/>
    <w:rsid w:val="20D478A7"/>
    <w:rsid w:val="20FA97DD"/>
    <w:rsid w:val="211FE864"/>
    <w:rsid w:val="2120E168"/>
    <w:rsid w:val="212B017F"/>
    <w:rsid w:val="212DFF11"/>
    <w:rsid w:val="213F6221"/>
    <w:rsid w:val="21454460"/>
    <w:rsid w:val="21DA12C3"/>
    <w:rsid w:val="21EDCCFC"/>
    <w:rsid w:val="21F943AC"/>
    <w:rsid w:val="2208D0F1"/>
    <w:rsid w:val="221AEBE5"/>
    <w:rsid w:val="224C1E1E"/>
    <w:rsid w:val="2261835C"/>
    <w:rsid w:val="22836AA4"/>
    <w:rsid w:val="228AAC0D"/>
    <w:rsid w:val="22A5B002"/>
    <w:rsid w:val="22AE1BD8"/>
    <w:rsid w:val="22B330AC"/>
    <w:rsid w:val="22C6C963"/>
    <w:rsid w:val="22CCB939"/>
    <w:rsid w:val="22D0B9BF"/>
    <w:rsid w:val="22E9462B"/>
    <w:rsid w:val="2335EEC1"/>
    <w:rsid w:val="234825C1"/>
    <w:rsid w:val="235463C0"/>
    <w:rsid w:val="236B182B"/>
    <w:rsid w:val="236D9D79"/>
    <w:rsid w:val="23746EF4"/>
    <w:rsid w:val="237CDB69"/>
    <w:rsid w:val="2393E34F"/>
    <w:rsid w:val="23AF1D93"/>
    <w:rsid w:val="23AF7329"/>
    <w:rsid w:val="23BC51C3"/>
    <w:rsid w:val="23C269D0"/>
    <w:rsid w:val="23D48FB3"/>
    <w:rsid w:val="23E5E9B5"/>
    <w:rsid w:val="23FA9463"/>
    <w:rsid w:val="2414D6F1"/>
    <w:rsid w:val="243CAF73"/>
    <w:rsid w:val="246BB53F"/>
    <w:rsid w:val="246C483E"/>
    <w:rsid w:val="248BD427"/>
    <w:rsid w:val="24993459"/>
    <w:rsid w:val="24B1E13D"/>
    <w:rsid w:val="24B5086B"/>
    <w:rsid w:val="24CCF342"/>
    <w:rsid w:val="24F917BB"/>
    <w:rsid w:val="2529428F"/>
    <w:rsid w:val="253AB352"/>
    <w:rsid w:val="2543D6A4"/>
    <w:rsid w:val="254D037A"/>
    <w:rsid w:val="255736B5"/>
    <w:rsid w:val="256AA921"/>
    <w:rsid w:val="258C0101"/>
    <w:rsid w:val="25B34549"/>
    <w:rsid w:val="25CD9574"/>
    <w:rsid w:val="25F18AF7"/>
    <w:rsid w:val="25F3B49F"/>
    <w:rsid w:val="264B9909"/>
    <w:rsid w:val="2659C271"/>
    <w:rsid w:val="2659D182"/>
    <w:rsid w:val="265B9E09"/>
    <w:rsid w:val="265DEA37"/>
    <w:rsid w:val="2674FA4E"/>
    <w:rsid w:val="267AB59B"/>
    <w:rsid w:val="268A1D70"/>
    <w:rsid w:val="26997346"/>
    <w:rsid w:val="26A7BCAE"/>
    <w:rsid w:val="26B1EA2B"/>
    <w:rsid w:val="26C66F3D"/>
    <w:rsid w:val="26CE1840"/>
    <w:rsid w:val="26DE3E2E"/>
    <w:rsid w:val="26F06237"/>
    <w:rsid w:val="26FF8FB8"/>
    <w:rsid w:val="2731527F"/>
    <w:rsid w:val="27515A5B"/>
    <w:rsid w:val="276306A9"/>
    <w:rsid w:val="27746041"/>
    <w:rsid w:val="2779AE05"/>
    <w:rsid w:val="27B78D23"/>
    <w:rsid w:val="27BA65D1"/>
    <w:rsid w:val="27E9E6A6"/>
    <w:rsid w:val="27F6C0C7"/>
    <w:rsid w:val="28001AA6"/>
    <w:rsid w:val="28151C63"/>
    <w:rsid w:val="2827BA84"/>
    <w:rsid w:val="282FD37A"/>
    <w:rsid w:val="283137F4"/>
    <w:rsid w:val="283C6B73"/>
    <w:rsid w:val="2841AC03"/>
    <w:rsid w:val="286356C6"/>
    <w:rsid w:val="28721C0D"/>
    <w:rsid w:val="28897BA4"/>
    <w:rsid w:val="2897B68B"/>
    <w:rsid w:val="28AF5847"/>
    <w:rsid w:val="28B52F05"/>
    <w:rsid w:val="28C1C20E"/>
    <w:rsid w:val="28D01F11"/>
    <w:rsid w:val="28D7C2A8"/>
    <w:rsid w:val="28DD8983"/>
    <w:rsid w:val="28F3E831"/>
    <w:rsid w:val="291B4EF3"/>
    <w:rsid w:val="2948659D"/>
    <w:rsid w:val="29731235"/>
    <w:rsid w:val="297A9B14"/>
    <w:rsid w:val="297AFFE2"/>
    <w:rsid w:val="298B8FFB"/>
    <w:rsid w:val="299976FC"/>
    <w:rsid w:val="29A5CFD0"/>
    <w:rsid w:val="29AF4405"/>
    <w:rsid w:val="29BB1ED6"/>
    <w:rsid w:val="29BD7E3F"/>
    <w:rsid w:val="29C8ADA5"/>
    <w:rsid w:val="29DF8035"/>
    <w:rsid w:val="2A04027B"/>
    <w:rsid w:val="2A0FC21D"/>
    <w:rsid w:val="2A112DE4"/>
    <w:rsid w:val="2A1EF68F"/>
    <w:rsid w:val="2A22A624"/>
    <w:rsid w:val="2A2B510B"/>
    <w:rsid w:val="2A2CD3E9"/>
    <w:rsid w:val="2A3EF4B4"/>
    <w:rsid w:val="2A400728"/>
    <w:rsid w:val="2A68305D"/>
    <w:rsid w:val="2A70BAEC"/>
    <w:rsid w:val="2A79ACCB"/>
    <w:rsid w:val="2A7DA1C0"/>
    <w:rsid w:val="2A91C0C3"/>
    <w:rsid w:val="2AC689CA"/>
    <w:rsid w:val="2ACA4435"/>
    <w:rsid w:val="2AD2FA2C"/>
    <w:rsid w:val="2AD61462"/>
    <w:rsid w:val="2AE090B0"/>
    <w:rsid w:val="2AE6DC69"/>
    <w:rsid w:val="2AFA739B"/>
    <w:rsid w:val="2B029793"/>
    <w:rsid w:val="2B1A8C64"/>
    <w:rsid w:val="2B370DC5"/>
    <w:rsid w:val="2B4369E2"/>
    <w:rsid w:val="2B458615"/>
    <w:rsid w:val="2B54F963"/>
    <w:rsid w:val="2B749D93"/>
    <w:rsid w:val="2B76D661"/>
    <w:rsid w:val="2B994B46"/>
    <w:rsid w:val="2BA220DB"/>
    <w:rsid w:val="2BA3BF0A"/>
    <w:rsid w:val="2BABAC90"/>
    <w:rsid w:val="2BBFA89B"/>
    <w:rsid w:val="2BC8CB88"/>
    <w:rsid w:val="2BE669B3"/>
    <w:rsid w:val="2BF6A32D"/>
    <w:rsid w:val="2BFA5AE7"/>
    <w:rsid w:val="2BFF21EE"/>
    <w:rsid w:val="2C07D295"/>
    <w:rsid w:val="2C0F7099"/>
    <w:rsid w:val="2C12DD68"/>
    <w:rsid w:val="2C5B6D42"/>
    <w:rsid w:val="2C5BCA49"/>
    <w:rsid w:val="2C7CF6BF"/>
    <w:rsid w:val="2C8DD455"/>
    <w:rsid w:val="2C94A478"/>
    <w:rsid w:val="2CA9A88D"/>
    <w:rsid w:val="2CC58152"/>
    <w:rsid w:val="2CC6C79F"/>
    <w:rsid w:val="2CE1B7E9"/>
    <w:rsid w:val="2CE433A1"/>
    <w:rsid w:val="2D015B7C"/>
    <w:rsid w:val="2D1F35BB"/>
    <w:rsid w:val="2D2B1E55"/>
    <w:rsid w:val="2D3F355C"/>
    <w:rsid w:val="2D4C2865"/>
    <w:rsid w:val="2D6F8F5A"/>
    <w:rsid w:val="2D72F88E"/>
    <w:rsid w:val="2D90F7C6"/>
    <w:rsid w:val="2D9616D1"/>
    <w:rsid w:val="2D9D91F8"/>
    <w:rsid w:val="2DB8EFFC"/>
    <w:rsid w:val="2DBC4919"/>
    <w:rsid w:val="2DC230B3"/>
    <w:rsid w:val="2DCA500F"/>
    <w:rsid w:val="2DCD996A"/>
    <w:rsid w:val="2DD39C40"/>
    <w:rsid w:val="2DD6B0C8"/>
    <w:rsid w:val="2DD81BDE"/>
    <w:rsid w:val="2DE50D23"/>
    <w:rsid w:val="2DF7BE8E"/>
    <w:rsid w:val="2E0893FB"/>
    <w:rsid w:val="2E2666FF"/>
    <w:rsid w:val="2E414C5E"/>
    <w:rsid w:val="2E422BD7"/>
    <w:rsid w:val="2E55D39F"/>
    <w:rsid w:val="2E87EC14"/>
    <w:rsid w:val="2E885F39"/>
    <w:rsid w:val="2E938CAD"/>
    <w:rsid w:val="2E9EEDDB"/>
    <w:rsid w:val="2EAF2C93"/>
    <w:rsid w:val="2EC301B8"/>
    <w:rsid w:val="2F08525A"/>
    <w:rsid w:val="2F12BD2E"/>
    <w:rsid w:val="2F13A66D"/>
    <w:rsid w:val="2F3640E3"/>
    <w:rsid w:val="2F54CB9C"/>
    <w:rsid w:val="2F5A83F4"/>
    <w:rsid w:val="2F7BBF05"/>
    <w:rsid w:val="2F95B93B"/>
    <w:rsid w:val="2F9D1DFE"/>
    <w:rsid w:val="2FC9BF39"/>
    <w:rsid w:val="2FD59A2F"/>
    <w:rsid w:val="2FF10447"/>
    <w:rsid w:val="2FFAF151"/>
    <w:rsid w:val="3007ABF8"/>
    <w:rsid w:val="30296BF2"/>
    <w:rsid w:val="303C78A7"/>
    <w:rsid w:val="304EB53A"/>
    <w:rsid w:val="30508E9C"/>
    <w:rsid w:val="3050D2B2"/>
    <w:rsid w:val="3058F22C"/>
    <w:rsid w:val="305C4DDD"/>
    <w:rsid w:val="306D16EF"/>
    <w:rsid w:val="308493E7"/>
    <w:rsid w:val="3087E802"/>
    <w:rsid w:val="309A7024"/>
    <w:rsid w:val="309D0952"/>
    <w:rsid w:val="30BEEFAC"/>
    <w:rsid w:val="30D5D329"/>
    <w:rsid w:val="30DB721E"/>
    <w:rsid w:val="30E30251"/>
    <w:rsid w:val="30EE34F9"/>
    <w:rsid w:val="30EE77E7"/>
    <w:rsid w:val="30F91F91"/>
    <w:rsid w:val="30F93180"/>
    <w:rsid w:val="3122371A"/>
    <w:rsid w:val="31223F33"/>
    <w:rsid w:val="3123954E"/>
    <w:rsid w:val="31245989"/>
    <w:rsid w:val="31269E41"/>
    <w:rsid w:val="313C6C9F"/>
    <w:rsid w:val="3141B006"/>
    <w:rsid w:val="31429DC0"/>
    <w:rsid w:val="3145ECD6"/>
    <w:rsid w:val="316B029A"/>
    <w:rsid w:val="316EF54E"/>
    <w:rsid w:val="31880780"/>
    <w:rsid w:val="319207E1"/>
    <w:rsid w:val="31AA8930"/>
    <w:rsid w:val="31B51095"/>
    <w:rsid w:val="31C89FCB"/>
    <w:rsid w:val="31DA3084"/>
    <w:rsid w:val="31E4C419"/>
    <w:rsid w:val="32008B36"/>
    <w:rsid w:val="32042E2F"/>
    <w:rsid w:val="32259D04"/>
    <w:rsid w:val="3274726F"/>
    <w:rsid w:val="32828C87"/>
    <w:rsid w:val="3284BEB0"/>
    <w:rsid w:val="32899F5E"/>
    <w:rsid w:val="329D8D44"/>
    <w:rsid w:val="329DA979"/>
    <w:rsid w:val="32A0CC49"/>
    <w:rsid w:val="32CD67BF"/>
    <w:rsid w:val="32DF1E5B"/>
    <w:rsid w:val="32DFBA4C"/>
    <w:rsid w:val="33151A26"/>
    <w:rsid w:val="331C5898"/>
    <w:rsid w:val="332152C3"/>
    <w:rsid w:val="337C4883"/>
    <w:rsid w:val="33CFF715"/>
    <w:rsid w:val="33D58312"/>
    <w:rsid w:val="33DFBD48"/>
    <w:rsid w:val="33E927F3"/>
    <w:rsid w:val="33F36337"/>
    <w:rsid w:val="3442D667"/>
    <w:rsid w:val="34459868"/>
    <w:rsid w:val="3461EB07"/>
    <w:rsid w:val="346A7B45"/>
    <w:rsid w:val="34714BBC"/>
    <w:rsid w:val="347C602C"/>
    <w:rsid w:val="3483DCDA"/>
    <w:rsid w:val="3487EB06"/>
    <w:rsid w:val="3491A409"/>
    <w:rsid w:val="349E6DEB"/>
    <w:rsid w:val="34BD0FB3"/>
    <w:rsid w:val="34E5365A"/>
    <w:rsid w:val="34EF9B1C"/>
    <w:rsid w:val="34F3A1C3"/>
    <w:rsid w:val="3515E0F0"/>
    <w:rsid w:val="35264585"/>
    <w:rsid w:val="3528A81C"/>
    <w:rsid w:val="35316DD5"/>
    <w:rsid w:val="353F4E13"/>
    <w:rsid w:val="3551342F"/>
    <w:rsid w:val="355AB724"/>
    <w:rsid w:val="356B0F96"/>
    <w:rsid w:val="357092A2"/>
    <w:rsid w:val="358867C7"/>
    <w:rsid w:val="35B7C1ED"/>
    <w:rsid w:val="35DC8090"/>
    <w:rsid w:val="367775F1"/>
    <w:rsid w:val="36831950"/>
    <w:rsid w:val="36B3AAC2"/>
    <w:rsid w:val="36B7137D"/>
    <w:rsid w:val="36C3F16B"/>
    <w:rsid w:val="36F963DF"/>
    <w:rsid w:val="37075F14"/>
    <w:rsid w:val="370A30EF"/>
    <w:rsid w:val="371406AB"/>
    <w:rsid w:val="372709CE"/>
    <w:rsid w:val="3736B1D4"/>
    <w:rsid w:val="374461DB"/>
    <w:rsid w:val="375BDC6B"/>
    <w:rsid w:val="375C896F"/>
    <w:rsid w:val="375EBB98"/>
    <w:rsid w:val="3771AFEF"/>
    <w:rsid w:val="37787EEB"/>
    <w:rsid w:val="37A3AB6D"/>
    <w:rsid w:val="37B32A85"/>
    <w:rsid w:val="37B73FAB"/>
    <w:rsid w:val="37C53B27"/>
    <w:rsid w:val="37FFA827"/>
    <w:rsid w:val="381AE0EF"/>
    <w:rsid w:val="38359788"/>
    <w:rsid w:val="383E984E"/>
    <w:rsid w:val="38421668"/>
    <w:rsid w:val="3842179A"/>
    <w:rsid w:val="3846F2A4"/>
    <w:rsid w:val="38541385"/>
    <w:rsid w:val="38694908"/>
    <w:rsid w:val="38708830"/>
    <w:rsid w:val="3878CBA8"/>
    <w:rsid w:val="3886C688"/>
    <w:rsid w:val="3887CA73"/>
    <w:rsid w:val="38A5C67A"/>
    <w:rsid w:val="38A9E0A4"/>
    <w:rsid w:val="38ABA2C6"/>
    <w:rsid w:val="38BE8173"/>
    <w:rsid w:val="38E40DDD"/>
    <w:rsid w:val="38EA1451"/>
    <w:rsid w:val="391A8945"/>
    <w:rsid w:val="392BE317"/>
    <w:rsid w:val="39386424"/>
    <w:rsid w:val="393CDD07"/>
    <w:rsid w:val="393F244A"/>
    <w:rsid w:val="3944CA7B"/>
    <w:rsid w:val="39465E4A"/>
    <w:rsid w:val="39500287"/>
    <w:rsid w:val="3954AE3B"/>
    <w:rsid w:val="3956A61F"/>
    <w:rsid w:val="39607506"/>
    <w:rsid w:val="3962AB9A"/>
    <w:rsid w:val="396605B8"/>
    <w:rsid w:val="397B9C30"/>
    <w:rsid w:val="39840E16"/>
    <w:rsid w:val="3989A011"/>
    <w:rsid w:val="3990F95A"/>
    <w:rsid w:val="39BB9780"/>
    <w:rsid w:val="39BE997B"/>
    <w:rsid w:val="39C2B6A9"/>
    <w:rsid w:val="39C90F9D"/>
    <w:rsid w:val="39CEAABD"/>
    <w:rsid w:val="39D4ED9F"/>
    <w:rsid w:val="39DB33FB"/>
    <w:rsid w:val="39F901B1"/>
    <w:rsid w:val="3A16CF70"/>
    <w:rsid w:val="3A43563B"/>
    <w:rsid w:val="3A4907EF"/>
    <w:rsid w:val="3A4FC73C"/>
    <w:rsid w:val="3A790F27"/>
    <w:rsid w:val="3A8D3C0C"/>
    <w:rsid w:val="3A9676A5"/>
    <w:rsid w:val="3A9725A8"/>
    <w:rsid w:val="3AA2A99B"/>
    <w:rsid w:val="3AA33E2E"/>
    <w:rsid w:val="3AB2723C"/>
    <w:rsid w:val="3AB93B28"/>
    <w:rsid w:val="3AB95703"/>
    <w:rsid w:val="3ACD4770"/>
    <w:rsid w:val="3AD290E2"/>
    <w:rsid w:val="3AE0B01E"/>
    <w:rsid w:val="3AF81213"/>
    <w:rsid w:val="3B151B2B"/>
    <w:rsid w:val="3B3B09AA"/>
    <w:rsid w:val="3B48B86B"/>
    <w:rsid w:val="3B74BA0F"/>
    <w:rsid w:val="3BAD4E1B"/>
    <w:rsid w:val="3BB5623A"/>
    <w:rsid w:val="3BB78115"/>
    <w:rsid w:val="3BECC2E2"/>
    <w:rsid w:val="3BF9B5DE"/>
    <w:rsid w:val="3BFB540D"/>
    <w:rsid w:val="3C0358ED"/>
    <w:rsid w:val="3C11A3B8"/>
    <w:rsid w:val="3C14B09E"/>
    <w:rsid w:val="3C1A314D"/>
    <w:rsid w:val="3C300625"/>
    <w:rsid w:val="3C3B0452"/>
    <w:rsid w:val="3C4C4CC9"/>
    <w:rsid w:val="3C7D973F"/>
    <w:rsid w:val="3C895B68"/>
    <w:rsid w:val="3CB1D3AC"/>
    <w:rsid w:val="3CB722C3"/>
    <w:rsid w:val="3CDD56BF"/>
    <w:rsid w:val="3CDDA339"/>
    <w:rsid w:val="3CDF68A6"/>
    <w:rsid w:val="3CF52C6C"/>
    <w:rsid w:val="3D3FD9C7"/>
    <w:rsid w:val="3D42A283"/>
    <w:rsid w:val="3D6BED54"/>
    <w:rsid w:val="3D844EEF"/>
    <w:rsid w:val="3D8706D5"/>
    <w:rsid w:val="3D893C7C"/>
    <w:rsid w:val="3DAFB553"/>
    <w:rsid w:val="3DCD41E4"/>
    <w:rsid w:val="3DDE0288"/>
    <w:rsid w:val="3DF53827"/>
    <w:rsid w:val="3E05EB92"/>
    <w:rsid w:val="3E0AB231"/>
    <w:rsid w:val="3E119DDD"/>
    <w:rsid w:val="3E20ADE3"/>
    <w:rsid w:val="3E26F4E7"/>
    <w:rsid w:val="3E595039"/>
    <w:rsid w:val="3E848E6D"/>
    <w:rsid w:val="3E9659A2"/>
    <w:rsid w:val="3E9C6B34"/>
    <w:rsid w:val="3EA1C4DF"/>
    <w:rsid w:val="3EA78568"/>
    <w:rsid w:val="3EBB92D5"/>
    <w:rsid w:val="3EDAC3C1"/>
    <w:rsid w:val="3EDCEB85"/>
    <w:rsid w:val="3EE6E4D4"/>
    <w:rsid w:val="3F0EFD98"/>
    <w:rsid w:val="3F2683CE"/>
    <w:rsid w:val="3F2A980A"/>
    <w:rsid w:val="3F546BF8"/>
    <w:rsid w:val="3F5475D4"/>
    <w:rsid w:val="3F7B9FCC"/>
    <w:rsid w:val="3FA0E712"/>
    <w:rsid w:val="3FA23F6F"/>
    <w:rsid w:val="3FC528AB"/>
    <w:rsid w:val="3FDB2A76"/>
    <w:rsid w:val="4008EB27"/>
    <w:rsid w:val="4015504D"/>
    <w:rsid w:val="4030F11A"/>
    <w:rsid w:val="404A3304"/>
    <w:rsid w:val="404AF8B1"/>
    <w:rsid w:val="40572BE9"/>
    <w:rsid w:val="40768501"/>
    <w:rsid w:val="409588C8"/>
    <w:rsid w:val="409A7C02"/>
    <w:rsid w:val="40B084DD"/>
    <w:rsid w:val="40BD4026"/>
    <w:rsid w:val="40D56D9B"/>
    <w:rsid w:val="40E524E7"/>
    <w:rsid w:val="40EBAC33"/>
    <w:rsid w:val="411D59E2"/>
    <w:rsid w:val="413CEA44"/>
    <w:rsid w:val="414D9B59"/>
    <w:rsid w:val="4159AF2D"/>
    <w:rsid w:val="416E5A2E"/>
    <w:rsid w:val="41797045"/>
    <w:rsid w:val="418428F7"/>
    <w:rsid w:val="4184A303"/>
    <w:rsid w:val="41BFDF23"/>
    <w:rsid w:val="41CD95BD"/>
    <w:rsid w:val="42097131"/>
    <w:rsid w:val="423CFB78"/>
    <w:rsid w:val="423EE81E"/>
    <w:rsid w:val="4266AE26"/>
    <w:rsid w:val="428E0ECC"/>
    <w:rsid w:val="428E1732"/>
    <w:rsid w:val="429AE4D8"/>
    <w:rsid w:val="42A4E129"/>
    <w:rsid w:val="42A71F04"/>
    <w:rsid w:val="42AFBF51"/>
    <w:rsid w:val="42B470E1"/>
    <w:rsid w:val="42BA09BC"/>
    <w:rsid w:val="42BCEC39"/>
    <w:rsid w:val="42CAF27E"/>
    <w:rsid w:val="42D05967"/>
    <w:rsid w:val="433357B9"/>
    <w:rsid w:val="4349EA5A"/>
    <w:rsid w:val="43578937"/>
    <w:rsid w:val="436E8111"/>
    <w:rsid w:val="437A91E4"/>
    <w:rsid w:val="43860B3F"/>
    <w:rsid w:val="4397F737"/>
    <w:rsid w:val="43C1F43F"/>
    <w:rsid w:val="43EB01CF"/>
    <w:rsid w:val="44000266"/>
    <w:rsid w:val="4413CCF3"/>
    <w:rsid w:val="4476A458"/>
    <w:rsid w:val="44788A3B"/>
    <w:rsid w:val="448E07FE"/>
    <w:rsid w:val="448F78D0"/>
    <w:rsid w:val="44C0D708"/>
    <w:rsid w:val="44E28368"/>
    <w:rsid w:val="44E3A764"/>
    <w:rsid w:val="44E7AF89"/>
    <w:rsid w:val="44F6126C"/>
    <w:rsid w:val="44FB61D9"/>
    <w:rsid w:val="450FEF09"/>
    <w:rsid w:val="45123236"/>
    <w:rsid w:val="452491DA"/>
    <w:rsid w:val="45275C64"/>
    <w:rsid w:val="453B961E"/>
    <w:rsid w:val="454A9E03"/>
    <w:rsid w:val="455035CB"/>
    <w:rsid w:val="455A841E"/>
    <w:rsid w:val="456DCCC7"/>
    <w:rsid w:val="457955FF"/>
    <w:rsid w:val="4593D42E"/>
    <w:rsid w:val="459CF67F"/>
    <w:rsid w:val="459E6F59"/>
    <w:rsid w:val="45A4B4F6"/>
    <w:rsid w:val="45B078E6"/>
    <w:rsid w:val="45B2694B"/>
    <w:rsid w:val="45C4B5CF"/>
    <w:rsid w:val="45E1073C"/>
    <w:rsid w:val="45EEAEA2"/>
    <w:rsid w:val="45F06414"/>
    <w:rsid w:val="4632C204"/>
    <w:rsid w:val="4659171B"/>
    <w:rsid w:val="465DB798"/>
    <w:rsid w:val="468136FA"/>
    <w:rsid w:val="46950F52"/>
    <w:rsid w:val="46AC2C4B"/>
    <w:rsid w:val="46EC14E1"/>
    <w:rsid w:val="47185D4D"/>
    <w:rsid w:val="472A2A75"/>
    <w:rsid w:val="47414A88"/>
    <w:rsid w:val="475E524E"/>
    <w:rsid w:val="47929409"/>
    <w:rsid w:val="47D5139F"/>
    <w:rsid w:val="47D60C0A"/>
    <w:rsid w:val="47DC1DC5"/>
    <w:rsid w:val="47F74083"/>
    <w:rsid w:val="47FD9E50"/>
    <w:rsid w:val="4801C422"/>
    <w:rsid w:val="48153AC6"/>
    <w:rsid w:val="48491268"/>
    <w:rsid w:val="4854F373"/>
    <w:rsid w:val="48596A80"/>
    <w:rsid w:val="487A137B"/>
    <w:rsid w:val="4882BB3E"/>
    <w:rsid w:val="4889846C"/>
    <w:rsid w:val="489745F8"/>
    <w:rsid w:val="489D5E0A"/>
    <w:rsid w:val="48A68A2A"/>
    <w:rsid w:val="48A71817"/>
    <w:rsid w:val="48A7FCB6"/>
    <w:rsid w:val="48EB64E3"/>
    <w:rsid w:val="48FAF9EE"/>
    <w:rsid w:val="49104402"/>
    <w:rsid w:val="4921AD31"/>
    <w:rsid w:val="493131AC"/>
    <w:rsid w:val="493940FC"/>
    <w:rsid w:val="493EDFB3"/>
    <w:rsid w:val="49696F8F"/>
    <w:rsid w:val="4981759A"/>
    <w:rsid w:val="49978B40"/>
    <w:rsid w:val="49AC94A8"/>
    <w:rsid w:val="49DD6F13"/>
    <w:rsid w:val="4A077D7E"/>
    <w:rsid w:val="4A247E15"/>
    <w:rsid w:val="4A274B6F"/>
    <w:rsid w:val="4A27D47C"/>
    <w:rsid w:val="4A3B3D78"/>
    <w:rsid w:val="4A3B9FF9"/>
    <w:rsid w:val="4A5C1FCD"/>
    <w:rsid w:val="4A7360F9"/>
    <w:rsid w:val="4A748A94"/>
    <w:rsid w:val="4A8E6754"/>
    <w:rsid w:val="4AA4398A"/>
    <w:rsid w:val="4AACA1DD"/>
    <w:rsid w:val="4AB7C933"/>
    <w:rsid w:val="4ABABF28"/>
    <w:rsid w:val="4ACF4031"/>
    <w:rsid w:val="4AF972AF"/>
    <w:rsid w:val="4B640D94"/>
    <w:rsid w:val="4B723DE3"/>
    <w:rsid w:val="4B86D3BD"/>
    <w:rsid w:val="4B877F61"/>
    <w:rsid w:val="4B904F28"/>
    <w:rsid w:val="4B93B08B"/>
    <w:rsid w:val="4B9851EB"/>
    <w:rsid w:val="4BD7F2A6"/>
    <w:rsid w:val="4BDE7B70"/>
    <w:rsid w:val="4BE194C6"/>
    <w:rsid w:val="4BF76569"/>
    <w:rsid w:val="4C06994D"/>
    <w:rsid w:val="4C06F6A0"/>
    <w:rsid w:val="4C201EDB"/>
    <w:rsid w:val="4C3AC8C1"/>
    <w:rsid w:val="4C3DCC28"/>
    <w:rsid w:val="4C628A31"/>
    <w:rsid w:val="4C69C8FF"/>
    <w:rsid w:val="4C81C6FF"/>
    <w:rsid w:val="4C905095"/>
    <w:rsid w:val="4CA17C59"/>
    <w:rsid w:val="4CA55850"/>
    <w:rsid w:val="4CD21AA1"/>
    <w:rsid w:val="4CD4593B"/>
    <w:rsid w:val="4CDDBA43"/>
    <w:rsid w:val="4CDEC1F3"/>
    <w:rsid w:val="4CEA417B"/>
    <w:rsid w:val="4CED0F87"/>
    <w:rsid w:val="4CF7E5D7"/>
    <w:rsid w:val="4CF9EE3D"/>
    <w:rsid w:val="4D255A0E"/>
    <w:rsid w:val="4D37D2C1"/>
    <w:rsid w:val="4D401E7F"/>
    <w:rsid w:val="4D418EFB"/>
    <w:rsid w:val="4D7307E6"/>
    <w:rsid w:val="4D770E78"/>
    <w:rsid w:val="4D861C25"/>
    <w:rsid w:val="4D93CB75"/>
    <w:rsid w:val="4DA717B8"/>
    <w:rsid w:val="4DBDC81C"/>
    <w:rsid w:val="4DEBDB9B"/>
    <w:rsid w:val="4DF93F86"/>
    <w:rsid w:val="4E198B20"/>
    <w:rsid w:val="4E1D32B9"/>
    <w:rsid w:val="4E2AD2AA"/>
    <w:rsid w:val="4E4703B1"/>
    <w:rsid w:val="4E750E41"/>
    <w:rsid w:val="4E7ABA8D"/>
    <w:rsid w:val="4EBC24AC"/>
    <w:rsid w:val="4ED88645"/>
    <w:rsid w:val="4EEA8AEB"/>
    <w:rsid w:val="4EED13A5"/>
    <w:rsid w:val="4EF4F9D0"/>
    <w:rsid w:val="4F008FB6"/>
    <w:rsid w:val="4F1E2609"/>
    <w:rsid w:val="4F2B15AF"/>
    <w:rsid w:val="4F3954B3"/>
    <w:rsid w:val="4F3CF296"/>
    <w:rsid w:val="4F5D0B5F"/>
    <w:rsid w:val="4F60E0DD"/>
    <w:rsid w:val="4F908A0E"/>
    <w:rsid w:val="4F92BC66"/>
    <w:rsid w:val="4FC048C2"/>
    <w:rsid w:val="4FE2E088"/>
    <w:rsid w:val="4FFA69BB"/>
    <w:rsid w:val="5027A91F"/>
    <w:rsid w:val="50370C0D"/>
    <w:rsid w:val="50465116"/>
    <w:rsid w:val="50527E3B"/>
    <w:rsid w:val="50792C30"/>
    <w:rsid w:val="5086ABF4"/>
    <w:rsid w:val="5092B0AA"/>
    <w:rsid w:val="50B113FF"/>
    <w:rsid w:val="50D555EC"/>
    <w:rsid w:val="50E9348A"/>
    <w:rsid w:val="514158FF"/>
    <w:rsid w:val="51420094"/>
    <w:rsid w:val="514BEB98"/>
    <w:rsid w:val="51604CD6"/>
    <w:rsid w:val="517034A4"/>
    <w:rsid w:val="518F2FD2"/>
    <w:rsid w:val="519C9789"/>
    <w:rsid w:val="51A28259"/>
    <w:rsid w:val="51A846FD"/>
    <w:rsid w:val="51B05161"/>
    <w:rsid w:val="51C0DAB9"/>
    <w:rsid w:val="51D17380"/>
    <w:rsid w:val="51D54137"/>
    <w:rsid w:val="5214D9D0"/>
    <w:rsid w:val="523932C1"/>
    <w:rsid w:val="5272B4D7"/>
    <w:rsid w:val="528A73C4"/>
    <w:rsid w:val="528ECDCE"/>
    <w:rsid w:val="528F8F13"/>
    <w:rsid w:val="52B1FE46"/>
    <w:rsid w:val="52BC8224"/>
    <w:rsid w:val="52CE4089"/>
    <w:rsid w:val="52D0B96B"/>
    <w:rsid w:val="53225CC2"/>
    <w:rsid w:val="5344C600"/>
    <w:rsid w:val="535035A0"/>
    <w:rsid w:val="535385C5"/>
    <w:rsid w:val="5376C403"/>
    <w:rsid w:val="537A09AE"/>
    <w:rsid w:val="5390762A"/>
    <w:rsid w:val="53B962AC"/>
    <w:rsid w:val="53E30190"/>
    <w:rsid w:val="5405AE2C"/>
    <w:rsid w:val="540B0942"/>
    <w:rsid w:val="54437D12"/>
    <w:rsid w:val="5446F5C2"/>
    <w:rsid w:val="544DBA7E"/>
    <w:rsid w:val="546D6EA0"/>
    <w:rsid w:val="548240DF"/>
    <w:rsid w:val="5483F03A"/>
    <w:rsid w:val="5486B2C1"/>
    <w:rsid w:val="5491D112"/>
    <w:rsid w:val="54929103"/>
    <w:rsid w:val="549FB9FF"/>
    <w:rsid w:val="54AF5D92"/>
    <w:rsid w:val="54BB82E9"/>
    <w:rsid w:val="54D8434B"/>
    <w:rsid w:val="54F1F631"/>
    <w:rsid w:val="550E8BA2"/>
    <w:rsid w:val="55104CAF"/>
    <w:rsid w:val="55184E96"/>
    <w:rsid w:val="5522B8D4"/>
    <w:rsid w:val="554CF171"/>
    <w:rsid w:val="555D7FA0"/>
    <w:rsid w:val="557AD0D7"/>
    <w:rsid w:val="55A1F8C0"/>
    <w:rsid w:val="55C2FE4C"/>
    <w:rsid w:val="55C49F24"/>
    <w:rsid w:val="55CEBFF3"/>
    <w:rsid w:val="55D16FCF"/>
    <w:rsid w:val="55EAA8EE"/>
    <w:rsid w:val="55EC4BD0"/>
    <w:rsid w:val="55EECE24"/>
    <w:rsid w:val="55F2A1FA"/>
    <w:rsid w:val="5627BED8"/>
    <w:rsid w:val="5629FBF5"/>
    <w:rsid w:val="56480A72"/>
    <w:rsid w:val="565C304A"/>
    <w:rsid w:val="565F4A18"/>
    <w:rsid w:val="5664B9C9"/>
    <w:rsid w:val="566BDD0C"/>
    <w:rsid w:val="566FB781"/>
    <w:rsid w:val="567A816F"/>
    <w:rsid w:val="567C5D07"/>
    <w:rsid w:val="569CB359"/>
    <w:rsid w:val="56B44C5F"/>
    <w:rsid w:val="56B905B6"/>
    <w:rsid w:val="56BCEC26"/>
    <w:rsid w:val="56C0A19F"/>
    <w:rsid w:val="56CB06E9"/>
    <w:rsid w:val="56CBA796"/>
    <w:rsid w:val="56D30367"/>
    <w:rsid w:val="56DEA6E3"/>
    <w:rsid w:val="56E967E3"/>
    <w:rsid w:val="56F00D60"/>
    <w:rsid w:val="56F15473"/>
    <w:rsid w:val="57067DB6"/>
    <w:rsid w:val="57158D7E"/>
    <w:rsid w:val="5717FA56"/>
    <w:rsid w:val="5720A4D5"/>
    <w:rsid w:val="572A9193"/>
    <w:rsid w:val="5749FE46"/>
    <w:rsid w:val="574DC1AE"/>
    <w:rsid w:val="57515646"/>
    <w:rsid w:val="577685FE"/>
    <w:rsid w:val="5785C830"/>
    <w:rsid w:val="57959598"/>
    <w:rsid w:val="57C0EDD1"/>
    <w:rsid w:val="58298E97"/>
    <w:rsid w:val="58331513"/>
    <w:rsid w:val="58404F62"/>
    <w:rsid w:val="58448D53"/>
    <w:rsid w:val="584E995C"/>
    <w:rsid w:val="584F3B16"/>
    <w:rsid w:val="585D58E4"/>
    <w:rsid w:val="5873787B"/>
    <w:rsid w:val="58764EEF"/>
    <w:rsid w:val="587F6115"/>
    <w:rsid w:val="588F6F76"/>
    <w:rsid w:val="58A17936"/>
    <w:rsid w:val="58A5DCE6"/>
    <w:rsid w:val="58CDD4A8"/>
    <w:rsid w:val="58D0D816"/>
    <w:rsid w:val="58D38E07"/>
    <w:rsid w:val="58DF37CE"/>
    <w:rsid w:val="58E86CDC"/>
    <w:rsid w:val="58FB88C7"/>
    <w:rsid w:val="594BFC00"/>
    <w:rsid w:val="5962E4F8"/>
    <w:rsid w:val="598AE62B"/>
    <w:rsid w:val="598F3FC9"/>
    <w:rsid w:val="59908164"/>
    <w:rsid w:val="5997457A"/>
    <w:rsid w:val="59A22125"/>
    <w:rsid w:val="59B0B260"/>
    <w:rsid w:val="59C98EBE"/>
    <w:rsid w:val="59E1E545"/>
    <w:rsid w:val="59E6D256"/>
    <w:rsid w:val="5A52E524"/>
    <w:rsid w:val="5A6A63BF"/>
    <w:rsid w:val="5A7A6F3F"/>
    <w:rsid w:val="5A837E3A"/>
    <w:rsid w:val="5A93A6B8"/>
    <w:rsid w:val="5A9721BD"/>
    <w:rsid w:val="5A98F0C5"/>
    <w:rsid w:val="5AA1A536"/>
    <w:rsid w:val="5AB3002C"/>
    <w:rsid w:val="5ACFE6A9"/>
    <w:rsid w:val="5AD8853E"/>
    <w:rsid w:val="5AE84FDB"/>
    <w:rsid w:val="5AF06F37"/>
    <w:rsid w:val="5AF9A36B"/>
    <w:rsid w:val="5AFD9CD3"/>
    <w:rsid w:val="5B037B0E"/>
    <w:rsid w:val="5B03A347"/>
    <w:rsid w:val="5B217202"/>
    <w:rsid w:val="5B404390"/>
    <w:rsid w:val="5B5FC4E1"/>
    <w:rsid w:val="5B76FF98"/>
    <w:rsid w:val="5B8CD1F3"/>
    <w:rsid w:val="5B97BDEF"/>
    <w:rsid w:val="5BBDEEC5"/>
    <w:rsid w:val="5BBEDFA7"/>
    <w:rsid w:val="5BC17CF8"/>
    <w:rsid w:val="5BCA9A8E"/>
    <w:rsid w:val="5BD8B551"/>
    <w:rsid w:val="5BF1E9A9"/>
    <w:rsid w:val="5C0B36E6"/>
    <w:rsid w:val="5C107C70"/>
    <w:rsid w:val="5C19A775"/>
    <w:rsid w:val="5C72A383"/>
    <w:rsid w:val="5C83BADB"/>
    <w:rsid w:val="5C8D97CA"/>
    <w:rsid w:val="5CA04410"/>
    <w:rsid w:val="5CA536E9"/>
    <w:rsid w:val="5CCB64FF"/>
    <w:rsid w:val="5CEC4B72"/>
    <w:rsid w:val="5CFD5E2F"/>
    <w:rsid w:val="5CFDA3AB"/>
    <w:rsid w:val="5D0C1561"/>
    <w:rsid w:val="5D2FE013"/>
    <w:rsid w:val="5D58612D"/>
    <w:rsid w:val="5D71211B"/>
    <w:rsid w:val="5D7215CE"/>
    <w:rsid w:val="5D90D442"/>
    <w:rsid w:val="5D946BAA"/>
    <w:rsid w:val="5D955C36"/>
    <w:rsid w:val="5D9D50DF"/>
    <w:rsid w:val="5DA915B0"/>
    <w:rsid w:val="5DB6DD3D"/>
    <w:rsid w:val="5DCC3F7C"/>
    <w:rsid w:val="5DD3549D"/>
    <w:rsid w:val="5DE6A161"/>
    <w:rsid w:val="5DF8B826"/>
    <w:rsid w:val="5E199330"/>
    <w:rsid w:val="5E1DBA9A"/>
    <w:rsid w:val="5E2C4971"/>
    <w:rsid w:val="5E32269A"/>
    <w:rsid w:val="5E398BDB"/>
    <w:rsid w:val="5E3A4371"/>
    <w:rsid w:val="5E436984"/>
    <w:rsid w:val="5E4C3B23"/>
    <w:rsid w:val="5E59BE16"/>
    <w:rsid w:val="5E6B4080"/>
    <w:rsid w:val="5E817480"/>
    <w:rsid w:val="5E915445"/>
    <w:rsid w:val="5EAB6C02"/>
    <w:rsid w:val="5EB4F1C5"/>
    <w:rsid w:val="5EB620BE"/>
    <w:rsid w:val="5EBA29A8"/>
    <w:rsid w:val="5EC07871"/>
    <w:rsid w:val="5EE54838"/>
    <w:rsid w:val="5F07D115"/>
    <w:rsid w:val="5F089FD7"/>
    <w:rsid w:val="5F486132"/>
    <w:rsid w:val="5F4D0EF9"/>
    <w:rsid w:val="5F5CC953"/>
    <w:rsid w:val="5F7E6FBE"/>
    <w:rsid w:val="5F7E7D64"/>
    <w:rsid w:val="5F7F2914"/>
    <w:rsid w:val="5FABD841"/>
    <w:rsid w:val="5FB04425"/>
    <w:rsid w:val="5FC23EB0"/>
    <w:rsid w:val="5FC63319"/>
    <w:rsid w:val="5FC7131B"/>
    <w:rsid w:val="5FCDB70D"/>
    <w:rsid w:val="5FD1658E"/>
    <w:rsid w:val="5FD4A624"/>
    <w:rsid w:val="5FF468B8"/>
    <w:rsid w:val="5FFFC963"/>
    <w:rsid w:val="600390FC"/>
    <w:rsid w:val="60096EC1"/>
    <w:rsid w:val="602D7F20"/>
    <w:rsid w:val="603AD413"/>
    <w:rsid w:val="603EB9F7"/>
    <w:rsid w:val="60495959"/>
    <w:rsid w:val="604BC96E"/>
    <w:rsid w:val="607032BA"/>
    <w:rsid w:val="60716A8A"/>
    <w:rsid w:val="6081577F"/>
    <w:rsid w:val="60A71164"/>
    <w:rsid w:val="60B5FD52"/>
    <w:rsid w:val="60C6813F"/>
    <w:rsid w:val="60DDD2BC"/>
    <w:rsid w:val="60E4C6FF"/>
    <w:rsid w:val="610CA623"/>
    <w:rsid w:val="610F0A22"/>
    <w:rsid w:val="610FBE40"/>
    <w:rsid w:val="61614FE5"/>
    <w:rsid w:val="616949BD"/>
    <w:rsid w:val="61877C4B"/>
    <w:rsid w:val="6188E0F9"/>
    <w:rsid w:val="618B8667"/>
    <w:rsid w:val="619C6C8A"/>
    <w:rsid w:val="61A7EAFD"/>
    <w:rsid w:val="61BCD1CD"/>
    <w:rsid w:val="61C1766B"/>
    <w:rsid w:val="61C1DA9A"/>
    <w:rsid w:val="61C8B55F"/>
    <w:rsid w:val="61CA98FC"/>
    <w:rsid w:val="61D23357"/>
    <w:rsid w:val="61EA721B"/>
    <w:rsid w:val="62329197"/>
    <w:rsid w:val="6236327A"/>
    <w:rsid w:val="623DDE40"/>
    <w:rsid w:val="624162FD"/>
    <w:rsid w:val="6257AE94"/>
    <w:rsid w:val="628846DB"/>
    <w:rsid w:val="62A67857"/>
    <w:rsid w:val="62AA9FC5"/>
    <w:rsid w:val="62E48F61"/>
    <w:rsid w:val="62E8BC6F"/>
    <w:rsid w:val="63046AC1"/>
    <w:rsid w:val="6309C796"/>
    <w:rsid w:val="630C08D0"/>
    <w:rsid w:val="630CDCBA"/>
    <w:rsid w:val="6325DBEB"/>
    <w:rsid w:val="63291616"/>
    <w:rsid w:val="6337A573"/>
    <w:rsid w:val="6337FBC8"/>
    <w:rsid w:val="63427049"/>
    <w:rsid w:val="6346033E"/>
    <w:rsid w:val="6347C9A0"/>
    <w:rsid w:val="63628FEC"/>
    <w:rsid w:val="636CEE91"/>
    <w:rsid w:val="637EC216"/>
    <w:rsid w:val="637F0FCE"/>
    <w:rsid w:val="6383D789"/>
    <w:rsid w:val="63899247"/>
    <w:rsid w:val="638F5045"/>
    <w:rsid w:val="63908ACE"/>
    <w:rsid w:val="63A00E20"/>
    <w:rsid w:val="63B3A597"/>
    <w:rsid w:val="63B5B08D"/>
    <w:rsid w:val="63C01705"/>
    <w:rsid w:val="63CEBB81"/>
    <w:rsid w:val="63D130F4"/>
    <w:rsid w:val="63F1A2FB"/>
    <w:rsid w:val="63F2021D"/>
    <w:rsid w:val="63FD1189"/>
    <w:rsid w:val="642C263A"/>
    <w:rsid w:val="6450C379"/>
    <w:rsid w:val="646B28DC"/>
    <w:rsid w:val="64785C13"/>
    <w:rsid w:val="647B9F15"/>
    <w:rsid w:val="64BD7F78"/>
    <w:rsid w:val="6508D4D7"/>
    <w:rsid w:val="65100AB0"/>
    <w:rsid w:val="6519013E"/>
    <w:rsid w:val="652BB81E"/>
    <w:rsid w:val="652DD9C7"/>
    <w:rsid w:val="653B5BD7"/>
    <w:rsid w:val="65430350"/>
    <w:rsid w:val="65438DFC"/>
    <w:rsid w:val="65493449"/>
    <w:rsid w:val="6584805F"/>
    <w:rsid w:val="65999853"/>
    <w:rsid w:val="65CB0420"/>
    <w:rsid w:val="65CCACE7"/>
    <w:rsid w:val="65CFCCFD"/>
    <w:rsid w:val="65E92385"/>
    <w:rsid w:val="65E9FD0A"/>
    <w:rsid w:val="65FA1F1C"/>
    <w:rsid w:val="661847DE"/>
    <w:rsid w:val="6627AA5D"/>
    <w:rsid w:val="663DDC83"/>
    <w:rsid w:val="664DDDD2"/>
    <w:rsid w:val="666749B7"/>
    <w:rsid w:val="66B9DFF8"/>
    <w:rsid w:val="66C6C9C9"/>
    <w:rsid w:val="6701DF6D"/>
    <w:rsid w:val="6708835F"/>
    <w:rsid w:val="6718D1AE"/>
    <w:rsid w:val="6719CD47"/>
    <w:rsid w:val="672704DE"/>
    <w:rsid w:val="674445AB"/>
    <w:rsid w:val="674D26A4"/>
    <w:rsid w:val="6757AB91"/>
    <w:rsid w:val="677D7B3E"/>
    <w:rsid w:val="6780DF38"/>
    <w:rsid w:val="6794A03E"/>
    <w:rsid w:val="679E2A86"/>
    <w:rsid w:val="67A0C5CD"/>
    <w:rsid w:val="67ADD263"/>
    <w:rsid w:val="67C87CA5"/>
    <w:rsid w:val="67D5F9B8"/>
    <w:rsid w:val="67D88083"/>
    <w:rsid w:val="67FACC64"/>
    <w:rsid w:val="67FDB5B6"/>
    <w:rsid w:val="6805B466"/>
    <w:rsid w:val="68199B99"/>
    <w:rsid w:val="684156EA"/>
    <w:rsid w:val="686324A8"/>
    <w:rsid w:val="6868B5B5"/>
    <w:rsid w:val="686D62FC"/>
    <w:rsid w:val="687AF83E"/>
    <w:rsid w:val="6885A750"/>
    <w:rsid w:val="6887FEC7"/>
    <w:rsid w:val="68A73511"/>
    <w:rsid w:val="68BD86B5"/>
    <w:rsid w:val="68D3B9C2"/>
    <w:rsid w:val="68E638B1"/>
    <w:rsid w:val="69075212"/>
    <w:rsid w:val="6925BB79"/>
    <w:rsid w:val="69312866"/>
    <w:rsid w:val="693E5514"/>
    <w:rsid w:val="69405BEE"/>
    <w:rsid w:val="695EB556"/>
    <w:rsid w:val="6990C746"/>
    <w:rsid w:val="69A1A5E6"/>
    <w:rsid w:val="69A34415"/>
    <w:rsid w:val="69CC7F73"/>
    <w:rsid w:val="69EE907A"/>
    <w:rsid w:val="69F93F8C"/>
    <w:rsid w:val="6A0355DA"/>
    <w:rsid w:val="6A1D1596"/>
    <w:rsid w:val="6A97CCD8"/>
    <w:rsid w:val="6A9810BC"/>
    <w:rsid w:val="6A9EF015"/>
    <w:rsid w:val="6AA60B76"/>
    <w:rsid w:val="6ABA112B"/>
    <w:rsid w:val="6ABC211C"/>
    <w:rsid w:val="6AD4B286"/>
    <w:rsid w:val="6AD6DA12"/>
    <w:rsid w:val="6AD857B3"/>
    <w:rsid w:val="6ADCC3C7"/>
    <w:rsid w:val="6AEAD770"/>
    <w:rsid w:val="6AFD7EA0"/>
    <w:rsid w:val="6B08923E"/>
    <w:rsid w:val="6B17AE11"/>
    <w:rsid w:val="6B200441"/>
    <w:rsid w:val="6B281118"/>
    <w:rsid w:val="6B33049E"/>
    <w:rsid w:val="6B39D5E1"/>
    <w:rsid w:val="6B570DE3"/>
    <w:rsid w:val="6B5BDA5A"/>
    <w:rsid w:val="6BB68DF5"/>
    <w:rsid w:val="6BB932AC"/>
    <w:rsid w:val="6BC047AC"/>
    <w:rsid w:val="6BD9CD66"/>
    <w:rsid w:val="6BE3AEA1"/>
    <w:rsid w:val="6C00515B"/>
    <w:rsid w:val="6C0FE270"/>
    <w:rsid w:val="6C3EC82B"/>
    <w:rsid w:val="6C502313"/>
    <w:rsid w:val="6C97AFD7"/>
    <w:rsid w:val="6CC43E1A"/>
    <w:rsid w:val="6CC9F91B"/>
    <w:rsid w:val="6CD1274C"/>
    <w:rsid w:val="6CE20A57"/>
    <w:rsid w:val="6CF47AD0"/>
    <w:rsid w:val="6CF7A917"/>
    <w:rsid w:val="6D23679B"/>
    <w:rsid w:val="6D237DC6"/>
    <w:rsid w:val="6D505548"/>
    <w:rsid w:val="6D5ADDE0"/>
    <w:rsid w:val="6D63D21D"/>
    <w:rsid w:val="6D830655"/>
    <w:rsid w:val="6D8C1953"/>
    <w:rsid w:val="6D90D6FB"/>
    <w:rsid w:val="6DA654A7"/>
    <w:rsid w:val="6DEEFC11"/>
    <w:rsid w:val="6DF9DFDF"/>
    <w:rsid w:val="6E06D3A7"/>
    <w:rsid w:val="6E09544E"/>
    <w:rsid w:val="6E1B4DDB"/>
    <w:rsid w:val="6E2010C1"/>
    <w:rsid w:val="6E221E23"/>
    <w:rsid w:val="6E2EC573"/>
    <w:rsid w:val="6E55B054"/>
    <w:rsid w:val="6E5F5CBB"/>
    <w:rsid w:val="6E602683"/>
    <w:rsid w:val="6E6AB920"/>
    <w:rsid w:val="6E7F35BD"/>
    <w:rsid w:val="6E914E5C"/>
    <w:rsid w:val="6E94A7F2"/>
    <w:rsid w:val="6E9FCDB8"/>
    <w:rsid w:val="6F1B90E0"/>
    <w:rsid w:val="6F1C7DEE"/>
    <w:rsid w:val="6F345AB5"/>
    <w:rsid w:val="6F49AF7A"/>
    <w:rsid w:val="6F4D29D2"/>
    <w:rsid w:val="6F644C9D"/>
    <w:rsid w:val="6F7503D0"/>
    <w:rsid w:val="6F7AAC4B"/>
    <w:rsid w:val="6F7F71A8"/>
    <w:rsid w:val="6F8A9971"/>
    <w:rsid w:val="6FA86F9D"/>
    <w:rsid w:val="6FB5DFE1"/>
    <w:rsid w:val="6FBEC19A"/>
    <w:rsid w:val="6FC4CD3E"/>
    <w:rsid w:val="6FCD311D"/>
    <w:rsid w:val="6FE9798E"/>
    <w:rsid w:val="6FF4213F"/>
    <w:rsid w:val="6FFB8012"/>
    <w:rsid w:val="700216F0"/>
    <w:rsid w:val="700E9950"/>
    <w:rsid w:val="702E707D"/>
    <w:rsid w:val="703F3BB9"/>
    <w:rsid w:val="7052EB6F"/>
    <w:rsid w:val="706627A9"/>
    <w:rsid w:val="7068F14A"/>
    <w:rsid w:val="706F5D6F"/>
    <w:rsid w:val="708544A0"/>
    <w:rsid w:val="7094162C"/>
    <w:rsid w:val="70ACA156"/>
    <w:rsid w:val="70BE0438"/>
    <w:rsid w:val="70C6DCCA"/>
    <w:rsid w:val="70DCA2EE"/>
    <w:rsid w:val="70F20BAA"/>
    <w:rsid w:val="70F40D4A"/>
    <w:rsid w:val="7102EEE5"/>
    <w:rsid w:val="712CDDB7"/>
    <w:rsid w:val="712E400C"/>
    <w:rsid w:val="7134A356"/>
    <w:rsid w:val="715AE242"/>
    <w:rsid w:val="715BAC8B"/>
    <w:rsid w:val="7160E222"/>
    <w:rsid w:val="716CEC6D"/>
    <w:rsid w:val="717C2C59"/>
    <w:rsid w:val="7198788B"/>
    <w:rsid w:val="71AC3205"/>
    <w:rsid w:val="71B19353"/>
    <w:rsid w:val="71DF0B39"/>
    <w:rsid w:val="71E1F714"/>
    <w:rsid w:val="71EED43D"/>
    <w:rsid w:val="71F8B0D8"/>
    <w:rsid w:val="71FB1D5C"/>
    <w:rsid w:val="72080E93"/>
    <w:rsid w:val="7210ECCB"/>
    <w:rsid w:val="7227696F"/>
    <w:rsid w:val="722E8432"/>
    <w:rsid w:val="72387977"/>
    <w:rsid w:val="7252FFCC"/>
    <w:rsid w:val="727C1E09"/>
    <w:rsid w:val="7284C467"/>
    <w:rsid w:val="72A7A0CB"/>
    <w:rsid w:val="72AFA316"/>
    <w:rsid w:val="72E8187C"/>
    <w:rsid w:val="73674C43"/>
    <w:rsid w:val="736CA303"/>
    <w:rsid w:val="737C0338"/>
    <w:rsid w:val="738F8F86"/>
    <w:rsid w:val="738FC43E"/>
    <w:rsid w:val="73B61BE7"/>
    <w:rsid w:val="73C57D28"/>
    <w:rsid w:val="73C92F1B"/>
    <w:rsid w:val="73D1E461"/>
    <w:rsid w:val="73DA070A"/>
    <w:rsid w:val="73DFFAB8"/>
    <w:rsid w:val="73E3B085"/>
    <w:rsid w:val="73EA5772"/>
    <w:rsid w:val="73F4F2D2"/>
    <w:rsid w:val="740E0151"/>
    <w:rsid w:val="741FF003"/>
    <w:rsid w:val="74266757"/>
    <w:rsid w:val="745FBD8B"/>
    <w:rsid w:val="7484BD93"/>
    <w:rsid w:val="74A4466F"/>
    <w:rsid w:val="74B518ED"/>
    <w:rsid w:val="74BF2772"/>
    <w:rsid w:val="74C5D35B"/>
    <w:rsid w:val="74D14F84"/>
    <w:rsid w:val="74D44C30"/>
    <w:rsid w:val="74D9E6E4"/>
    <w:rsid w:val="74F36855"/>
    <w:rsid w:val="752A9D7E"/>
    <w:rsid w:val="7530C1D4"/>
    <w:rsid w:val="753FBFEA"/>
    <w:rsid w:val="755058B1"/>
    <w:rsid w:val="755BF8AE"/>
    <w:rsid w:val="75737C02"/>
    <w:rsid w:val="758AA6AD"/>
    <w:rsid w:val="75982A54"/>
    <w:rsid w:val="75BADA49"/>
    <w:rsid w:val="75D14126"/>
    <w:rsid w:val="76134A5F"/>
    <w:rsid w:val="76368D4C"/>
    <w:rsid w:val="764154A4"/>
    <w:rsid w:val="76739851"/>
    <w:rsid w:val="7673FD51"/>
    <w:rsid w:val="767E74AF"/>
    <w:rsid w:val="76874C2B"/>
    <w:rsid w:val="76A9EAAC"/>
    <w:rsid w:val="76B72E38"/>
    <w:rsid w:val="76D0FAEA"/>
    <w:rsid w:val="76E0D377"/>
    <w:rsid w:val="76E4735C"/>
    <w:rsid w:val="76EDB2C2"/>
    <w:rsid w:val="76F36CF9"/>
    <w:rsid w:val="76F3F1BF"/>
    <w:rsid w:val="76FEDADA"/>
    <w:rsid w:val="770A9DDE"/>
    <w:rsid w:val="770AE734"/>
    <w:rsid w:val="770E51A4"/>
    <w:rsid w:val="7745C7EC"/>
    <w:rsid w:val="774F6351"/>
    <w:rsid w:val="776738FE"/>
    <w:rsid w:val="776C63FD"/>
    <w:rsid w:val="77A6096E"/>
    <w:rsid w:val="77B268BD"/>
    <w:rsid w:val="77C01923"/>
    <w:rsid w:val="77CCF789"/>
    <w:rsid w:val="77D6C81E"/>
    <w:rsid w:val="780ADD1E"/>
    <w:rsid w:val="7828D3B1"/>
    <w:rsid w:val="782AA777"/>
    <w:rsid w:val="782E7B43"/>
    <w:rsid w:val="783F7236"/>
    <w:rsid w:val="7853B176"/>
    <w:rsid w:val="7856D762"/>
    <w:rsid w:val="78645CA1"/>
    <w:rsid w:val="7897E536"/>
    <w:rsid w:val="78BEB102"/>
    <w:rsid w:val="78DD3539"/>
    <w:rsid w:val="78EB3E4A"/>
    <w:rsid w:val="791CF691"/>
    <w:rsid w:val="7924A7F1"/>
    <w:rsid w:val="792AAEE6"/>
    <w:rsid w:val="79C51A2A"/>
    <w:rsid w:val="79CAF3AA"/>
    <w:rsid w:val="79D18EA7"/>
    <w:rsid w:val="7A081898"/>
    <w:rsid w:val="7A125138"/>
    <w:rsid w:val="7A1C19B7"/>
    <w:rsid w:val="7A2E71B9"/>
    <w:rsid w:val="7A47790A"/>
    <w:rsid w:val="7A688759"/>
    <w:rsid w:val="7AA068DE"/>
    <w:rsid w:val="7AA5AD86"/>
    <w:rsid w:val="7AAE59C2"/>
    <w:rsid w:val="7AB27896"/>
    <w:rsid w:val="7AD58D95"/>
    <w:rsid w:val="7AE17960"/>
    <w:rsid w:val="7AFC4A73"/>
    <w:rsid w:val="7AFCE6FE"/>
    <w:rsid w:val="7B232534"/>
    <w:rsid w:val="7B2D590A"/>
    <w:rsid w:val="7B56EAB6"/>
    <w:rsid w:val="7B617AE9"/>
    <w:rsid w:val="7B61EB23"/>
    <w:rsid w:val="7B842A82"/>
    <w:rsid w:val="7B858B48"/>
    <w:rsid w:val="7BB61115"/>
    <w:rsid w:val="7BBD3C55"/>
    <w:rsid w:val="7BD7F01D"/>
    <w:rsid w:val="7BDAC0EF"/>
    <w:rsid w:val="7BE3ACD6"/>
    <w:rsid w:val="7C1DC85A"/>
    <w:rsid w:val="7C228976"/>
    <w:rsid w:val="7C37C05C"/>
    <w:rsid w:val="7C41D42C"/>
    <w:rsid w:val="7C9205C7"/>
    <w:rsid w:val="7CA5E716"/>
    <w:rsid w:val="7CC37264"/>
    <w:rsid w:val="7CCB9303"/>
    <w:rsid w:val="7CDA1193"/>
    <w:rsid w:val="7CDDFCCA"/>
    <w:rsid w:val="7D367B44"/>
    <w:rsid w:val="7D484CB1"/>
    <w:rsid w:val="7D4D19C7"/>
    <w:rsid w:val="7D5A1F7F"/>
    <w:rsid w:val="7D5F13D8"/>
    <w:rsid w:val="7D797F32"/>
    <w:rsid w:val="7D7B7C13"/>
    <w:rsid w:val="7D806CC8"/>
    <w:rsid w:val="7D959023"/>
    <w:rsid w:val="7DA044DF"/>
    <w:rsid w:val="7DCBC6F7"/>
    <w:rsid w:val="7DCC6907"/>
    <w:rsid w:val="7DE3FDCD"/>
    <w:rsid w:val="7E00C72F"/>
    <w:rsid w:val="7E06ACEF"/>
    <w:rsid w:val="7E0DFE1C"/>
    <w:rsid w:val="7E12BF92"/>
    <w:rsid w:val="7E12F007"/>
    <w:rsid w:val="7E1908EF"/>
    <w:rsid w:val="7E2AF173"/>
    <w:rsid w:val="7E4BB86B"/>
    <w:rsid w:val="7E60FB5F"/>
    <w:rsid w:val="7E71C3FA"/>
    <w:rsid w:val="7E7C02D2"/>
    <w:rsid w:val="7E8A77A4"/>
    <w:rsid w:val="7E93AC12"/>
    <w:rsid w:val="7EAA1068"/>
    <w:rsid w:val="7EBEE7DA"/>
    <w:rsid w:val="7ED66195"/>
    <w:rsid w:val="7F0F4779"/>
    <w:rsid w:val="7F12FB87"/>
    <w:rsid w:val="7F186FEC"/>
    <w:rsid w:val="7F22792B"/>
    <w:rsid w:val="7F2B9DE1"/>
    <w:rsid w:val="7F3072B8"/>
    <w:rsid w:val="7F341096"/>
    <w:rsid w:val="7F590262"/>
    <w:rsid w:val="7F5EEBE5"/>
    <w:rsid w:val="7F729C5C"/>
    <w:rsid w:val="7F791411"/>
    <w:rsid w:val="7F903A9F"/>
    <w:rsid w:val="7F90DDF1"/>
    <w:rsid w:val="7FA3D773"/>
    <w:rsid w:val="7FCAF05A"/>
    <w:rsid w:val="7FD5350B"/>
    <w:rsid w:val="7FDDA89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CB5A9"/>
  <w15:chartTrackingRefBased/>
  <w15:docId w15:val="{FD730546-44B1-4698-BBF4-6738BCCDC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03333" w:themeColor="text1"/>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5B8"/>
  </w:style>
  <w:style w:type="paragraph" w:styleId="Heading1">
    <w:name w:val="heading 1"/>
    <w:basedOn w:val="Normal"/>
    <w:next w:val="Normal"/>
    <w:link w:val="Heading1Char"/>
    <w:uiPriority w:val="9"/>
    <w:qFormat/>
    <w:rsid w:val="00BA2F44"/>
    <w:pPr>
      <w:keepNext/>
      <w:keepLines/>
      <w:pageBreakBefore/>
      <w:numPr>
        <w:numId w:val="2"/>
      </w:numPr>
      <w:pBdr>
        <w:bottom w:val="single" w:sz="4" w:space="1" w:color="7D7D7D" w:themeColor="text2"/>
      </w:pBdr>
      <w:outlineLvl w:val="0"/>
    </w:pPr>
    <w:rPr>
      <w:rFonts w:asciiTheme="majorHAnsi" w:eastAsiaTheme="majorEastAsia" w:hAnsiTheme="majorHAnsi" w:cstheme="majorBidi"/>
      <w:b/>
      <w:color w:val="F56354" w:themeColor="accent1"/>
      <w:sz w:val="32"/>
      <w:szCs w:val="32"/>
    </w:rPr>
  </w:style>
  <w:style w:type="paragraph" w:styleId="Heading2">
    <w:name w:val="heading 2"/>
    <w:basedOn w:val="Normal"/>
    <w:next w:val="Normal"/>
    <w:link w:val="Heading2Char"/>
    <w:uiPriority w:val="9"/>
    <w:unhideWhenUsed/>
    <w:qFormat/>
    <w:rsid w:val="00560473"/>
    <w:pPr>
      <w:keepNext/>
      <w:keepLines/>
      <w:numPr>
        <w:ilvl w:val="1"/>
        <w:numId w:val="2"/>
      </w:numPr>
      <w:spacing w:before="200" w:after="12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192709"/>
    <w:pPr>
      <w:keepNext/>
      <w:keepLines/>
      <w:numPr>
        <w:ilvl w:val="2"/>
        <w:numId w:val="2"/>
      </w:numPr>
      <w:spacing w:before="200" w:after="120"/>
      <w:outlineLvl w:val="2"/>
    </w:pPr>
    <w:rPr>
      <w:rFonts w:asciiTheme="majorHAnsi" w:eastAsiaTheme="majorEastAsia" w:hAnsiTheme="majorHAnsi" w:cstheme="majorBidi"/>
      <w:b/>
      <w:color w:val="0840A3"/>
      <w:sz w:val="22"/>
      <w:szCs w:val="24"/>
    </w:rPr>
  </w:style>
  <w:style w:type="paragraph" w:styleId="Heading4">
    <w:name w:val="heading 4"/>
    <w:basedOn w:val="Normal"/>
    <w:next w:val="Normal"/>
    <w:link w:val="Heading4Char"/>
    <w:uiPriority w:val="9"/>
    <w:unhideWhenUsed/>
    <w:qFormat/>
    <w:rsid w:val="00560473"/>
    <w:pPr>
      <w:keepNext/>
      <w:keepLines/>
      <w:numPr>
        <w:ilvl w:val="3"/>
        <w:numId w:val="2"/>
      </w:numPr>
      <w:spacing w:before="20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DC77CC"/>
    <w:pPr>
      <w:keepNext/>
      <w:keepLines/>
      <w:numPr>
        <w:ilvl w:val="4"/>
        <w:numId w:val="2"/>
      </w:numPr>
      <w:spacing w:before="40"/>
      <w:outlineLvl w:val="4"/>
    </w:pPr>
    <w:rPr>
      <w:rFonts w:asciiTheme="majorHAnsi" w:eastAsiaTheme="majorEastAsia" w:hAnsiTheme="majorHAnsi" w:cstheme="majorBidi"/>
      <w:color w:val="E8210D" w:themeColor="accent1" w:themeShade="BF"/>
    </w:rPr>
  </w:style>
  <w:style w:type="paragraph" w:styleId="Heading6">
    <w:name w:val="heading 6"/>
    <w:basedOn w:val="Normal"/>
    <w:next w:val="Normal"/>
    <w:link w:val="Heading6Char"/>
    <w:uiPriority w:val="9"/>
    <w:semiHidden/>
    <w:unhideWhenUsed/>
    <w:qFormat/>
    <w:rsid w:val="00DC77CC"/>
    <w:pPr>
      <w:keepNext/>
      <w:keepLines/>
      <w:numPr>
        <w:ilvl w:val="5"/>
        <w:numId w:val="2"/>
      </w:numPr>
      <w:spacing w:before="40"/>
      <w:outlineLvl w:val="5"/>
    </w:pPr>
    <w:rPr>
      <w:rFonts w:asciiTheme="majorHAnsi" w:eastAsiaTheme="majorEastAsia" w:hAnsiTheme="majorHAnsi" w:cstheme="majorBidi"/>
      <w:color w:val="9A1609" w:themeColor="accent1" w:themeShade="7F"/>
    </w:rPr>
  </w:style>
  <w:style w:type="paragraph" w:styleId="Heading7">
    <w:name w:val="heading 7"/>
    <w:basedOn w:val="Normal"/>
    <w:next w:val="Normal"/>
    <w:link w:val="Heading7Char"/>
    <w:uiPriority w:val="9"/>
    <w:semiHidden/>
    <w:unhideWhenUsed/>
    <w:qFormat/>
    <w:rsid w:val="00DC77CC"/>
    <w:pPr>
      <w:keepNext/>
      <w:keepLines/>
      <w:numPr>
        <w:ilvl w:val="6"/>
        <w:numId w:val="2"/>
      </w:numPr>
      <w:spacing w:before="40"/>
      <w:outlineLvl w:val="6"/>
    </w:pPr>
    <w:rPr>
      <w:rFonts w:asciiTheme="majorHAnsi" w:eastAsiaTheme="majorEastAsia" w:hAnsiTheme="majorHAnsi" w:cstheme="majorBidi"/>
      <w:i/>
      <w:iCs/>
      <w:color w:val="9A1609" w:themeColor="accent1" w:themeShade="7F"/>
    </w:rPr>
  </w:style>
  <w:style w:type="paragraph" w:styleId="Heading8">
    <w:name w:val="heading 8"/>
    <w:basedOn w:val="Normal"/>
    <w:next w:val="Normal"/>
    <w:link w:val="Heading8Char"/>
    <w:uiPriority w:val="9"/>
    <w:semiHidden/>
    <w:unhideWhenUsed/>
    <w:qFormat/>
    <w:rsid w:val="00DC77CC"/>
    <w:pPr>
      <w:keepNext/>
      <w:keepLines/>
      <w:numPr>
        <w:ilvl w:val="7"/>
        <w:numId w:val="2"/>
      </w:numPr>
      <w:spacing w:before="40"/>
      <w:outlineLvl w:val="7"/>
    </w:pPr>
    <w:rPr>
      <w:rFonts w:asciiTheme="majorHAnsi" w:eastAsiaTheme="majorEastAsia" w:hAnsiTheme="majorHAnsi" w:cstheme="majorBidi"/>
      <w:color w:val="4E5353" w:themeColor="text1" w:themeTint="D8"/>
      <w:sz w:val="21"/>
      <w:szCs w:val="21"/>
    </w:rPr>
  </w:style>
  <w:style w:type="paragraph" w:styleId="Heading9">
    <w:name w:val="heading 9"/>
    <w:basedOn w:val="Normal"/>
    <w:next w:val="Normal"/>
    <w:link w:val="Heading9Char"/>
    <w:uiPriority w:val="9"/>
    <w:semiHidden/>
    <w:unhideWhenUsed/>
    <w:qFormat/>
    <w:rsid w:val="00DC77CC"/>
    <w:pPr>
      <w:keepNext/>
      <w:keepLines/>
      <w:numPr>
        <w:ilvl w:val="8"/>
        <w:numId w:val="2"/>
      </w:numPr>
      <w:spacing w:before="40"/>
      <w:outlineLvl w:val="8"/>
    </w:pPr>
    <w:rPr>
      <w:rFonts w:asciiTheme="majorHAnsi" w:eastAsiaTheme="majorEastAsia" w:hAnsiTheme="majorHAnsi" w:cstheme="majorBidi"/>
      <w:i/>
      <w:iCs/>
      <w:color w:val="4E5353"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F44"/>
    <w:rPr>
      <w:rFonts w:asciiTheme="majorHAnsi" w:eastAsiaTheme="majorEastAsia" w:hAnsiTheme="majorHAnsi" w:cstheme="majorBidi"/>
      <w:b/>
      <w:color w:val="F56354" w:themeColor="accent1"/>
      <w:sz w:val="32"/>
      <w:szCs w:val="32"/>
    </w:rPr>
  </w:style>
  <w:style w:type="character" w:customStyle="1" w:styleId="Heading2Char">
    <w:name w:val="Heading 2 Char"/>
    <w:basedOn w:val="DefaultParagraphFont"/>
    <w:link w:val="Heading2"/>
    <w:uiPriority w:val="9"/>
    <w:rsid w:val="00560473"/>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192709"/>
    <w:rPr>
      <w:rFonts w:asciiTheme="majorHAnsi" w:eastAsiaTheme="majorEastAsia" w:hAnsiTheme="majorHAnsi" w:cstheme="majorBidi"/>
      <w:b/>
      <w:color w:val="0840A3"/>
      <w:sz w:val="22"/>
      <w:szCs w:val="24"/>
    </w:rPr>
  </w:style>
  <w:style w:type="character" w:customStyle="1" w:styleId="Heading4Char">
    <w:name w:val="Heading 4 Char"/>
    <w:basedOn w:val="DefaultParagraphFont"/>
    <w:link w:val="Heading4"/>
    <w:uiPriority w:val="9"/>
    <w:rsid w:val="00560473"/>
    <w:rPr>
      <w:rFonts w:asciiTheme="majorHAnsi" w:eastAsiaTheme="majorEastAsia" w:hAnsiTheme="majorHAnsi" w:cstheme="majorBidi"/>
      <w:i/>
      <w:iCs/>
    </w:rPr>
  </w:style>
  <w:style w:type="character" w:customStyle="1" w:styleId="Heading5Char">
    <w:name w:val="Heading 5 Char"/>
    <w:basedOn w:val="DefaultParagraphFont"/>
    <w:link w:val="Heading5"/>
    <w:uiPriority w:val="9"/>
    <w:semiHidden/>
    <w:rsid w:val="00DC77CC"/>
    <w:rPr>
      <w:rFonts w:asciiTheme="majorHAnsi" w:eastAsiaTheme="majorEastAsia" w:hAnsiTheme="majorHAnsi" w:cstheme="majorBidi"/>
      <w:color w:val="E8210D" w:themeColor="accent1" w:themeShade="BF"/>
    </w:rPr>
  </w:style>
  <w:style w:type="character" w:customStyle="1" w:styleId="Heading6Char">
    <w:name w:val="Heading 6 Char"/>
    <w:basedOn w:val="DefaultParagraphFont"/>
    <w:link w:val="Heading6"/>
    <w:uiPriority w:val="9"/>
    <w:semiHidden/>
    <w:rsid w:val="00DC77CC"/>
    <w:rPr>
      <w:rFonts w:asciiTheme="majorHAnsi" w:eastAsiaTheme="majorEastAsia" w:hAnsiTheme="majorHAnsi" w:cstheme="majorBidi"/>
      <w:color w:val="9A1609" w:themeColor="accent1" w:themeShade="7F"/>
    </w:rPr>
  </w:style>
  <w:style w:type="character" w:customStyle="1" w:styleId="Heading7Char">
    <w:name w:val="Heading 7 Char"/>
    <w:basedOn w:val="DefaultParagraphFont"/>
    <w:link w:val="Heading7"/>
    <w:uiPriority w:val="9"/>
    <w:semiHidden/>
    <w:rsid w:val="00DC77CC"/>
    <w:rPr>
      <w:rFonts w:asciiTheme="majorHAnsi" w:eastAsiaTheme="majorEastAsia" w:hAnsiTheme="majorHAnsi" w:cstheme="majorBidi"/>
      <w:i/>
      <w:iCs/>
      <w:color w:val="9A1609" w:themeColor="accent1" w:themeShade="7F"/>
    </w:rPr>
  </w:style>
  <w:style w:type="character" w:customStyle="1" w:styleId="Heading8Char">
    <w:name w:val="Heading 8 Char"/>
    <w:basedOn w:val="DefaultParagraphFont"/>
    <w:link w:val="Heading8"/>
    <w:uiPriority w:val="9"/>
    <w:semiHidden/>
    <w:rsid w:val="00DC77CC"/>
    <w:rPr>
      <w:rFonts w:asciiTheme="majorHAnsi" w:eastAsiaTheme="majorEastAsia" w:hAnsiTheme="majorHAnsi" w:cstheme="majorBidi"/>
      <w:color w:val="4E5353" w:themeColor="text1" w:themeTint="D8"/>
      <w:sz w:val="21"/>
      <w:szCs w:val="21"/>
    </w:rPr>
  </w:style>
  <w:style w:type="character" w:customStyle="1" w:styleId="Heading9Char">
    <w:name w:val="Heading 9 Char"/>
    <w:basedOn w:val="DefaultParagraphFont"/>
    <w:link w:val="Heading9"/>
    <w:uiPriority w:val="9"/>
    <w:semiHidden/>
    <w:rsid w:val="00DC77CC"/>
    <w:rPr>
      <w:rFonts w:asciiTheme="majorHAnsi" w:eastAsiaTheme="majorEastAsia" w:hAnsiTheme="majorHAnsi" w:cstheme="majorBidi"/>
      <w:i/>
      <w:iCs/>
      <w:color w:val="4E5353" w:themeColor="text1" w:themeTint="D8"/>
      <w:sz w:val="21"/>
      <w:szCs w:val="21"/>
    </w:rPr>
  </w:style>
  <w:style w:type="table" w:styleId="TableGrid">
    <w:name w:val="Table Grid"/>
    <w:basedOn w:val="TableNormal"/>
    <w:uiPriority w:val="39"/>
    <w:rsid w:val="00097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WA20221">
    <w:name w:val="CWA2022_1"/>
    <w:basedOn w:val="TableNormal"/>
    <w:uiPriority w:val="99"/>
    <w:rsid w:val="001E099C"/>
    <w:pPr>
      <w:spacing w:before="40" w:after="40"/>
      <w:jc w:val="both"/>
    </w:pPr>
    <w:tblPr>
      <w:tblBorders>
        <w:insideH w:val="single" w:sz="4" w:space="0" w:color="303333" w:themeColor="text1"/>
        <w:insideV w:val="single" w:sz="4" w:space="0" w:color="303333" w:themeColor="text1"/>
      </w:tblBorders>
    </w:tblPr>
    <w:trPr>
      <w:cantSplit/>
    </w:tr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F56354" w:themeFill="accent1"/>
      </w:tcPr>
    </w:tblStylePr>
    <w:tblStylePr w:type="lastRow">
      <w:rPr>
        <w:b/>
        <w:bCs/>
      </w:rPr>
    </w:tblStylePr>
    <w:tblStylePr w:type="firstCol">
      <w:rPr>
        <w:b/>
        <w:bCs/>
      </w:rPr>
    </w:tblStylePr>
    <w:tblStylePr w:type="lastCol">
      <w:rPr>
        <w:b/>
        <w:bCs/>
      </w:rPr>
    </w:tblStylePr>
  </w:style>
  <w:style w:type="paragraph" w:styleId="NoSpacing">
    <w:name w:val="No Spacing"/>
    <w:uiPriority w:val="1"/>
    <w:qFormat/>
    <w:rsid w:val="00D828F4"/>
    <w:pPr>
      <w:jc w:val="both"/>
    </w:pPr>
  </w:style>
  <w:style w:type="table" w:styleId="GridTable1Light">
    <w:name w:val="Grid Table 1 Light"/>
    <w:basedOn w:val="TableNormal"/>
    <w:uiPriority w:val="46"/>
    <w:rsid w:val="00442BF7"/>
    <w:tblPr>
      <w:tblStyleRowBandSize w:val="1"/>
      <w:tblStyleColBandSize w:val="1"/>
      <w:tblBorders>
        <w:top w:val="single" w:sz="4" w:space="0" w:color="AAAFAF" w:themeColor="text1" w:themeTint="66"/>
        <w:left w:val="single" w:sz="4" w:space="0" w:color="AAAFAF" w:themeColor="text1" w:themeTint="66"/>
        <w:bottom w:val="single" w:sz="4" w:space="0" w:color="AAAFAF" w:themeColor="text1" w:themeTint="66"/>
        <w:right w:val="single" w:sz="4" w:space="0" w:color="AAAFAF" w:themeColor="text1" w:themeTint="66"/>
        <w:insideH w:val="single" w:sz="4" w:space="0" w:color="AAAFAF" w:themeColor="text1" w:themeTint="66"/>
        <w:insideV w:val="single" w:sz="4" w:space="0" w:color="AAAFAF" w:themeColor="text1" w:themeTint="66"/>
      </w:tblBorders>
    </w:tblPr>
    <w:tblStylePr w:type="firstRow">
      <w:rPr>
        <w:b/>
        <w:bCs/>
      </w:rPr>
      <w:tblPr/>
      <w:tcPr>
        <w:tcBorders>
          <w:bottom w:val="single" w:sz="12" w:space="0" w:color="7F8787" w:themeColor="text1" w:themeTint="99"/>
        </w:tcBorders>
      </w:tcPr>
    </w:tblStylePr>
    <w:tblStylePr w:type="lastRow">
      <w:rPr>
        <w:b/>
        <w:bCs/>
      </w:rPr>
      <w:tblPr/>
      <w:tcPr>
        <w:tcBorders>
          <w:top w:val="double" w:sz="2" w:space="0" w:color="7F8787" w:themeColor="text1" w:themeTint="99"/>
        </w:tcBorders>
      </w:tcPr>
    </w:tblStylePr>
    <w:tblStylePr w:type="firstCol">
      <w:rPr>
        <w:b/>
        <w:bCs/>
      </w:rPr>
    </w:tblStylePr>
    <w:tblStylePr w:type="lastCol">
      <w:rPr>
        <w:b/>
        <w:bCs/>
      </w:rPr>
    </w:tblStylePr>
  </w:style>
  <w:style w:type="table" w:customStyle="1" w:styleId="CWA20222">
    <w:name w:val="CWA2022_2"/>
    <w:basedOn w:val="CWA20221"/>
    <w:uiPriority w:val="99"/>
    <w:rsid w:val="006C31B1"/>
    <w:tblPr>
      <w:tblBorders>
        <w:insideH w:val="none" w:sz="0" w:space="0" w:color="auto"/>
        <w:insideV w:val="none" w:sz="0" w:space="0" w:color="auto"/>
      </w:tblBorders>
    </w:tblPr>
    <w:tblStylePr w:type="firstRow">
      <w:rPr>
        <w:b/>
        <w:color w:val="303333" w:themeColor="text1"/>
      </w:rPr>
      <w:tblPr/>
      <w:tcPr>
        <w:tcBorders>
          <w:top w:val="nil"/>
          <w:left w:val="nil"/>
          <w:bottom w:val="nil"/>
          <w:right w:val="nil"/>
          <w:insideH w:val="nil"/>
          <w:insideV w:val="nil"/>
          <w:tl2br w:val="nil"/>
          <w:tr2bl w:val="nil"/>
        </w:tcBorders>
        <w:shd w:val="clear" w:color="auto" w:fill="D4D1D4" w:themeFill="background2"/>
      </w:tcPr>
    </w:tblStylePr>
    <w:tblStylePr w:type="lastRow">
      <w:rPr>
        <w:b/>
        <w:bCs/>
      </w:rPr>
    </w:tblStylePr>
    <w:tblStylePr w:type="firstCol">
      <w:rPr>
        <w:b/>
        <w:bCs/>
      </w:rPr>
    </w:tblStylePr>
    <w:tblStylePr w:type="lastCol">
      <w:rPr>
        <w:b/>
        <w:bCs/>
      </w:rPr>
    </w:tblStylePr>
  </w:style>
  <w:style w:type="table" w:customStyle="1" w:styleId="CWA20223">
    <w:name w:val="CWA2022_3"/>
    <w:basedOn w:val="CWA20221"/>
    <w:uiPriority w:val="99"/>
    <w:rsid w:val="001E099C"/>
    <w:tblPr>
      <w:tblBorders>
        <w:insideH w:val="none" w:sz="0" w:space="0" w:color="auto"/>
        <w:insideV w:val="none" w:sz="0" w:space="0" w:color="auto"/>
      </w:tblBorders>
    </w:tbl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303333" w:themeFill="text1"/>
      </w:tcPr>
    </w:tblStylePr>
    <w:tblStylePr w:type="lastRow">
      <w:rPr>
        <w:b/>
        <w:bCs/>
      </w:rPr>
    </w:tblStylePr>
    <w:tblStylePr w:type="firstCol">
      <w:rPr>
        <w:b w:val="0"/>
        <w:bCs/>
        <w:color w:val="FFFFFF" w:themeColor="background1"/>
      </w:rPr>
      <w:tblPr/>
      <w:tcPr>
        <w:shd w:val="clear" w:color="auto" w:fill="F56354" w:themeFill="accent1"/>
      </w:tcPr>
    </w:tblStylePr>
    <w:tblStylePr w:type="lastCol">
      <w:rPr>
        <w:b/>
        <w:bCs/>
      </w:rPr>
    </w:tblStylePr>
  </w:style>
  <w:style w:type="paragraph" w:styleId="Header">
    <w:name w:val="header"/>
    <w:basedOn w:val="Normal"/>
    <w:link w:val="HeaderChar"/>
    <w:uiPriority w:val="99"/>
    <w:unhideWhenUsed/>
    <w:rsid w:val="006D5E0B"/>
    <w:pPr>
      <w:tabs>
        <w:tab w:val="center" w:pos="4513"/>
        <w:tab w:val="right" w:pos="9026"/>
      </w:tabs>
    </w:pPr>
  </w:style>
  <w:style w:type="character" w:customStyle="1" w:styleId="HeaderChar">
    <w:name w:val="Header Char"/>
    <w:basedOn w:val="DefaultParagraphFont"/>
    <w:link w:val="Header"/>
    <w:uiPriority w:val="99"/>
    <w:rsid w:val="006D5E0B"/>
  </w:style>
  <w:style w:type="paragraph" w:styleId="Footer">
    <w:name w:val="footer"/>
    <w:basedOn w:val="Normal"/>
    <w:link w:val="FooterChar"/>
    <w:uiPriority w:val="99"/>
    <w:unhideWhenUsed/>
    <w:rsid w:val="006D5E0B"/>
    <w:pPr>
      <w:tabs>
        <w:tab w:val="center" w:pos="4513"/>
        <w:tab w:val="right" w:pos="9026"/>
      </w:tabs>
    </w:pPr>
  </w:style>
  <w:style w:type="character" w:customStyle="1" w:styleId="FooterChar">
    <w:name w:val="Footer Char"/>
    <w:basedOn w:val="DefaultParagraphFont"/>
    <w:link w:val="Footer"/>
    <w:uiPriority w:val="99"/>
    <w:rsid w:val="006D5E0B"/>
  </w:style>
  <w:style w:type="paragraph" w:styleId="TOCHeading">
    <w:name w:val="TOC Heading"/>
    <w:basedOn w:val="Heading1"/>
    <w:next w:val="Normal"/>
    <w:uiPriority w:val="39"/>
    <w:unhideWhenUsed/>
    <w:qFormat/>
    <w:rsid w:val="008360EB"/>
    <w:pPr>
      <w:pageBreakBefore w:val="0"/>
      <w:numPr>
        <w:numId w:val="0"/>
      </w:numPr>
      <w:pBdr>
        <w:bottom w:val="none" w:sz="0" w:space="0" w:color="auto"/>
      </w:pBdr>
      <w:spacing w:before="240" w:line="259" w:lineRule="auto"/>
      <w:outlineLvl w:val="9"/>
    </w:pPr>
    <w:rPr>
      <w:b w:val="0"/>
      <w:color w:val="E8210D" w:themeColor="accent1" w:themeShade="BF"/>
      <w:lang w:val="en-US"/>
    </w:rPr>
  </w:style>
  <w:style w:type="paragraph" w:styleId="TOC1">
    <w:name w:val="toc 1"/>
    <w:basedOn w:val="Normal"/>
    <w:next w:val="Normal"/>
    <w:autoRedefine/>
    <w:uiPriority w:val="39"/>
    <w:unhideWhenUsed/>
    <w:rsid w:val="00104507"/>
    <w:pPr>
      <w:tabs>
        <w:tab w:val="left" w:pos="390"/>
        <w:tab w:val="right" w:leader="dot" w:pos="9015"/>
      </w:tabs>
      <w:spacing w:after="100"/>
    </w:pPr>
    <w:rPr>
      <w:color w:val="F56354" w:themeColor="accent1"/>
    </w:rPr>
  </w:style>
  <w:style w:type="paragraph" w:styleId="TOC2">
    <w:name w:val="toc 2"/>
    <w:basedOn w:val="Normal"/>
    <w:next w:val="Normal"/>
    <w:autoRedefine/>
    <w:uiPriority w:val="39"/>
    <w:unhideWhenUsed/>
    <w:rsid w:val="008360EB"/>
    <w:pPr>
      <w:spacing w:after="100"/>
      <w:ind w:left="200"/>
    </w:pPr>
  </w:style>
  <w:style w:type="paragraph" w:styleId="TOC3">
    <w:name w:val="toc 3"/>
    <w:basedOn w:val="Normal"/>
    <w:next w:val="Normal"/>
    <w:autoRedefine/>
    <w:uiPriority w:val="39"/>
    <w:unhideWhenUsed/>
    <w:rsid w:val="008360EB"/>
    <w:pPr>
      <w:spacing w:after="100"/>
      <w:ind w:left="400"/>
    </w:pPr>
  </w:style>
  <w:style w:type="character" w:styleId="Hyperlink">
    <w:name w:val="Hyperlink"/>
    <w:basedOn w:val="DefaultParagraphFont"/>
    <w:uiPriority w:val="99"/>
    <w:unhideWhenUsed/>
    <w:rsid w:val="008360EB"/>
    <w:rPr>
      <w:color w:val="F56354" w:themeColor="hyperlink"/>
      <w:u w:val="single"/>
    </w:rPr>
  </w:style>
  <w:style w:type="character" w:styleId="CommentReference">
    <w:name w:val="annotation reference"/>
    <w:basedOn w:val="DefaultParagraphFont"/>
    <w:uiPriority w:val="99"/>
    <w:semiHidden/>
    <w:unhideWhenUsed/>
    <w:rsid w:val="002E598E"/>
    <w:rPr>
      <w:sz w:val="16"/>
      <w:szCs w:val="16"/>
    </w:rPr>
  </w:style>
  <w:style w:type="paragraph" w:styleId="CommentText">
    <w:name w:val="annotation text"/>
    <w:basedOn w:val="Normal"/>
    <w:link w:val="CommentTextChar"/>
    <w:uiPriority w:val="99"/>
    <w:unhideWhenUsed/>
    <w:rsid w:val="002E598E"/>
  </w:style>
  <w:style w:type="character" w:customStyle="1" w:styleId="CommentTextChar">
    <w:name w:val="Comment Text Char"/>
    <w:basedOn w:val="DefaultParagraphFont"/>
    <w:link w:val="CommentText"/>
    <w:uiPriority w:val="99"/>
    <w:rsid w:val="002E598E"/>
  </w:style>
  <w:style w:type="paragraph" w:styleId="CommentSubject">
    <w:name w:val="annotation subject"/>
    <w:basedOn w:val="CommentText"/>
    <w:next w:val="CommentText"/>
    <w:link w:val="CommentSubjectChar"/>
    <w:uiPriority w:val="99"/>
    <w:semiHidden/>
    <w:unhideWhenUsed/>
    <w:rsid w:val="002E598E"/>
    <w:rPr>
      <w:b/>
      <w:bCs/>
    </w:rPr>
  </w:style>
  <w:style w:type="character" w:customStyle="1" w:styleId="CommentSubjectChar">
    <w:name w:val="Comment Subject Char"/>
    <w:basedOn w:val="CommentTextChar"/>
    <w:link w:val="CommentSubject"/>
    <w:uiPriority w:val="99"/>
    <w:semiHidden/>
    <w:rsid w:val="002E598E"/>
    <w:rPr>
      <w:b/>
      <w:bCs/>
    </w:rPr>
  </w:style>
  <w:style w:type="paragraph" w:styleId="ListParagraph">
    <w:name w:val="List Paragraph"/>
    <w:basedOn w:val="Normal"/>
    <w:uiPriority w:val="34"/>
    <w:qFormat/>
    <w:rsid w:val="00493514"/>
    <w:pPr>
      <w:ind w:left="720"/>
      <w:contextualSpacing/>
    </w:pPr>
  </w:style>
  <w:style w:type="character" w:styleId="UnresolvedMention">
    <w:name w:val="Unresolved Mention"/>
    <w:basedOn w:val="DefaultParagraphFont"/>
    <w:uiPriority w:val="99"/>
    <w:semiHidden/>
    <w:unhideWhenUsed/>
    <w:rsid w:val="009B688B"/>
    <w:rPr>
      <w:color w:val="605E5C"/>
      <w:shd w:val="clear" w:color="auto" w:fill="E1DFDD"/>
    </w:rPr>
  </w:style>
  <w:style w:type="paragraph" w:customStyle="1" w:styleId="paragraph">
    <w:name w:val="paragraph"/>
    <w:basedOn w:val="Normal"/>
    <w:rsid w:val="00DA05A0"/>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normaltextrun">
    <w:name w:val="normaltextrun"/>
    <w:basedOn w:val="DefaultParagraphFont"/>
    <w:rsid w:val="00DA05A0"/>
  </w:style>
  <w:style w:type="character" w:customStyle="1" w:styleId="eop">
    <w:name w:val="eop"/>
    <w:basedOn w:val="DefaultParagraphFont"/>
    <w:rsid w:val="00DA05A0"/>
  </w:style>
  <w:style w:type="character" w:styleId="Strong">
    <w:name w:val="Strong"/>
    <w:basedOn w:val="DefaultParagraphFont"/>
    <w:uiPriority w:val="22"/>
    <w:qFormat/>
    <w:rsid w:val="00334065"/>
    <w:rPr>
      <w:b/>
      <w:bCs/>
    </w:rPr>
  </w:style>
  <w:style w:type="character" w:styleId="IntenseEmphasis">
    <w:name w:val="Intense Emphasis"/>
    <w:basedOn w:val="DefaultParagraphFont"/>
    <w:uiPriority w:val="21"/>
    <w:qFormat/>
    <w:rsid w:val="00334065"/>
    <w:rPr>
      <w:i/>
      <w:iCs/>
      <w:color w:val="F56354" w:themeColor="accent1"/>
    </w:rPr>
  </w:style>
  <w:style w:type="paragraph" w:customStyle="1" w:styleId="BodyText-Normal">
    <w:name w:val="Body Text - Normal"/>
    <w:basedOn w:val="Normal"/>
    <w:qFormat/>
    <w:rsid w:val="00B733D7"/>
    <w:pPr>
      <w:spacing w:before="120" w:after="120"/>
      <w:jc w:val="both"/>
    </w:pPr>
    <w:rPr>
      <w:rFonts w:eastAsiaTheme="minorEastAsia"/>
      <w:color w:val="auto"/>
      <w:sz w:val="18"/>
      <w:szCs w:val="18"/>
    </w:rPr>
  </w:style>
  <w:style w:type="paragraph" w:styleId="Revision">
    <w:name w:val="Revision"/>
    <w:hidden/>
    <w:uiPriority w:val="99"/>
    <w:semiHidden/>
    <w:rsid w:val="00B1316C"/>
  </w:style>
  <w:style w:type="paragraph" w:styleId="FootnoteText">
    <w:name w:val="footnote text"/>
    <w:basedOn w:val="Normal"/>
    <w:link w:val="FootnoteTextChar"/>
    <w:uiPriority w:val="99"/>
    <w:semiHidden/>
    <w:unhideWhenUsed/>
    <w:rsid w:val="006B76C4"/>
  </w:style>
  <w:style w:type="character" w:customStyle="1" w:styleId="FootnoteTextChar">
    <w:name w:val="Footnote Text Char"/>
    <w:basedOn w:val="DefaultParagraphFont"/>
    <w:link w:val="FootnoteText"/>
    <w:uiPriority w:val="99"/>
    <w:semiHidden/>
    <w:rsid w:val="006B76C4"/>
  </w:style>
  <w:style w:type="character" w:styleId="FootnoteReference">
    <w:name w:val="footnote reference"/>
    <w:basedOn w:val="DefaultParagraphFont"/>
    <w:uiPriority w:val="99"/>
    <w:semiHidden/>
    <w:unhideWhenUsed/>
    <w:rsid w:val="006B76C4"/>
    <w:rPr>
      <w:vertAlign w:val="superscript"/>
    </w:rPr>
  </w:style>
  <w:style w:type="paragraph" w:styleId="NormalWeb">
    <w:name w:val="Normal (Web)"/>
    <w:basedOn w:val="Normal"/>
    <w:uiPriority w:val="99"/>
    <w:semiHidden/>
    <w:unhideWhenUsed/>
    <w:rsid w:val="00D20F1A"/>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searchhighlight">
    <w:name w:val="searchhighlight"/>
    <w:basedOn w:val="DefaultParagraphFont"/>
    <w:rsid w:val="00D20F1A"/>
  </w:style>
  <w:style w:type="character" w:styleId="FollowedHyperlink">
    <w:name w:val="FollowedHyperlink"/>
    <w:basedOn w:val="DefaultParagraphFont"/>
    <w:uiPriority w:val="99"/>
    <w:semiHidden/>
    <w:unhideWhenUsed/>
    <w:rsid w:val="00696840"/>
    <w:rPr>
      <w:color w:val="F2D612" w:themeColor="followedHyperlink"/>
      <w:u w:val="single"/>
    </w:rPr>
  </w:style>
  <w:style w:type="paragraph" w:customStyle="1" w:styleId="Default">
    <w:name w:val="Default"/>
    <w:rsid w:val="00953B4D"/>
    <w:pPr>
      <w:autoSpaceDE w:val="0"/>
      <w:autoSpaceDN w:val="0"/>
      <w:adjustRightInd w:val="0"/>
    </w:pPr>
    <w:rPr>
      <w:rFonts w:ascii="Calibri" w:hAnsi="Calibri" w:cs="Calibri"/>
      <w:color w:val="000000"/>
      <w:sz w:val="24"/>
      <w:szCs w:val="24"/>
    </w:rPr>
  </w:style>
  <w:style w:type="character" w:styleId="SubtleEmphasis">
    <w:name w:val="Subtle Emphasis"/>
    <w:basedOn w:val="DefaultParagraphFont"/>
    <w:uiPriority w:val="19"/>
    <w:qFormat/>
    <w:rsid w:val="00953B4D"/>
    <w:rPr>
      <w:i/>
      <w:iCs/>
      <w:color w:val="626868" w:themeColor="text1" w:themeTint="BF"/>
    </w:rPr>
  </w:style>
  <w:style w:type="character" w:styleId="IntenseReference">
    <w:name w:val="Intense Reference"/>
    <w:basedOn w:val="DefaultParagraphFont"/>
    <w:uiPriority w:val="32"/>
    <w:qFormat/>
    <w:rsid w:val="00E51B9E"/>
    <w:rPr>
      <w:b/>
      <w:bCs/>
      <w:smallCaps/>
      <w:color w:val="F56354" w:themeColor="accent1"/>
      <w:spacing w:val="5"/>
    </w:rPr>
  </w:style>
  <w:style w:type="character" w:styleId="Mention">
    <w:name w:val="Mention"/>
    <w:basedOn w:val="DefaultParagraphFont"/>
    <w:uiPriority w:val="99"/>
    <w:unhideWhenUsed/>
    <w:rsid w:val="003E1812"/>
    <w:rPr>
      <w:color w:val="2B579A"/>
      <w:shd w:val="clear" w:color="auto" w:fill="E1DFDD"/>
    </w:rPr>
  </w:style>
  <w:style w:type="paragraph" w:customStyle="1" w:styleId="msonormal0">
    <w:name w:val="msonormal"/>
    <w:basedOn w:val="Normal"/>
    <w:rsid w:val="006904ED"/>
    <w:pPr>
      <w:spacing w:before="100" w:beforeAutospacing="1" w:after="100" w:afterAutospacing="1"/>
    </w:pPr>
    <w:rPr>
      <w:rFonts w:ascii="Times New Roman" w:eastAsia="Times New Roman" w:hAnsi="Times New Roman" w:cs="Times New Roman"/>
      <w:color w:val="auto"/>
      <w:sz w:val="24"/>
      <w:szCs w:val="24"/>
      <w:lang w:eastAsia="en-ZA"/>
    </w:rPr>
  </w:style>
  <w:style w:type="paragraph" w:customStyle="1" w:styleId="xl65">
    <w:name w:val="xl65"/>
    <w:basedOn w:val="Normal"/>
    <w:rsid w:val="006904ED"/>
    <w:pPr>
      <w:pBdr>
        <w:right w:val="single" w:sz="8" w:space="0" w:color="303333"/>
      </w:pBdr>
      <w:shd w:val="clear" w:color="000000" w:fill="F56354"/>
      <w:spacing w:before="100" w:beforeAutospacing="1" w:after="100" w:afterAutospacing="1"/>
      <w:jc w:val="center"/>
      <w:textAlignment w:val="center"/>
    </w:pPr>
    <w:rPr>
      <w:rFonts w:ascii="Switzer" w:eastAsia="Times New Roman" w:hAnsi="Switzer" w:cs="Times New Roman"/>
      <w:b/>
      <w:bCs/>
      <w:color w:val="FFFFFF"/>
      <w:lang w:eastAsia="en-ZA"/>
    </w:rPr>
  </w:style>
  <w:style w:type="paragraph" w:customStyle="1" w:styleId="xl66">
    <w:name w:val="xl66"/>
    <w:basedOn w:val="Normal"/>
    <w:rsid w:val="006904ED"/>
    <w:pPr>
      <w:shd w:val="clear" w:color="000000" w:fill="F56354"/>
      <w:spacing w:before="100" w:beforeAutospacing="1" w:after="100" w:afterAutospacing="1"/>
      <w:jc w:val="center"/>
      <w:textAlignment w:val="center"/>
    </w:pPr>
    <w:rPr>
      <w:rFonts w:ascii="Switzer" w:eastAsia="Times New Roman" w:hAnsi="Switzer" w:cs="Times New Roman"/>
      <w:b/>
      <w:bCs/>
      <w:color w:val="FFFFFF"/>
      <w:lang w:eastAsia="en-ZA"/>
    </w:rPr>
  </w:style>
  <w:style w:type="paragraph" w:customStyle="1" w:styleId="xl67">
    <w:name w:val="xl67"/>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68">
    <w:name w:val="xl68"/>
    <w:basedOn w:val="Normal"/>
    <w:rsid w:val="006904ED"/>
    <w:pPr>
      <w:pBdr>
        <w:left w:val="single" w:sz="8" w:space="0" w:color="303333"/>
        <w:bottom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69">
    <w:name w:val="xl69"/>
    <w:basedOn w:val="Normal"/>
    <w:rsid w:val="006904ED"/>
    <w:pPr>
      <w:pBdr>
        <w:right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70">
    <w:name w:val="xl70"/>
    <w:basedOn w:val="Normal"/>
    <w:rsid w:val="006904ED"/>
    <w:pPr>
      <w:spacing w:before="100" w:beforeAutospacing="1" w:after="100" w:afterAutospacing="1"/>
    </w:pPr>
    <w:rPr>
      <w:rFonts w:ascii="Times New Roman" w:eastAsia="Times New Roman" w:hAnsi="Times New Roman" w:cs="Times New Roman"/>
      <w:color w:val="auto"/>
      <w:sz w:val="24"/>
      <w:szCs w:val="24"/>
      <w:lang w:eastAsia="en-ZA"/>
    </w:rPr>
  </w:style>
  <w:style w:type="paragraph" w:customStyle="1" w:styleId="xl71">
    <w:name w:val="xl71"/>
    <w:basedOn w:val="Normal"/>
    <w:rsid w:val="006904ED"/>
    <w:pPr>
      <w:pBdr>
        <w:top w:val="single" w:sz="8" w:space="0" w:color="303333"/>
        <w:left w:val="single" w:sz="8" w:space="0" w:color="303333"/>
        <w:bottom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2">
    <w:name w:val="xl72"/>
    <w:basedOn w:val="Normal"/>
    <w:rsid w:val="006904ED"/>
    <w:pPr>
      <w:pBdr>
        <w:bottom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3">
    <w:name w:val="xl73"/>
    <w:basedOn w:val="Normal"/>
    <w:rsid w:val="006904ED"/>
    <w:pPr>
      <w:pBdr>
        <w:top w:val="single" w:sz="8" w:space="0" w:color="303333"/>
        <w:lef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4">
    <w:name w:val="xl74"/>
    <w:basedOn w:val="Normal"/>
    <w:rsid w:val="006904ED"/>
    <w:pPr>
      <w:pBdr>
        <w:top w:val="single" w:sz="8" w:space="0" w:color="303333"/>
        <w:left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5">
    <w:name w:val="xl75"/>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76">
    <w:name w:val="xl76"/>
    <w:basedOn w:val="Normal"/>
    <w:rsid w:val="006904ED"/>
    <w:pPr>
      <w:spacing w:before="100" w:beforeAutospacing="1" w:after="100" w:afterAutospacing="1"/>
      <w:jc w:val="center"/>
      <w:textAlignment w:val="center"/>
    </w:pPr>
    <w:rPr>
      <w:rFonts w:ascii="Times New Roman" w:eastAsia="Times New Roman" w:hAnsi="Times New Roman" w:cs="Times New Roman"/>
      <w:color w:val="auto"/>
      <w:sz w:val="24"/>
      <w:szCs w:val="24"/>
      <w:lang w:eastAsia="en-ZA"/>
    </w:rPr>
  </w:style>
  <w:style w:type="paragraph" w:customStyle="1" w:styleId="xl77">
    <w:name w:val="xl77"/>
    <w:basedOn w:val="Normal"/>
    <w:rsid w:val="006904ED"/>
    <w:pPr>
      <w:pBdr>
        <w:bottom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78">
    <w:name w:val="xl78"/>
    <w:basedOn w:val="Normal"/>
    <w:rsid w:val="006904ED"/>
    <w:pPr>
      <w:pBdr>
        <w:top w:val="single" w:sz="8" w:space="0" w:color="303333"/>
        <w:bottom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9">
    <w:name w:val="xl79"/>
    <w:basedOn w:val="Normal"/>
    <w:rsid w:val="006904ED"/>
    <w:pPr>
      <w:pBdr>
        <w:top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80">
    <w:name w:val="xl80"/>
    <w:basedOn w:val="Normal"/>
    <w:rsid w:val="006904ED"/>
    <w:pPr>
      <w:pBdr>
        <w:top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81">
    <w:name w:val="xl81"/>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82">
    <w:name w:val="xl82"/>
    <w:basedOn w:val="Normal"/>
    <w:rsid w:val="006904ED"/>
    <w:pPr>
      <w:pBdr>
        <w:bottom w:val="single" w:sz="8" w:space="0" w:color="303333"/>
        <w:righ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3">
    <w:name w:val="xl83"/>
    <w:basedOn w:val="Normal"/>
    <w:rsid w:val="006904ED"/>
    <w:pPr>
      <w:pBdr>
        <w:bottom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4">
    <w:name w:val="xl84"/>
    <w:basedOn w:val="Normal"/>
    <w:rsid w:val="006904ED"/>
    <w:pPr>
      <w:pBdr>
        <w:top w:val="single" w:sz="8" w:space="0" w:color="303333"/>
        <w:left w:val="single" w:sz="8" w:space="0" w:color="303333"/>
        <w:righ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5">
    <w:name w:val="xl85"/>
    <w:basedOn w:val="Normal"/>
    <w:rsid w:val="006904ED"/>
    <w:pPr>
      <w:pBdr>
        <w:top w:val="single" w:sz="8" w:space="0" w:color="303333"/>
        <w:lef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984">
      <w:bodyDiv w:val="1"/>
      <w:marLeft w:val="0"/>
      <w:marRight w:val="0"/>
      <w:marTop w:val="0"/>
      <w:marBottom w:val="0"/>
      <w:divBdr>
        <w:top w:val="none" w:sz="0" w:space="0" w:color="auto"/>
        <w:left w:val="none" w:sz="0" w:space="0" w:color="auto"/>
        <w:bottom w:val="none" w:sz="0" w:space="0" w:color="auto"/>
        <w:right w:val="none" w:sz="0" w:space="0" w:color="auto"/>
      </w:divBdr>
    </w:div>
    <w:div w:id="37097100">
      <w:bodyDiv w:val="1"/>
      <w:marLeft w:val="0"/>
      <w:marRight w:val="0"/>
      <w:marTop w:val="0"/>
      <w:marBottom w:val="0"/>
      <w:divBdr>
        <w:top w:val="none" w:sz="0" w:space="0" w:color="auto"/>
        <w:left w:val="none" w:sz="0" w:space="0" w:color="auto"/>
        <w:bottom w:val="none" w:sz="0" w:space="0" w:color="auto"/>
        <w:right w:val="none" w:sz="0" w:space="0" w:color="auto"/>
      </w:divBdr>
    </w:div>
    <w:div w:id="188688930">
      <w:bodyDiv w:val="1"/>
      <w:marLeft w:val="0"/>
      <w:marRight w:val="0"/>
      <w:marTop w:val="0"/>
      <w:marBottom w:val="0"/>
      <w:divBdr>
        <w:top w:val="none" w:sz="0" w:space="0" w:color="auto"/>
        <w:left w:val="none" w:sz="0" w:space="0" w:color="auto"/>
        <w:bottom w:val="none" w:sz="0" w:space="0" w:color="auto"/>
        <w:right w:val="none" w:sz="0" w:space="0" w:color="auto"/>
      </w:divBdr>
    </w:div>
    <w:div w:id="344327884">
      <w:bodyDiv w:val="1"/>
      <w:marLeft w:val="0"/>
      <w:marRight w:val="0"/>
      <w:marTop w:val="0"/>
      <w:marBottom w:val="0"/>
      <w:divBdr>
        <w:top w:val="none" w:sz="0" w:space="0" w:color="auto"/>
        <w:left w:val="none" w:sz="0" w:space="0" w:color="auto"/>
        <w:bottom w:val="none" w:sz="0" w:space="0" w:color="auto"/>
        <w:right w:val="none" w:sz="0" w:space="0" w:color="auto"/>
      </w:divBdr>
    </w:div>
    <w:div w:id="409884672">
      <w:bodyDiv w:val="1"/>
      <w:marLeft w:val="0"/>
      <w:marRight w:val="0"/>
      <w:marTop w:val="0"/>
      <w:marBottom w:val="0"/>
      <w:divBdr>
        <w:top w:val="none" w:sz="0" w:space="0" w:color="auto"/>
        <w:left w:val="none" w:sz="0" w:space="0" w:color="auto"/>
        <w:bottom w:val="none" w:sz="0" w:space="0" w:color="auto"/>
        <w:right w:val="none" w:sz="0" w:space="0" w:color="auto"/>
      </w:divBdr>
    </w:div>
    <w:div w:id="421487427">
      <w:bodyDiv w:val="1"/>
      <w:marLeft w:val="0"/>
      <w:marRight w:val="0"/>
      <w:marTop w:val="0"/>
      <w:marBottom w:val="0"/>
      <w:divBdr>
        <w:top w:val="none" w:sz="0" w:space="0" w:color="auto"/>
        <w:left w:val="none" w:sz="0" w:space="0" w:color="auto"/>
        <w:bottom w:val="none" w:sz="0" w:space="0" w:color="auto"/>
        <w:right w:val="none" w:sz="0" w:space="0" w:color="auto"/>
      </w:divBdr>
    </w:div>
    <w:div w:id="479081582">
      <w:bodyDiv w:val="1"/>
      <w:marLeft w:val="0"/>
      <w:marRight w:val="0"/>
      <w:marTop w:val="0"/>
      <w:marBottom w:val="0"/>
      <w:divBdr>
        <w:top w:val="none" w:sz="0" w:space="0" w:color="auto"/>
        <w:left w:val="none" w:sz="0" w:space="0" w:color="auto"/>
        <w:bottom w:val="none" w:sz="0" w:space="0" w:color="auto"/>
        <w:right w:val="none" w:sz="0" w:space="0" w:color="auto"/>
      </w:divBdr>
    </w:div>
    <w:div w:id="534005485">
      <w:bodyDiv w:val="1"/>
      <w:marLeft w:val="0"/>
      <w:marRight w:val="0"/>
      <w:marTop w:val="0"/>
      <w:marBottom w:val="0"/>
      <w:divBdr>
        <w:top w:val="none" w:sz="0" w:space="0" w:color="auto"/>
        <w:left w:val="none" w:sz="0" w:space="0" w:color="auto"/>
        <w:bottom w:val="none" w:sz="0" w:space="0" w:color="auto"/>
        <w:right w:val="none" w:sz="0" w:space="0" w:color="auto"/>
      </w:divBdr>
      <w:divsChild>
        <w:div w:id="461272459">
          <w:marLeft w:val="446"/>
          <w:marRight w:val="0"/>
          <w:marTop w:val="200"/>
          <w:marBottom w:val="0"/>
          <w:divBdr>
            <w:top w:val="none" w:sz="0" w:space="0" w:color="auto"/>
            <w:left w:val="none" w:sz="0" w:space="0" w:color="auto"/>
            <w:bottom w:val="none" w:sz="0" w:space="0" w:color="auto"/>
            <w:right w:val="none" w:sz="0" w:space="0" w:color="auto"/>
          </w:divBdr>
        </w:div>
        <w:div w:id="606961200">
          <w:marLeft w:val="446"/>
          <w:marRight w:val="0"/>
          <w:marTop w:val="200"/>
          <w:marBottom w:val="0"/>
          <w:divBdr>
            <w:top w:val="none" w:sz="0" w:space="0" w:color="auto"/>
            <w:left w:val="none" w:sz="0" w:space="0" w:color="auto"/>
            <w:bottom w:val="none" w:sz="0" w:space="0" w:color="auto"/>
            <w:right w:val="none" w:sz="0" w:space="0" w:color="auto"/>
          </w:divBdr>
        </w:div>
      </w:divsChild>
    </w:div>
    <w:div w:id="555363074">
      <w:bodyDiv w:val="1"/>
      <w:marLeft w:val="0"/>
      <w:marRight w:val="0"/>
      <w:marTop w:val="0"/>
      <w:marBottom w:val="0"/>
      <w:divBdr>
        <w:top w:val="none" w:sz="0" w:space="0" w:color="auto"/>
        <w:left w:val="none" w:sz="0" w:space="0" w:color="auto"/>
        <w:bottom w:val="none" w:sz="0" w:space="0" w:color="auto"/>
        <w:right w:val="none" w:sz="0" w:space="0" w:color="auto"/>
      </w:divBdr>
    </w:div>
    <w:div w:id="569077196">
      <w:bodyDiv w:val="1"/>
      <w:marLeft w:val="0"/>
      <w:marRight w:val="0"/>
      <w:marTop w:val="0"/>
      <w:marBottom w:val="0"/>
      <w:divBdr>
        <w:top w:val="none" w:sz="0" w:space="0" w:color="auto"/>
        <w:left w:val="none" w:sz="0" w:space="0" w:color="auto"/>
        <w:bottom w:val="none" w:sz="0" w:space="0" w:color="auto"/>
        <w:right w:val="none" w:sz="0" w:space="0" w:color="auto"/>
      </w:divBdr>
    </w:div>
    <w:div w:id="581530823">
      <w:bodyDiv w:val="1"/>
      <w:marLeft w:val="0"/>
      <w:marRight w:val="0"/>
      <w:marTop w:val="0"/>
      <w:marBottom w:val="0"/>
      <w:divBdr>
        <w:top w:val="none" w:sz="0" w:space="0" w:color="auto"/>
        <w:left w:val="none" w:sz="0" w:space="0" w:color="auto"/>
        <w:bottom w:val="none" w:sz="0" w:space="0" w:color="auto"/>
        <w:right w:val="none" w:sz="0" w:space="0" w:color="auto"/>
      </w:divBdr>
    </w:div>
    <w:div w:id="591860481">
      <w:bodyDiv w:val="1"/>
      <w:marLeft w:val="0"/>
      <w:marRight w:val="0"/>
      <w:marTop w:val="0"/>
      <w:marBottom w:val="0"/>
      <w:divBdr>
        <w:top w:val="none" w:sz="0" w:space="0" w:color="auto"/>
        <w:left w:val="none" w:sz="0" w:space="0" w:color="auto"/>
        <w:bottom w:val="none" w:sz="0" w:space="0" w:color="auto"/>
        <w:right w:val="none" w:sz="0" w:space="0" w:color="auto"/>
      </w:divBdr>
    </w:div>
    <w:div w:id="689255848">
      <w:bodyDiv w:val="1"/>
      <w:marLeft w:val="0"/>
      <w:marRight w:val="0"/>
      <w:marTop w:val="0"/>
      <w:marBottom w:val="0"/>
      <w:divBdr>
        <w:top w:val="none" w:sz="0" w:space="0" w:color="auto"/>
        <w:left w:val="none" w:sz="0" w:space="0" w:color="auto"/>
        <w:bottom w:val="none" w:sz="0" w:space="0" w:color="auto"/>
        <w:right w:val="none" w:sz="0" w:space="0" w:color="auto"/>
      </w:divBdr>
    </w:div>
    <w:div w:id="769081576">
      <w:bodyDiv w:val="1"/>
      <w:marLeft w:val="0"/>
      <w:marRight w:val="0"/>
      <w:marTop w:val="0"/>
      <w:marBottom w:val="0"/>
      <w:divBdr>
        <w:top w:val="none" w:sz="0" w:space="0" w:color="auto"/>
        <w:left w:val="none" w:sz="0" w:space="0" w:color="auto"/>
        <w:bottom w:val="none" w:sz="0" w:space="0" w:color="auto"/>
        <w:right w:val="none" w:sz="0" w:space="0" w:color="auto"/>
      </w:divBdr>
    </w:div>
    <w:div w:id="860585771">
      <w:bodyDiv w:val="1"/>
      <w:marLeft w:val="0"/>
      <w:marRight w:val="0"/>
      <w:marTop w:val="0"/>
      <w:marBottom w:val="0"/>
      <w:divBdr>
        <w:top w:val="none" w:sz="0" w:space="0" w:color="auto"/>
        <w:left w:val="none" w:sz="0" w:space="0" w:color="auto"/>
        <w:bottom w:val="none" w:sz="0" w:space="0" w:color="auto"/>
        <w:right w:val="none" w:sz="0" w:space="0" w:color="auto"/>
      </w:divBdr>
    </w:div>
    <w:div w:id="889607014">
      <w:bodyDiv w:val="1"/>
      <w:marLeft w:val="0"/>
      <w:marRight w:val="0"/>
      <w:marTop w:val="0"/>
      <w:marBottom w:val="0"/>
      <w:divBdr>
        <w:top w:val="none" w:sz="0" w:space="0" w:color="auto"/>
        <w:left w:val="none" w:sz="0" w:space="0" w:color="auto"/>
        <w:bottom w:val="none" w:sz="0" w:space="0" w:color="auto"/>
        <w:right w:val="none" w:sz="0" w:space="0" w:color="auto"/>
      </w:divBdr>
    </w:div>
    <w:div w:id="1034696292">
      <w:bodyDiv w:val="1"/>
      <w:marLeft w:val="0"/>
      <w:marRight w:val="0"/>
      <w:marTop w:val="0"/>
      <w:marBottom w:val="0"/>
      <w:divBdr>
        <w:top w:val="none" w:sz="0" w:space="0" w:color="auto"/>
        <w:left w:val="none" w:sz="0" w:space="0" w:color="auto"/>
        <w:bottom w:val="none" w:sz="0" w:space="0" w:color="auto"/>
        <w:right w:val="none" w:sz="0" w:space="0" w:color="auto"/>
      </w:divBdr>
      <w:divsChild>
        <w:div w:id="454494504">
          <w:marLeft w:val="0"/>
          <w:marRight w:val="0"/>
          <w:marTop w:val="0"/>
          <w:marBottom w:val="0"/>
          <w:divBdr>
            <w:top w:val="none" w:sz="0" w:space="0" w:color="auto"/>
            <w:left w:val="none" w:sz="0" w:space="0" w:color="auto"/>
            <w:bottom w:val="none" w:sz="0" w:space="0" w:color="auto"/>
            <w:right w:val="none" w:sz="0" w:space="0" w:color="auto"/>
          </w:divBdr>
        </w:div>
        <w:div w:id="576212902">
          <w:marLeft w:val="0"/>
          <w:marRight w:val="0"/>
          <w:marTop w:val="0"/>
          <w:marBottom w:val="0"/>
          <w:divBdr>
            <w:top w:val="none" w:sz="0" w:space="0" w:color="auto"/>
            <w:left w:val="none" w:sz="0" w:space="0" w:color="auto"/>
            <w:bottom w:val="none" w:sz="0" w:space="0" w:color="auto"/>
            <w:right w:val="none" w:sz="0" w:space="0" w:color="auto"/>
          </w:divBdr>
        </w:div>
        <w:div w:id="938492002">
          <w:marLeft w:val="0"/>
          <w:marRight w:val="0"/>
          <w:marTop w:val="0"/>
          <w:marBottom w:val="0"/>
          <w:divBdr>
            <w:top w:val="none" w:sz="0" w:space="0" w:color="auto"/>
            <w:left w:val="none" w:sz="0" w:space="0" w:color="auto"/>
            <w:bottom w:val="none" w:sz="0" w:space="0" w:color="auto"/>
            <w:right w:val="none" w:sz="0" w:space="0" w:color="auto"/>
          </w:divBdr>
        </w:div>
        <w:div w:id="1152018521">
          <w:marLeft w:val="0"/>
          <w:marRight w:val="0"/>
          <w:marTop w:val="0"/>
          <w:marBottom w:val="0"/>
          <w:divBdr>
            <w:top w:val="none" w:sz="0" w:space="0" w:color="auto"/>
            <w:left w:val="none" w:sz="0" w:space="0" w:color="auto"/>
            <w:bottom w:val="none" w:sz="0" w:space="0" w:color="auto"/>
            <w:right w:val="none" w:sz="0" w:space="0" w:color="auto"/>
          </w:divBdr>
        </w:div>
        <w:div w:id="1387148103">
          <w:marLeft w:val="0"/>
          <w:marRight w:val="0"/>
          <w:marTop w:val="0"/>
          <w:marBottom w:val="0"/>
          <w:divBdr>
            <w:top w:val="none" w:sz="0" w:space="0" w:color="auto"/>
            <w:left w:val="none" w:sz="0" w:space="0" w:color="auto"/>
            <w:bottom w:val="none" w:sz="0" w:space="0" w:color="auto"/>
            <w:right w:val="none" w:sz="0" w:space="0" w:color="auto"/>
          </w:divBdr>
        </w:div>
        <w:div w:id="1577934665">
          <w:marLeft w:val="0"/>
          <w:marRight w:val="0"/>
          <w:marTop w:val="0"/>
          <w:marBottom w:val="0"/>
          <w:divBdr>
            <w:top w:val="none" w:sz="0" w:space="0" w:color="auto"/>
            <w:left w:val="none" w:sz="0" w:space="0" w:color="auto"/>
            <w:bottom w:val="none" w:sz="0" w:space="0" w:color="auto"/>
            <w:right w:val="none" w:sz="0" w:space="0" w:color="auto"/>
          </w:divBdr>
        </w:div>
      </w:divsChild>
    </w:div>
    <w:div w:id="1053193007">
      <w:bodyDiv w:val="1"/>
      <w:marLeft w:val="0"/>
      <w:marRight w:val="0"/>
      <w:marTop w:val="0"/>
      <w:marBottom w:val="0"/>
      <w:divBdr>
        <w:top w:val="none" w:sz="0" w:space="0" w:color="auto"/>
        <w:left w:val="none" w:sz="0" w:space="0" w:color="auto"/>
        <w:bottom w:val="none" w:sz="0" w:space="0" w:color="auto"/>
        <w:right w:val="none" w:sz="0" w:space="0" w:color="auto"/>
      </w:divBdr>
    </w:div>
    <w:div w:id="1209336771">
      <w:bodyDiv w:val="1"/>
      <w:marLeft w:val="0"/>
      <w:marRight w:val="0"/>
      <w:marTop w:val="0"/>
      <w:marBottom w:val="0"/>
      <w:divBdr>
        <w:top w:val="none" w:sz="0" w:space="0" w:color="auto"/>
        <w:left w:val="none" w:sz="0" w:space="0" w:color="auto"/>
        <w:bottom w:val="none" w:sz="0" w:space="0" w:color="auto"/>
        <w:right w:val="none" w:sz="0" w:space="0" w:color="auto"/>
      </w:divBdr>
    </w:div>
    <w:div w:id="1289584433">
      <w:bodyDiv w:val="1"/>
      <w:marLeft w:val="0"/>
      <w:marRight w:val="0"/>
      <w:marTop w:val="0"/>
      <w:marBottom w:val="0"/>
      <w:divBdr>
        <w:top w:val="none" w:sz="0" w:space="0" w:color="auto"/>
        <w:left w:val="none" w:sz="0" w:space="0" w:color="auto"/>
        <w:bottom w:val="none" w:sz="0" w:space="0" w:color="auto"/>
        <w:right w:val="none" w:sz="0" w:space="0" w:color="auto"/>
      </w:divBdr>
    </w:div>
    <w:div w:id="1334072214">
      <w:bodyDiv w:val="1"/>
      <w:marLeft w:val="0"/>
      <w:marRight w:val="0"/>
      <w:marTop w:val="0"/>
      <w:marBottom w:val="0"/>
      <w:divBdr>
        <w:top w:val="none" w:sz="0" w:space="0" w:color="auto"/>
        <w:left w:val="none" w:sz="0" w:space="0" w:color="auto"/>
        <w:bottom w:val="none" w:sz="0" w:space="0" w:color="auto"/>
        <w:right w:val="none" w:sz="0" w:space="0" w:color="auto"/>
      </w:divBdr>
    </w:div>
    <w:div w:id="1367363608">
      <w:bodyDiv w:val="1"/>
      <w:marLeft w:val="0"/>
      <w:marRight w:val="0"/>
      <w:marTop w:val="0"/>
      <w:marBottom w:val="0"/>
      <w:divBdr>
        <w:top w:val="none" w:sz="0" w:space="0" w:color="auto"/>
        <w:left w:val="none" w:sz="0" w:space="0" w:color="auto"/>
        <w:bottom w:val="none" w:sz="0" w:space="0" w:color="auto"/>
        <w:right w:val="none" w:sz="0" w:space="0" w:color="auto"/>
      </w:divBdr>
    </w:div>
    <w:div w:id="1371304226">
      <w:bodyDiv w:val="1"/>
      <w:marLeft w:val="0"/>
      <w:marRight w:val="0"/>
      <w:marTop w:val="0"/>
      <w:marBottom w:val="0"/>
      <w:divBdr>
        <w:top w:val="none" w:sz="0" w:space="0" w:color="auto"/>
        <w:left w:val="none" w:sz="0" w:space="0" w:color="auto"/>
        <w:bottom w:val="none" w:sz="0" w:space="0" w:color="auto"/>
        <w:right w:val="none" w:sz="0" w:space="0" w:color="auto"/>
      </w:divBdr>
    </w:div>
    <w:div w:id="1453742832">
      <w:bodyDiv w:val="1"/>
      <w:marLeft w:val="0"/>
      <w:marRight w:val="0"/>
      <w:marTop w:val="0"/>
      <w:marBottom w:val="0"/>
      <w:divBdr>
        <w:top w:val="none" w:sz="0" w:space="0" w:color="auto"/>
        <w:left w:val="none" w:sz="0" w:space="0" w:color="auto"/>
        <w:bottom w:val="none" w:sz="0" w:space="0" w:color="auto"/>
        <w:right w:val="none" w:sz="0" w:space="0" w:color="auto"/>
      </w:divBdr>
    </w:div>
    <w:div w:id="1491368062">
      <w:bodyDiv w:val="1"/>
      <w:marLeft w:val="0"/>
      <w:marRight w:val="0"/>
      <w:marTop w:val="0"/>
      <w:marBottom w:val="0"/>
      <w:divBdr>
        <w:top w:val="none" w:sz="0" w:space="0" w:color="auto"/>
        <w:left w:val="none" w:sz="0" w:space="0" w:color="auto"/>
        <w:bottom w:val="none" w:sz="0" w:space="0" w:color="auto"/>
        <w:right w:val="none" w:sz="0" w:space="0" w:color="auto"/>
      </w:divBdr>
    </w:div>
    <w:div w:id="1501046933">
      <w:bodyDiv w:val="1"/>
      <w:marLeft w:val="0"/>
      <w:marRight w:val="0"/>
      <w:marTop w:val="0"/>
      <w:marBottom w:val="0"/>
      <w:divBdr>
        <w:top w:val="none" w:sz="0" w:space="0" w:color="auto"/>
        <w:left w:val="none" w:sz="0" w:space="0" w:color="auto"/>
        <w:bottom w:val="none" w:sz="0" w:space="0" w:color="auto"/>
        <w:right w:val="none" w:sz="0" w:space="0" w:color="auto"/>
      </w:divBdr>
      <w:divsChild>
        <w:div w:id="76906042">
          <w:marLeft w:val="0"/>
          <w:marRight w:val="0"/>
          <w:marTop w:val="0"/>
          <w:marBottom w:val="0"/>
          <w:divBdr>
            <w:top w:val="none" w:sz="0" w:space="0" w:color="auto"/>
            <w:left w:val="none" w:sz="0" w:space="0" w:color="auto"/>
            <w:bottom w:val="none" w:sz="0" w:space="0" w:color="auto"/>
            <w:right w:val="none" w:sz="0" w:space="0" w:color="auto"/>
          </w:divBdr>
        </w:div>
        <w:div w:id="309091883">
          <w:marLeft w:val="0"/>
          <w:marRight w:val="0"/>
          <w:marTop w:val="0"/>
          <w:marBottom w:val="0"/>
          <w:divBdr>
            <w:top w:val="none" w:sz="0" w:space="0" w:color="auto"/>
            <w:left w:val="none" w:sz="0" w:space="0" w:color="auto"/>
            <w:bottom w:val="none" w:sz="0" w:space="0" w:color="auto"/>
            <w:right w:val="none" w:sz="0" w:space="0" w:color="auto"/>
          </w:divBdr>
        </w:div>
        <w:div w:id="409274052">
          <w:marLeft w:val="0"/>
          <w:marRight w:val="0"/>
          <w:marTop w:val="0"/>
          <w:marBottom w:val="0"/>
          <w:divBdr>
            <w:top w:val="none" w:sz="0" w:space="0" w:color="auto"/>
            <w:left w:val="none" w:sz="0" w:space="0" w:color="auto"/>
            <w:bottom w:val="none" w:sz="0" w:space="0" w:color="auto"/>
            <w:right w:val="none" w:sz="0" w:space="0" w:color="auto"/>
          </w:divBdr>
        </w:div>
        <w:div w:id="744956869">
          <w:marLeft w:val="0"/>
          <w:marRight w:val="0"/>
          <w:marTop w:val="0"/>
          <w:marBottom w:val="0"/>
          <w:divBdr>
            <w:top w:val="none" w:sz="0" w:space="0" w:color="auto"/>
            <w:left w:val="none" w:sz="0" w:space="0" w:color="auto"/>
            <w:bottom w:val="none" w:sz="0" w:space="0" w:color="auto"/>
            <w:right w:val="none" w:sz="0" w:space="0" w:color="auto"/>
          </w:divBdr>
        </w:div>
        <w:div w:id="1179731903">
          <w:marLeft w:val="0"/>
          <w:marRight w:val="0"/>
          <w:marTop w:val="0"/>
          <w:marBottom w:val="0"/>
          <w:divBdr>
            <w:top w:val="none" w:sz="0" w:space="0" w:color="auto"/>
            <w:left w:val="none" w:sz="0" w:space="0" w:color="auto"/>
            <w:bottom w:val="none" w:sz="0" w:space="0" w:color="auto"/>
            <w:right w:val="none" w:sz="0" w:space="0" w:color="auto"/>
          </w:divBdr>
        </w:div>
        <w:div w:id="2065252100">
          <w:marLeft w:val="0"/>
          <w:marRight w:val="0"/>
          <w:marTop w:val="0"/>
          <w:marBottom w:val="0"/>
          <w:divBdr>
            <w:top w:val="none" w:sz="0" w:space="0" w:color="auto"/>
            <w:left w:val="none" w:sz="0" w:space="0" w:color="auto"/>
            <w:bottom w:val="none" w:sz="0" w:space="0" w:color="auto"/>
            <w:right w:val="none" w:sz="0" w:space="0" w:color="auto"/>
          </w:divBdr>
        </w:div>
      </w:divsChild>
    </w:div>
    <w:div w:id="1512143037">
      <w:bodyDiv w:val="1"/>
      <w:marLeft w:val="0"/>
      <w:marRight w:val="0"/>
      <w:marTop w:val="0"/>
      <w:marBottom w:val="0"/>
      <w:divBdr>
        <w:top w:val="none" w:sz="0" w:space="0" w:color="auto"/>
        <w:left w:val="none" w:sz="0" w:space="0" w:color="auto"/>
        <w:bottom w:val="none" w:sz="0" w:space="0" w:color="auto"/>
        <w:right w:val="none" w:sz="0" w:space="0" w:color="auto"/>
      </w:divBdr>
    </w:div>
    <w:div w:id="1570504956">
      <w:bodyDiv w:val="1"/>
      <w:marLeft w:val="0"/>
      <w:marRight w:val="0"/>
      <w:marTop w:val="0"/>
      <w:marBottom w:val="0"/>
      <w:divBdr>
        <w:top w:val="none" w:sz="0" w:space="0" w:color="auto"/>
        <w:left w:val="none" w:sz="0" w:space="0" w:color="auto"/>
        <w:bottom w:val="none" w:sz="0" w:space="0" w:color="auto"/>
        <w:right w:val="none" w:sz="0" w:space="0" w:color="auto"/>
      </w:divBdr>
    </w:div>
    <w:div w:id="1654288166">
      <w:bodyDiv w:val="1"/>
      <w:marLeft w:val="0"/>
      <w:marRight w:val="0"/>
      <w:marTop w:val="0"/>
      <w:marBottom w:val="0"/>
      <w:divBdr>
        <w:top w:val="none" w:sz="0" w:space="0" w:color="auto"/>
        <w:left w:val="none" w:sz="0" w:space="0" w:color="auto"/>
        <w:bottom w:val="none" w:sz="0" w:space="0" w:color="auto"/>
        <w:right w:val="none" w:sz="0" w:space="0" w:color="auto"/>
      </w:divBdr>
    </w:div>
    <w:div w:id="1661496122">
      <w:bodyDiv w:val="1"/>
      <w:marLeft w:val="0"/>
      <w:marRight w:val="0"/>
      <w:marTop w:val="0"/>
      <w:marBottom w:val="0"/>
      <w:divBdr>
        <w:top w:val="none" w:sz="0" w:space="0" w:color="auto"/>
        <w:left w:val="none" w:sz="0" w:space="0" w:color="auto"/>
        <w:bottom w:val="none" w:sz="0" w:space="0" w:color="auto"/>
        <w:right w:val="none" w:sz="0" w:space="0" w:color="auto"/>
      </w:divBdr>
    </w:div>
    <w:div w:id="1959991964">
      <w:bodyDiv w:val="1"/>
      <w:marLeft w:val="0"/>
      <w:marRight w:val="0"/>
      <w:marTop w:val="0"/>
      <w:marBottom w:val="0"/>
      <w:divBdr>
        <w:top w:val="none" w:sz="0" w:space="0" w:color="auto"/>
        <w:left w:val="none" w:sz="0" w:space="0" w:color="auto"/>
        <w:bottom w:val="none" w:sz="0" w:space="0" w:color="auto"/>
        <w:right w:val="none" w:sz="0" w:space="0" w:color="auto"/>
      </w:divBdr>
    </w:div>
    <w:div w:id="1985161861">
      <w:bodyDiv w:val="1"/>
      <w:marLeft w:val="0"/>
      <w:marRight w:val="0"/>
      <w:marTop w:val="0"/>
      <w:marBottom w:val="0"/>
      <w:divBdr>
        <w:top w:val="none" w:sz="0" w:space="0" w:color="auto"/>
        <w:left w:val="none" w:sz="0" w:space="0" w:color="auto"/>
        <w:bottom w:val="none" w:sz="0" w:space="0" w:color="auto"/>
        <w:right w:val="none" w:sz="0" w:space="0" w:color="auto"/>
      </w:divBdr>
    </w:div>
    <w:div w:id="202022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18/08/relationships/commentsExtensible" Target="commentsExtensible.xml"/><Relationship Id="rId21" Type="http://schemas.openxmlformats.org/officeDocument/2006/relationships/image" Target="media/image12.png"/><Relationship Id="rId42" Type="http://schemas.openxmlformats.org/officeDocument/2006/relationships/diagramQuickStyle" Target="diagrams/quickStyle2.xml"/><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header" Target="header2.xml"/><Relationship Id="rId84" Type="http://schemas.microsoft.com/office/2020/10/relationships/intelligence" Target="intelligence2.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diagramQuickStyle" Target="diagrams/quickStyle1.xml"/><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44.png"/><Relationship Id="rId79" Type="http://schemas.openxmlformats.org/officeDocument/2006/relationships/hyperlink" Target="https://www.linkedin.com/company/58415/" TargetMode="External"/><Relationship Id="rId5" Type="http://schemas.openxmlformats.org/officeDocument/2006/relationships/numbering" Target="numbering.xml"/><Relationship Id="rId61" Type="http://schemas.openxmlformats.org/officeDocument/2006/relationships/image" Target="media/image37.png"/><Relationship Id="rId8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image" Target="media/image13.png"/><Relationship Id="rId27" Type="http://schemas.openxmlformats.org/officeDocument/2006/relationships/hyperlink" Target="https://www.casewareafrica.com/caseware-sherlock/" TargetMode="External"/><Relationship Id="rId30" Type="http://schemas.openxmlformats.org/officeDocument/2006/relationships/image" Target="media/image16.png"/><Relationship Id="rId35" Type="http://schemas.openxmlformats.org/officeDocument/2006/relationships/diagramData" Target="diagrams/data1.xml"/><Relationship Id="rId43" Type="http://schemas.openxmlformats.org/officeDocument/2006/relationships/diagramColors" Target="diagrams/colors2.xml"/><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hyperlink" Target="mailto:support@casewareafrica.co.za" TargetMode="External"/><Relationship Id="rId77" Type="http://schemas.openxmlformats.org/officeDocument/2006/relationships/hyperlink" Target="https://www.youtube.com/user/CQSTechnology" TargetMode="Externa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3.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microsoft.com/office/2016/09/relationships/commentsIds" Target="commentsIds.xml"/><Relationship Id="rId33" Type="http://schemas.openxmlformats.org/officeDocument/2006/relationships/image" Target="media/image19.png"/><Relationship Id="rId38" Type="http://schemas.openxmlformats.org/officeDocument/2006/relationships/diagramColors" Target="diagrams/colors1.xml"/><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hyperlink" Target="https://success.casewareafrica.com/articles/Knowledge/Probe-Hotfix" TargetMode="External"/><Relationship Id="rId20" Type="http://schemas.openxmlformats.org/officeDocument/2006/relationships/image" Target="media/image11.png"/><Relationship Id="rId41" Type="http://schemas.openxmlformats.org/officeDocument/2006/relationships/diagramLayout" Target="diagrams/layout2.xml"/><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s://adaptitpty.sharepoint.com/sites/a-team/Products/Probe/Release%20documentation/2024.13/success.casewareafrica.com" TargetMode="External"/><Relationship Id="rId75" Type="http://schemas.openxmlformats.org/officeDocument/2006/relationships/hyperlink" Target="https://twitter.com/CWA_SA" TargetMode="External"/><Relationship Id="rId83"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comments" Target="comments.xml"/><Relationship Id="rId28" Type="http://schemas.openxmlformats.org/officeDocument/2006/relationships/image" Target="media/image14.png"/><Relationship Id="rId36" Type="http://schemas.openxmlformats.org/officeDocument/2006/relationships/diagramLayout" Target="diagrams/layout1.xml"/><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image" Target="media/image17.png"/><Relationship Id="rId44" Type="http://schemas.microsoft.com/office/2007/relationships/diagramDrawing" Target="diagrams/drawing2.xml"/><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yperlink" Target="https://www.facebook.com/CaseWareSA/" TargetMode="External"/><Relationship Id="rId78" Type="http://schemas.openxmlformats.org/officeDocument/2006/relationships/image" Target="media/image46.png"/><Relationship Id="rId8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9.png"/><Relationship Id="rId39" Type="http://schemas.microsoft.com/office/2007/relationships/diagramDrawing" Target="diagrams/drawing1.xml"/><Relationship Id="rId34" Type="http://schemas.openxmlformats.org/officeDocument/2006/relationships/image" Target="media/image2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hyperlink" Target="mailto:info@casewareafrica.co.za"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microsoft.com/office/2011/relationships/commentsExtended" Target="commentsExtended.xml"/><Relationship Id="rId40" Type="http://schemas.openxmlformats.org/officeDocument/2006/relationships/diagramData" Target="diagrams/data2.xml"/><Relationship Id="rId45" Type="http://schemas.openxmlformats.org/officeDocument/2006/relationships/image" Target="media/image21.png"/><Relationship Id="rId66" Type="http://schemas.openxmlformats.org/officeDocument/2006/relationships/image" Target="media/image42.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CAE01E-5C2B-46FC-8C08-4B34C8F6AED4}" type="doc">
      <dgm:prSet loTypeId="urn:microsoft.com/office/officeart/2008/layout/VerticalCurvedList" loCatId="list" qsTypeId="urn:microsoft.com/office/officeart/2005/8/quickstyle/simple1" qsCatId="simple" csTypeId="urn:microsoft.com/office/officeart/2005/8/colors/accent4_2" csCatId="accent4" phldr="1"/>
      <dgm:spPr/>
      <dgm:t>
        <a:bodyPr/>
        <a:lstStyle/>
        <a:p>
          <a:endParaRPr lang="en-ZA"/>
        </a:p>
      </dgm:t>
    </dgm:pt>
    <dgm:pt modelId="{60C99699-56A0-4D2E-AE34-F091B0B1B82C}">
      <dgm:prSet phldrT="[Text]"/>
      <dgm:spPr/>
      <dgm:t>
        <a:bodyPr/>
        <a:lstStyle/>
        <a:p>
          <a:r>
            <a:rPr lang="en-GB" dirty="0"/>
            <a:t>10.20 Engagement type</a:t>
          </a:r>
          <a:endParaRPr lang="en-ZA"/>
        </a:p>
      </dgm:t>
    </dgm:pt>
    <dgm:pt modelId="{97C77B86-31B5-44F4-9A6C-AB3D8459C176}" type="parTrans" cxnId="{AF330DC1-FB63-4884-ADF4-1A0329C9F76D}">
      <dgm:prSet/>
      <dgm:spPr/>
      <dgm:t>
        <a:bodyPr/>
        <a:lstStyle/>
        <a:p>
          <a:endParaRPr lang="en-ZA"/>
        </a:p>
      </dgm:t>
    </dgm:pt>
    <dgm:pt modelId="{2892B27A-839B-4867-9705-169F9FE3F5D9}" type="sibTrans" cxnId="{AF330DC1-FB63-4884-ADF4-1A0329C9F76D}">
      <dgm:prSet/>
      <dgm:spPr/>
      <dgm:t>
        <a:bodyPr/>
        <a:lstStyle/>
        <a:p>
          <a:endParaRPr lang="en-ZA"/>
        </a:p>
      </dgm:t>
    </dgm:pt>
    <dgm:pt modelId="{AE916FE4-A1A9-41FF-8C4E-1EC201A593D5}">
      <dgm:prSet phldrT="[Text]" phldr="1"/>
      <dgm:spPr/>
      <dgm:t>
        <a:bodyPr/>
        <a:lstStyle/>
        <a:p>
          <a:endParaRPr lang="en-ZA"/>
        </a:p>
      </dgm:t>
    </dgm:pt>
    <dgm:pt modelId="{D29A8795-A410-4D7E-BDA5-C2D738C7C667}" type="parTrans" cxnId="{3386C048-750A-47B7-BBB1-5A7902B5E991}">
      <dgm:prSet/>
      <dgm:spPr/>
      <dgm:t>
        <a:bodyPr/>
        <a:lstStyle/>
        <a:p>
          <a:endParaRPr lang="en-ZA"/>
        </a:p>
      </dgm:t>
    </dgm:pt>
    <dgm:pt modelId="{84D15439-AE50-42D2-BD99-3EFD5CA43ADC}" type="sibTrans" cxnId="{3386C048-750A-47B7-BBB1-5A7902B5E991}">
      <dgm:prSet/>
      <dgm:spPr/>
      <dgm:t>
        <a:bodyPr/>
        <a:lstStyle/>
        <a:p>
          <a:endParaRPr lang="en-ZA"/>
        </a:p>
      </dgm:t>
    </dgm:pt>
    <dgm:pt modelId="{57D864ED-7717-4767-ACCB-EE0F07B9AFB1}">
      <dgm:prSet/>
      <dgm:spPr/>
      <dgm:t>
        <a:bodyPr/>
        <a:lstStyle/>
        <a:p>
          <a:r>
            <a:rPr lang="en-GB"/>
            <a:t>11.20G Record entities and business units</a:t>
          </a:r>
        </a:p>
      </dgm:t>
    </dgm:pt>
    <dgm:pt modelId="{1CBF6FEB-D29E-4224-872E-64CDC1E62B21}" type="parTrans" cxnId="{63E20876-7B9B-40CD-99B6-14D263AB4A5D}">
      <dgm:prSet/>
      <dgm:spPr/>
      <dgm:t>
        <a:bodyPr/>
        <a:lstStyle/>
        <a:p>
          <a:endParaRPr lang="en-ZA"/>
        </a:p>
      </dgm:t>
    </dgm:pt>
    <dgm:pt modelId="{39BC65F3-08C2-41F1-811C-F98873A5DE8B}" type="sibTrans" cxnId="{63E20876-7B9B-40CD-99B6-14D263AB4A5D}">
      <dgm:prSet/>
      <dgm:spPr/>
      <dgm:t>
        <a:bodyPr/>
        <a:lstStyle/>
        <a:p>
          <a:endParaRPr lang="en-ZA"/>
        </a:p>
      </dgm:t>
    </dgm:pt>
    <dgm:pt modelId="{C84F06CB-A505-4928-9918-97BAD0F7B5BC}">
      <dgm:prSet/>
      <dgm:spPr/>
      <dgm:t>
        <a:bodyPr/>
        <a:lstStyle/>
        <a:p>
          <a:r>
            <a:rPr lang="en-GB" dirty="0"/>
            <a:t>10.20 Engagement acceptance or continuance</a:t>
          </a:r>
        </a:p>
      </dgm:t>
    </dgm:pt>
    <dgm:pt modelId="{595EA960-2049-4A8B-9087-34F3C8F836FB}" type="parTrans" cxnId="{D5B282C6-13B6-4D55-A66B-FA319C592BF2}">
      <dgm:prSet/>
      <dgm:spPr/>
      <dgm:t>
        <a:bodyPr/>
        <a:lstStyle/>
        <a:p>
          <a:endParaRPr lang="en-ZA"/>
        </a:p>
      </dgm:t>
    </dgm:pt>
    <dgm:pt modelId="{D4BE429A-E016-442D-A5AD-83801F63BB20}" type="sibTrans" cxnId="{D5B282C6-13B6-4D55-A66B-FA319C592BF2}">
      <dgm:prSet/>
      <dgm:spPr/>
      <dgm:t>
        <a:bodyPr/>
        <a:lstStyle/>
        <a:p>
          <a:endParaRPr lang="en-ZA"/>
        </a:p>
      </dgm:t>
    </dgm:pt>
    <dgm:pt modelId="{D5FA7526-B60C-4B89-ADCA-BE3F24D85230}">
      <dgm:prSet/>
      <dgm:spPr/>
      <dgm:t>
        <a:bodyPr/>
        <a:lstStyle/>
        <a:p>
          <a:r>
            <a:rPr lang="en-ZA" dirty="0"/>
            <a:t>10.50 Planning extent of risk assessment procedures overall at group level</a:t>
          </a:r>
        </a:p>
      </dgm:t>
    </dgm:pt>
    <dgm:pt modelId="{25E3E97B-7B4C-42C8-9378-B49C2C9C9D43}" type="parTrans" cxnId="{42D4758F-5D8C-4ADC-BDEC-D393900CC454}">
      <dgm:prSet/>
      <dgm:spPr/>
      <dgm:t>
        <a:bodyPr/>
        <a:lstStyle/>
        <a:p>
          <a:endParaRPr lang="en-ZA"/>
        </a:p>
      </dgm:t>
    </dgm:pt>
    <dgm:pt modelId="{E79710FC-142E-422B-9C77-7FBED3EE35F4}" type="sibTrans" cxnId="{42D4758F-5D8C-4ADC-BDEC-D393900CC454}">
      <dgm:prSet/>
      <dgm:spPr/>
      <dgm:t>
        <a:bodyPr/>
        <a:lstStyle/>
        <a:p>
          <a:endParaRPr lang="en-ZA"/>
        </a:p>
      </dgm:t>
    </dgm:pt>
    <dgm:pt modelId="{3E3FA8F0-2BC6-4B5A-AFB7-5D1A2EC2AD86}">
      <dgm:prSet/>
      <dgm:spPr/>
      <dgm:t>
        <a:bodyPr/>
        <a:lstStyle/>
        <a:p>
          <a:r>
            <a:rPr lang="en-ZA" dirty="0"/>
            <a:t>10.50G Planning extent of RAP per COTABD</a:t>
          </a:r>
        </a:p>
      </dgm:t>
    </dgm:pt>
    <dgm:pt modelId="{411D075F-F244-48BC-842C-A2B606E6479D}" type="parTrans" cxnId="{1466A90E-3BD9-4D1F-8242-470905513B4B}">
      <dgm:prSet/>
      <dgm:spPr/>
      <dgm:t>
        <a:bodyPr/>
        <a:lstStyle/>
        <a:p>
          <a:endParaRPr lang="en-ZA"/>
        </a:p>
      </dgm:t>
    </dgm:pt>
    <dgm:pt modelId="{5DA531DE-8C14-4216-BAFB-D7460801F5A2}" type="sibTrans" cxnId="{1466A90E-3BD9-4D1F-8242-470905513B4B}">
      <dgm:prSet/>
      <dgm:spPr/>
      <dgm:t>
        <a:bodyPr/>
        <a:lstStyle/>
        <a:p>
          <a:endParaRPr lang="en-ZA"/>
        </a:p>
      </dgm:t>
    </dgm:pt>
    <dgm:pt modelId="{C69F2039-11C5-4BA2-820B-FBA3CE3239CF}">
      <dgm:prSet/>
      <dgm:spPr/>
      <dgm:t>
        <a:bodyPr/>
        <a:lstStyle/>
        <a:p>
          <a:r>
            <a:rPr lang="en-ZA"/>
            <a:t>11.20G Record components and assign</a:t>
          </a:r>
        </a:p>
      </dgm:t>
    </dgm:pt>
    <dgm:pt modelId="{600F435E-3431-45A5-9863-99FB762090D9}" type="parTrans" cxnId="{DD827210-7AD2-44A0-BE47-FDAB8A448854}">
      <dgm:prSet/>
      <dgm:spPr/>
      <dgm:t>
        <a:bodyPr/>
        <a:lstStyle/>
        <a:p>
          <a:endParaRPr lang="en-ZA"/>
        </a:p>
      </dgm:t>
    </dgm:pt>
    <dgm:pt modelId="{3030E5E4-A5E4-47A4-B88E-4572DAD1B4BD}" type="sibTrans" cxnId="{DD827210-7AD2-44A0-BE47-FDAB8A448854}">
      <dgm:prSet/>
      <dgm:spPr/>
      <dgm:t>
        <a:bodyPr/>
        <a:lstStyle/>
        <a:p>
          <a:endParaRPr lang="en-ZA"/>
        </a:p>
      </dgm:t>
    </dgm:pt>
    <dgm:pt modelId="{E530A6AC-533D-4D17-83A6-FD3F774A905C}">
      <dgm:prSet/>
      <dgm:spPr/>
      <dgm:t>
        <a:bodyPr/>
        <a:lstStyle/>
        <a:p>
          <a:r>
            <a:rPr lang="en-ZA" dirty="0"/>
            <a:t>11.50 Information system and control activities</a:t>
          </a:r>
        </a:p>
      </dgm:t>
    </dgm:pt>
    <dgm:pt modelId="{D48E7EAF-B8F4-4165-92C0-E56D5BD78932}" type="parTrans" cxnId="{32C5AADB-8613-4457-B492-291FB0420E20}">
      <dgm:prSet/>
      <dgm:spPr/>
      <dgm:t>
        <a:bodyPr/>
        <a:lstStyle/>
        <a:p>
          <a:endParaRPr lang="en-ZA"/>
        </a:p>
      </dgm:t>
    </dgm:pt>
    <dgm:pt modelId="{A80ECA3B-866C-459F-B5A5-0565D3235AA0}" type="sibTrans" cxnId="{32C5AADB-8613-4457-B492-291FB0420E20}">
      <dgm:prSet/>
      <dgm:spPr/>
      <dgm:t>
        <a:bodyPr/>
        <a:lstStyle/>
        <a:p>
          <a:endParaRPr lang="en-ZA"/>
        </a:p>
      </dgm:t>
    </dgm:pt>
    <dgm:pt modelId="{461F949A-FF7F-4AB4-82C4-9E19554DD2C4}" type="pres">
      <dgm:prSet presAssocID="{42CAE01E-5C2B-46FC-8C08-4B34C8F6AED4}" presName="Name0" presStyleCnt="0">
        <dgm:presLayoutVars>
          <dgm:chMax val="7"/>
          <dgm:chPref val="7"/>
          <dgm:dir/>
        </dgm:presLayoutVars>
      </dgm:prSet>
      <dgm:spPr/>
    </dgm:pt>
    <dgm:pt modelId="{B7B07450-C843-4AD1-9DFA-3BE481F355AE}" type="pres">
      <dgm:prSet presAssocID="{42CAE01E-5C2B-46FC-8C08-4B34C8F6AED4}" presName="Name1" presStyleCnt="0"/>
      <dgm:spPr/>
    </dgm:pt>
    <dgm:pt modelId="{DB598CB5-115A-47FE-8F94-3833EC1A0AEB}" type="pres">
      <dgm:prSet presAssocID="{42CAE01E-5C2B-46FC-8C08-4B34C8F6AED4}" presName="cycle" presStyleCnt="0"/>
      <dgm:spPr/>
    </dgm:pt>
    <dgm:pt modelId="{53A9B176-D4C2-4BC3-8FE4-412EA88F1CC2}" type="pres">
      <dgm:prSet presAssocID="{42CAE01E-5C2B-46FC-8C08-4B34C8F6AED4}" presName="srcNode" presStyleLbl="node1" presStyleIdx="0" presStyleCnt="7"/>
      <dgm:spPr/>
    </dgm:pt>
    <dgm:pt modelId="{315F7B3C-D7DE-42BC-86E9-B94CA2948F08}" type="pres">
      <dgm:prSet presAssocID="{42CAE01E-5C2B-46FC-8C08-4B34C8F6AED4}" presName="conn" presStyleLbl="parChTrans1D2" presStyleIdx="0" presStyleCnt="1"/>
      <dgm:spPr/>
    </dgm:pt>
    <dgm:pt modelId="{4006BC5C-0FD1-43C3-857D-A4B30F7C65DB}" type="pres">
      <dgm:prSet presAssocID="{42CAE01E-5C2B-46FC-8C08-4B34C8F6AED4}" presName="extraNode" presStyleLbl="node1" presStyleIdx="0" presStyleCnt="7"/>
      <dgm:spPr/>
    </dgm:pt>
    <dgm:pt modelId="{1CB6E377-45D1-4549-B159-20DEB6BEC56E}" type="pres">
      <dgm:prSet presAssocID="{42CAE01E-5C2B-46FC-8C08-4B34C8F6AED4}" presName="dstNode" presStyleLbl="node1" presStyleIdx="0" presStyleCnt="7"/>
      <dgm:spPr/>
    </dgm:pt>
    <dgm:pt modelId="{9082F3AC-A65A-4903-99D6-C334C76063E9}" type="pres">
      <dgm:prSet presAssocID="{60C99699-56A0-4D2E-AE34-F091B0B1B82C}" presName="text_1" presStyleLbl="node1" presStyleIdx="0" presStyleCnt="7">
        <dgm:presLayoutVars>
          <dgm:bulletEnabled val="1"/>
        </dgm:presLayoutVars>
      </dgm:prSet>
      <dgm:spPr/>
    </dgm:pt>
    <dgm:pt modelId="{0965E965-AEC0-41B8-B4DC-A37102228E2C}" type="pres">
      <dgm:prSet presAssocID="{60C99699-56A0-4D2E-AE34-F091B0B1B82C}" presName="accent_1" presStyleCnt="0"/>
      <dgm:spPr/>
    </dgm:pt>
    <dgm:pt modelId="{1C4B519D-F320-4AC7-948F-110999E07AD9}" type="pres">
      <dgm:prSet presAssocID="{60C99699-56A0-4D2E-AE34-F091B0B1B82C}" presName="accentRepeatNode" presStyleLbl="solidFgAcc1" presStyleIdx="0" presStyleCnt="7"/>
      <dgm:spPr/>
    </dgm:pt>
    <dgm:pt modelId="{1BCB0DCD-48F3-458F-BA8B-61052FFBF67C}" type="pres">
      <dgm:prSet presAssocID="{57D864ED-7717-4767-ACCB-EE0F07B9AFB1}" presName="text_2" presStyleLbl="node1" presStyleIdx="1" presStyleCnt="7">
        <dgm:presLayoutVars>
          <dgm:bulletEnabled val="1"/>
        </dgm:presLayoutVars>
      </dgm:prSet>
      <dgm:spPr/>
    </dgm:pt>
    <dgm:pt modelId="{09E25FDF-57AE-492C-8E9F-37EC40E9D192}" type="pres">
      <dgm:prSet presAssocID="{57D864ED-7717-4767-ACCB-EE0F07B9AFB1}" presName="accent_2" presStyleCnt="0"/>
      <dgm:spPr/>
    </dgm:pt>
    <dgm:pt modelId="{2F61F79C-64BE-4DE5-91C3-DF6F2CDB3670}" type="pres">
      <dgm:prSet presAssocID="{57D864ED-7717-4767-ACCB-EE0F07B9AFB1}" presName="accentRepeatNode" presStyleLbl="solidFgAcc1" presStyleIdx="1" presStyleCnt="7"/>
      <dgm:spPr/>
    </dgm:pt>
    <dgm:pt modelId="{026F6E8D-8963-4308-84BE-2F67E7C8C830}" type="pres">
      <dgm:prSet presAssocID="{C84F06CB-A505-4928-9918-97BAD0F7B5BC}" presName="text_3" presStyleLbl="node1" presStyleIdx="2" presStyleCnt="7">
        <dgm:presLayoutVars>
          <dgm:bulletEnabled val="1"/>
        </dgm:presLayoutVars>
      </dgm:prSet>
      <dgm:spPr/>
    </dgm:pt>
    <dgm:pt modelId="{EEBB16F7-411D-484D-9921-5A1AD9B39074}" type="pres">
      <dgm:prSet presAssocID="{C84F06CB-A505-4928-9918-97BAD0F7B5BC}" presName="accent_3" presStyleCnt="0"/>
      <dgm:spPr/>
    </dgm:pt>
    <dgm:pt modelId="{AC692DF0-5A0C-4BD2-9A40-F563A50E1E33}" type="pres">
      <dgm:prSet presAssocID="{C84F06CB-A505-4928-9918-97BAD0F7B5BC}" presName="accentRepeatNode" presStyleLbl="solidFgAcc1" presStyleIdx="2" presStyleCnt="7"/>
      <dgm:spPr/>
    </dgm:pt>
    <dgm:pt modelId="{30CEDFF7-7056-471A-A7EA-CD2C258E3682}" type="pres">
      <dgm:prSet presAssocID="{D5FA7526-B60C-4B89-ADCA-BE3F24D85230}" presName="text_4" presStyleLbl="node1" presStyleIdx="3" presStyleCnt="7">
        <dgm:presLayoutVars>
          <dgm:bulletEnabled val="1"/>
        </dgm:presLayoutVars>
      </dgm:prSet>
      <dgm:spPr/>
    </dgm:pt>
    <dgm:pt modelId="{530A1079-8646-42F2-A481-60C2EB7D31F1}" type="pres">
      <dgm:prSet presAssocID="{D5FA7526-B60C-4B89-ADCA-BE3F24D85230}" presName="accent_4" presStyleCnt="0"/>
      <dgm:spPr/>
    </dgm:pt>
    <dgm:pt modelId="{EEF5C1B2-9590-4DE8-B906-A40D58A28223}" type="pres">
      <dgm:prSet presAssocID="{D5FA7526-B60C-4B89-ADCA-BE3F24D85230}" presName="accentRepeatNode" presStyleLbl="solidFgAcc1" presStyleIdx="3" presStyleCnt="7"/>
      <dgm:spPr/>
    </dgm:pt>
    <dgm:pt modelId="{DAA43FF2-8D62-4066-8A68-5A956ACCD20B}" type="pres">
      <dgm:prSet presAssocID="{3E3FA8F0-2BC6-4B5A-AFB7-5D1A2EC2AD86}" presName="text_5" presStyleLbl="node1" presStyleIdx="4" presStyleCnt="7">
        <dgm:presLayoutVars>
          <dgm:bulletEnabled val="1"/>
        </dgm:presLayoutVars>
      </dgm:prSet>
      <dgm:spPr/>
    </dgm:pt>
    <dgm:pt modelId="{80B4F37D-3F30-4EFC-9FB5-576C3A04EBB0}" type="pres">
      <dgm:prSet presAssocID="{3E3FA8F0-2BC6-4B5A-AFB7-5D1A2EC2AD86}" presName="accent_5" presStyleCnt="0"/>
      <dgm:spPr/>
    </dgm:pt>
    <dgm:pt modelId="{2BB1D71C-0C58-4CCE-80AE-82EE546FA437}" type="pres">
      <dgm:prSet presAssocID="{3E3FA8F0-2BC6-4B5A-AFB7-5D1A2EC2AD86}" presName="accentRepeatNode" presStyleLbl="solidFgAcc1" presStyleIdx="4" presStyleCnt="7"/>
      <dgm:spPr/>
    </dgm:pt>
    <dgm:pt modelId="{BAC8E292-103D-4155-A7D7-F413AB1BC7CC}" type="pres">
      <dgm:prSet presAssocID="{C69F2039-11C5-4BA2-820B-FBA3CE3239CF}" presName="text_6" presStyleLbl="node1" presStyleIdx="5" presStyleCnt="7">
        <dgm:presLayoutVars>
          <dgm:bulletEnabled val="1"/>
        </dgm:presLayoutVars>
      </dgm:prSet>
      <dgm:spPr/>
    </dgm:pt>
    <dgm:pt modelId="{213C16CD-24AC-48D7-A1DA-4BD734361A69}" type="pres">
      <dgm:prSet presAssocID="{C69F2039-11C5-4BA2-820B-FBA3CE3239CF}" presName="accent_6" presStyleCnt="0"/>
      <dgm:spPr/>
    </dgm:pt>
    <dgm:pt modelId="{37F365F1-E84A-434F-A4D9-95030679DCB4}" type="pres">
      <dgm:prSet presAssocID="{C69F2039-11C5-4BA2-820B-FBA3CE3239CF}" presName="accentRepeatNode" presStyleLbl="solidFgAcc1" presStyleIdx="5" presStyleCnt="7"/>
      <dgm:spPr/>
    </dgm:pt>
    <dgm:pt modelId="{D709830F-908C-4DBB-BAAB-02996E6E8AB2}" type="pres">
      <dgm:prSet presAssocID="{E530A6AC-533D-4D17-83A6-FD3F774A905C}" presName="text_7" presStyleLbl="node1" presStyleIdx="6" presStyleCnt="7">
        <dgm:presLayoutVars>
          <dgm:bulletEnabled val="1"/>
        </dgm:presLayoutVars>
      </dgm:prSet>
      <dgm:spPr/>
    </dgm:pt>
    <dgm:pt modelId="{DEBB5FA2-38E7-4845-B107-E2292B7C4851}" type="pres">
      <dgm:prSet presAssocID="{E530A6AC-533D-4D17-83A6-FD3F774A905C}" presName="accent_7" presStyleCnt="0"/>
      <dgm:spPr/>
    </dgm:pt>
    <dgm:pt modelId="{9C61247F-620E-4C73-94EE-93FBCC581B6D}" type="pres">
      <dgm:prSet presAssocID="{E530A6AC-533D-4D17-83A6-FD3F774A905C}" presName="accentRepeatNode" presStyleLbl="solidFgAcc1" presStyleIdx="6" presStyleCnt="7"/>
      <dgm:spPr/>
    </dgm:pt>
  </dgm:ptLst>
  <dgm:cxnLst>
    <dgm:cxn modelId="{1466A90E-3BD9-4D1F-8242-470905513B4B}" srcId="{42CAE01E-5C2B-46FC-8C08-4B34C8F6AED4}" destId="{3E3FA8F0-2BC6-4B5A-AFB7-5D1A2EC2AD86}" srcOrd="4" destOrd="0" parTransId="{411D075F-F244-48BC-842C-A2B606E6479D}" sibTransId="{5DA531DE-8C14-4216-BAFB-D7460801F5A2}"/>
    <dgm:cxn modelId="{DD827210-7AD2-44A0-BE47-FDAB8A448854}" srcId="{42CAE01E-5C2B-46FC-8C08-4B34C8F6AED4}" destId="{C69F2039-11C5-4BA2-820B-FBA3CE3239CF}" srcOrd="5" destOrd="0" parTransId="{600F435E-3431-45A5-9863-99FB762090D9}" sibTransId="{3030E5E4-A5E4-47A4-B88E-4572DAD1B4BD}"/>
    <dgm:cxn modelId="{509E0E1E-19B6-4DAB-858B-E149F9BADF8F}" type="presOf" srcId="{E530A6AC-533D-4D17-83A6-FD3F774A905C}" destId="{D709830F-908C-4DBB-BAAB-02996E6E8AB2}" srcOrd="0" destOrd="0" presId="urn:microsoft.com/office/officeart/2008/layout/VerticalCurvedList"/>
    <dgm:cxn modelId="{1B4C4947-6DED-4600-9899-38FADCBFCE20}" type="presOf" srcId="{57D864ED-7717-4767-ACCB-EE0F07B9AFB1}" destId="{1BCB0DCD-48F3-458F-BA8B-61052FFBF67C}" srcOrd="0" destOrd="0" presId="urn:microsoft.com/office/officeart/2008/layout/VerticalCurvedList"/>
    <dgm:cxn modelId="{3386C048-750A-47B7-BBB1-5A7902B5E991}" srcId="{42CAE01E-5C2B-46FC-8C08-4B34C8F6AED4}" destId="{AE916FE4-A1A9-41FF-8C4E-1EC201A593D5}" srcOrd="7" destOrd="0" parTransId="{D29A8795-A410-4D7E-BDA5-C2D738C7C667}" sibTransId="{84D15439-AE50-42D2-BD99-3EFD5CA43ADC}"/>
    <dgm:cxn modelId="{FE22924D-67AA-406E-AB33-E64248A15736}" type="presOf" srcId="{C69F2039-11C5-4BA2-820B-FBA3CE3239CF}" destId="{BAC8E292-103D-4155-A7D7-F413AB1BC7CC}" srcOrd="0" destOrd="0" presId="urn:microsoft.com/office/officeart/2008/layout/VerticalCurvedList"/>
    <dgm:cxn modelId="{63E20876-7B9B-40CD-99B6-14D263AB4A5D}" srcId="{42CAE01E-5C2B-46FC-8C08-4B34C8F6AED4}" destId="{57D864ED-7717-4767-ACCB-EE0F07B9AFB1}" srcOrd="1" destOrd="0" parTransId="{1CBF6FEB-D29E-4224-872E-64CDC1E62B21}" sibTransId="{39BC65F3-08C2-41F1-811C-F98873A5DE8B}"/>
    <dgm:cxn modelId="{FACCE97D-581A-45D8-B634-556BBC0E8F7A}" type="presOf" srcId="{C84F06CB-A505-4928-9918-97BAD0F7B5BC}" destId="{026F6E8D-8963-4308-84BE-2F67E7C8C830}" srcOrd="0" destOrd="0" presId="urn:microsoft.com/office/officeart/2008/layout/VerticalCurvedList"/>
    <dgm:cxn modelId="{42D4758F-5D8C-4ADC-BDEC-D393900CC454}" srcId="{42CAE01E-5C2B-46FC-8C08-4B34C8F6AED4}" destId="{D5FA7526-B60C-4B89-ADCA-BE3F24D85230}" srcOrd="3" destOrd="0" parTransId="{25E3E97B-7B4C-42C8-9378-B49C2C9C9D43}" sibTransId="{E79710FC-142E-422B-9C77-7FBED3EE35F4}"/>
    <dgm:cxn modelId="{5FB9DB91-221D-415C-A446-5C0073DD442B}" type="presOf" srcId="{2892B27A-839B-4867-9705-169F9FE3F5D9}" destId="{315F7B3C-D7DE-42BC-86E9-B94CA2948F08}" srcOrd="0" destOrd="0" presId="urn:microsoft.com/office/officeart/2008/layout/VerticalCurvedList"/>
    <dgm:cxn modelId="{1A193B92-0B3B-43B7-8CB8-76FD7A08AE92}" type="presOf" srcId="{D5FA7526-B60C-4B89-ADCA-BE3F24D85230}" destId="{30CEDFF7-7056-471A-A7EA-CD2C258E3682}" srcOrd="0" destOrd="0" presId="urn:microsoft.com/office/officeart/2008/layout/VerticalCurvedList"/>
    <dgm:cxn modelId="{DB282298-9BD6-4203-8DCC-C5EB25C894A5}" type="presOf" srcId="{3E3FA8F0-2BC6-4B5A-AFB7-5D1A2EC2AD86}" destId="{DAA43FF2-8D62-4066-8A68-5A956ACCD20B}" srcOrd="0" destOrd="0" presId="urn:microsoft.com/office/officeart/2008/layout/VerticalCurvedList"/>
    <dgm:cxn modelId="{81A143A9-CC1C-4233-9BC0-FBDCC75BA76C}" type="presOf" srcId="{60C99699-56A0-4D2E-AE34-F091B0B1B82C}" destId="{9082F3AC-A65A-4903-99D6-C334C76063E9}" srcOrd="0" destOrd="0" presId="urn:microsoft.com/office/officeart/2008/layout/VerticalCurvedList"/>
    <dgm:cxn modelId="{A01FE4B4-23E5-4F9A-867B-0AF260D7F949}" type="presOf" srcId="{42CAE01E-5C2B-46FC-8C08-4B34C8F6AED4}" destId="{461F949A-FF7F-4AB4-82C4-9E19554DD2C4}" srcOrd="0" destOrd="0" presId="urn:microsoft.com/office/officeart/2008/layout/VerticalCurvedList"/>
    <dgm:cxn modelId="{AF330DC1-FB63-4884-ADF4-1A0329C9F76D}" srcId="{42CAE01E-5C2B-46FC-8C08-4B34C8F6AED4}" destId="{60C99699-56A0-4D2E-AE34-F091B0B1B82C}" srcOrd="0" destOrd="0" parTransId="{97C77B86-31B5-44F4-9A6C-AB3D8459C176}" sibTransId="{2892B27A-839B-4867-9705-169F9FE3F5D9}"/>
    <dgm:cxn modelId="{D5B282C6-13B6-4D55-A66B-FA319C592BF2}" srcId="{42CAE01E-5C2B-46FC-8C08-4B34C8F6AED4}" destId="{C84F06CB-A505-4928-9918-97BAD0F7B5BC}" srcOrd="2" destOrd="0" parTransId="{595EA960-2049-4A8B-9087-34F3C8F836FB}" sibTransId="{D4BE429A-E016-442D-A5AD-83801F63BB20}"/>
    <dgm:cxn modelId="{32C5AADB-8613-4457-B492-291FB0420E20}" srcId="{42CAE01E-5C2B-46FC-8C08-4B34C8F6AED4}" destId="{E530A6AC-533D-4D17-83A6-FD3F774A905C}" srcOrd="6" destOrd="0" parTransId="{D48E7EAF-B8F4-4165-92C0-E56D5BD78932}" sibTransId="{A80ECA3B-866C-459F-B5A5-0565D3235AA0}"/>
    <dgm:cxn modelId="{BB6A124F-B31A-4787-B617-8375580B2C7F}" type="presParOf" srcId="{461F949A-FF7F-4AB4-82C4-9E19554DD2C4}" destId="{B7B07450-C843-4AD1-9DFA-3BE481F355AE}" srcOrd="0" destOrd="0" presId="urn:microsoft.com/office/officeart/2008/layout/VerticalCurvedList"/>
    <dgm:cxn modelId="{17A98005-CF02-48F1-A7A5-D1534D514B85}" type="presParOf" srcId="{B7B07450-C843-4AD1-9DFA-3BE481F355AE}" destId="{DB598CB5-115A-47FE-8F94-3833EC1A0AEB}" srcOrd="0" destOrd="0" presId="urn:microsoft.com/office/officeart/2008/layout/VerticalCurvedList"/>
    <dgm:cxn modelId="{C9E1A9C4-14EC-4C2A-9F53-18D029C64A43}" type="presParOf" srcId="{DB598CB5-115A-47FE-8F94-3833EC1A0AEB}" destId="{53A9B176-D4C2-4BC3-8FE4-412EA88F1CC2}" srcOrd="0" destOrd="0" presId="urn:microsoft.com/office/officeart/2008/layout/VerticalCurvedList"/>
    <dgm:cxn modelId="{F30848EA-65BA-4683-BFD3-7012941FB438}" type="presParOf" srcId="{DB598CB5-115A-47FE-8F94-3833EC1A0AEB}" destId="{315F7B3C-D7DE-42BC-86E9-B94CA2948F08}" srcOrd="1" destOrd="0" presId="urn:microsoft.com/office/officeart/2008/layout/VerticalCurvedList"/>
    <dgm:cxn modelId="{FEC9A2D5-01C0-49BB-AA2B-045188B85586}" type="presParOf" srcId="{DB598CB5-115A-47FE-8F94-3833EC1A0AEB}" destId="{4006BC5C-0FD1-43C3-857D-A4B30F7C65DB}" srcOrd="2" destOrd="0" presId="urn:microsoft.com/office/officeart/2008/layout/VerticalCurvedList"/>
    <dgm:cxn modelId="{96DF3DE6-CCAA-426A-A2E5-0CE55B946EBD}" type="presParOf" srcId="{DB598CB5-115A-47FE-8F94-3833EC1A0AEB}" destId="{1CB6E377-45D1-4549-B159-20DEB6BEC56E}" srcOrd="3" destOrd="0" presId="urn:microsoft.com/office/officeart/2008/layout/VerticalCurvedList"/>
    <dgm:cxn modelId="{F1ECB590-B000-46AD-A943-C3D061D34353}" type="presParOf" srcId="{B7B07450-C843-4AD1-9DFA-3BE481F355AE}" destId="{9082F3AC-A65A-4903-99D6-C334C76063E9}" srcOrd="1" destOrd="0" presId="urn:microsoft.com/office/officeart/2008/layout/VerticalCurvedList"/>
    <dgm:cxn modelId="{D0DAD64A-C8D6-4B78-B435-76B237C5C551}" type="presParOf" srcId="{B7B07450-C843-4AD1-9DFA-3BE481F355AE}" destId="{0965E965-AEC0-41B8-B4DC-A37102228E2C}" srcOrd="2" destOrd="0" presId="urn:microsoft.com/office/officeart/2008/layout/VerticalCurvedList"/>
    <dgm:cxn modelId="{8FFC0FD9-60A4-46A7-91BB-752C12BC8B04}" type="presParOf" srcId="{0965E965-AEC0-41B8-B4DC-A37102228E2C}" destId="{1C4B519D-F320-4AC7-948F-110999E07AD9}" srcOrd="0" destOrd="0" presId="urn:microsoft.com/office/officeart/2008/layout/VerticalCurvedList"/>
    <dgm:cxn modelId="{0F3202A4-B79D-43DF-A925-1C8556C348F7}" type="presParOf" srcId="{B7B07450-C843-4AD1-9DFA-3BE481F355AE}" destId="{1BCB0DCD-48F3-458F-BA8B-61052FFBF67C}" srcOrd="3" destOrd="0" presId="urn:microsoft.com/office/officeart/2008/layout/VerticalCurvedList"/>
    <dgm:cxn modelId="{2B21C6BB-3113-44D1-B874-60525B7C4406}" type="presParOf" srcId="{B7B07450-C843-4AD1-9DFA-3BE481F355AE}" destId="{09E25FDF-57AE-492C-8E9F-37EC40E9D192}" srcOrd="4" destOrd="0" presId="urn:microsoft.com/office/officeart/2008/layout/VerticalCurvedList"/>
    <dgm:cxn modelId="{D94C3ACC-2EBD-4999-85DB-701933066B3E}" type="presParOf" srcId="{09E25FDF-57AE-492C-8E9F-37EC40E9D192}" destId="{2F61F79C-64BE-4DE5-91C3-DF6F2CDB3670}" srcOrd="0" destOrd="0" presId="urn:microsoft.com/office/officeart/2008/layout/VerticalCurvedList"/>
    <dgm:cxn modelId="{FA0FBF1C-E786-444F-AD24-2295AB59B5B2}" type="presParOf" srcId="{B7B07450-C843-4AD1-9DFA-3BE481F355AE}" destId="{026F6E8D-8963-4308-84BE-2F67E7C8C830}" srcOrd="5" destOrd="0" presId="urn:microsoft.com/office/officeart/2008/layout/VerticalCurvedList"/>
    <dgm:cxn modelId="{2ECB6887-F9E0-4427-B450-5302044885CD}" type="presParOf" srcId="{B7B07450-C843-4AD1-9DFA-3BE481F355AE}" destId="{EEBB16F7-411D-484D-9921-5A1AD9B39074}" srcOrd="6" destOrd="0" presId="urn:microsoft.com/office/officeart/2008/layout/VerticalCurvedList"/>
    <dgm:cxn modelId="{C2112B59-46E5-4433-810E-D6A6E21DF6D8}" type="presParOf" srcId="{EEBB16F7-411D-484D-9921-5A1AD9B39074}" destId="{AC692DF0-5A0C-4BD2-9A40-F563A50E1E33}" srcOrd="0" destOrd="0" presId="urn:microsoft.com/office/officeart/2008/layout/VerticalCurvedList"/>
    <dgm:cxn modelId="{D6911A8A-1FE2-45EF-9972-C78C98F22AD6}" type="presParOf" srcId="{B7B07450-C843-4AD1-9DFA-3BE481F355AE}" destId="{30CEDFF7-7056-471A-A7EA-CD2C258E3682}" srcOrd="7" destOrd="0" presId="urn:microsoft.com/office/officeart/2008/layout/VerticalCurvedList"/>
    <dgm:cxn modelId="{63E9D3D9-A6DC-4E9A-B01C-AC4F998163C8}" type="presParOf" srcId="{B7B07450-C843-4AD1-9DFA-3BE481F355AE}" destId="{530A1079-8646-42F2-A481-60C2EB7D31F1}" srcOrd="8" destOrd="0" presId="urn:microsoft.com/office/officeart/2008/layout/VerticalCurvedList"/>
    <dgm:cxn modelId="{9BA8DD3A-D464-4649-8769-BB91EFF052C0}" type="presParOf" srcId="{530A1079-8646-42F2-A481-60C2EB7D31F1}" destId="{EEF5C1B2-9590-4DE8-B906-A40D58A28223}" srcOrd="0" destOrd="0" presId="urn:microsoft.com/office/officeart/2008/layout/VerticalCurvedList"/>
    <dgm:cxn modelId="{4461D033-6003-45CD-BF10-A6DF38B50374}" type="presParOf" srcId="{B7B07450-C843-4AD1-9DFA-3BE481F355AE}" destId="{DAA43FF2-8D62-4066-8A68-5A956ACCD20B}" srcOrd="9" destOrd="0" presId="urn:microsoft.com/office/officeart/2008/layout/VerticalCurvedList"/>
    <dgm:cxn modelId="{45A17B61-DC04-4317-B800-BA97D074DDCA}" type="presParOf" srcId="{B7B07450-C843-4AD1-9DFA-3BE481F355AE}" destId="{80B4F37D-3F30-4EFC-9FB5-576C3A04EBB0}" srcOrd="10" destOrd="0" presId="urn:microsoft.com/office/officeart/2008/layout/VerticalCurvedList"/>
    <dgm:cxn modelId="{B13CC27C-D1F4-48EE-BD90-D89DAE4862A3}" type="presParOf" srcId="{80B4F37D-3F30-4EFC-9FB5-576C3A04EBB0}" destId="{2BB1D71C-0C58-4CCE-80AE-82EE546FA437}" srcOrd="0" destOrd="0" presId="urn:microsoft.com/office/officeart/2008/layout/VerticalCurvedList"/>
    <dgm:cxn modelId="{781DE3BD-B09C-4358-A2F6-2E0BF20F46A3}" type="presParOf" srcId="{B7B07450-C843-4AD1-9DFA-3BE481F355AE}" destId="{BAC8E292-103D-4155-A7D7-F413AB1BC7CC}" srcOrd="11" destOrd="0" presId="urn:microsoft.com/office/officeart/2008/layout/VerticalCurvedList"/>
    <dgm:cxn modelId="{383F9EFE-B613-4C31-9AF3-AC7E09660A3D}" type="presParOf" srcId="{B7B07450-C843-4AD1-9DFA-3BE481F355AE}" destId="{213C16CD-24AC-48D7-A1DA-4BD734361A69}" srcOrd="12" destOrd="0" presId="urn:microsoft.com/office/officeart/2008/layout/VerticalCurvedList"/>
    <dgm:cxn modelId="{867EF86B-F6D2-4B3E-8A35-2A32A1763625}" type="presParOf" srcId="{213C16CD-24AC-48D7-A1DA-4BD734361A69}" destId="{37F365F1-E84A-434F-A4D9-95030679DCB4}" srcOrd="0" destOrd="0" presId="urn:microsoft.com/office/officeart/2008/layout/VerticalCurvedList"/>
    <dgm:cxn modelId="{0AD5B8C6-9B8B-4836-AC8D-F5E27F76A381}" type="presParOf" srcId="{B7B07450-C843-4AD1-9DFA-3BE481F355AE}" destId="{D709830F-908C-4DBB-BAAB-02996E6E8AB2}" srcOrd="13" destOrd="0" presId="urn:microsoft.com/office/officeart/2008/layout/VerticalCurvedList"/>
    <dgm:cxn modelId="{3002F113-2BD4-4FBB-833E-BF4ED7C76ADB}" type="presParOf" srcId="{B7B07450-C843-4AD1-9DFA-3BE481F355AE}" destId="{DEBB5FA2-38E7-4845-B107-E2292B7C4851}" srcOrd="14" destOrd="0" presId="urn:microsoft.com/office/officeart/2008/layout/VerticalCurvedList"/>
    <dgm:cxn modelId="{96085847-78FB-4CE4-B0AE-6339C349E9F6}" type="presParOf" srcId="{DEBB5FA2-38E7-4845-B107-E2292B7C4851}" destId="{9C61247F-620E-4C73-94EE-93FBCC581B6D}" srcOrd="0" destOrd="0" presId="urn:microsoft.com/office/officeart/2008/layout/VerticalCurvedList"/>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FC3F217-25C7-4E69-A3BB-C4B2ADD27CCD}" type="doc">
      <dgm:prSet loTypeId="urn:microsoft.com/office/officeart/2008/layout/VerticalCurvedList" loCatId="list" qsTypeId="urn:microsoft.com/office/officeart/2005/8/quickstyle/simple1" qsCatId="simple" csTypeId="urn:microsoft.com/office/officeart/2005/8/colors/accent4_2" csCatId="accent4" phldr="1"/>
      <dgm:spPr/>
      <dgm:t>
        <a:bodyPr/>
        <a:lstStyle/>
        <a:p>
          <a:endParaRPr lang="en-ZA"/>
        </a:p>
      </dgm:t>
    </dgm:pt>
    <dgm:pt modelId="{E7B58D0E-F5F0-4E8A-BD45-14E478E66E23}">
      <dgm:prSet phldrT="[Text]" custT="1"/>
      <dgm:spPr/>
      <dgm:t>
        <a:bodyPr/>
        <a:lstStyle/>
        <a:p>
          <a:r>
            <a:rPr lang="en-GB" sz="1000" dirty="0"/>
            <a:t>12.20 Audit plan and strategy</a:t>
          </a:r>
          <a:endParaRPr lang="en-ZA" sz="1000"/>
        </a:p>
      </dgm:t>
    </dgm:pt>
    <dgm:pt modelId="{75A5D079-B038-4C71-833B-6E68B85EB8E8}" type="parTrans" cxnId="{FE0FF5FB-FE2C-4523-8F60-92CF3FDC9FE5}">
      <dgm:prSet/>
      <dgm:spPr/>
      <dgm:t>
        <a:bodyPr/>
        <a:lstStyle/>
        <a:p>
          <a:endParaRPr lang="en-ZA" sz="1000"/>
        </a:p>
      </dgm:t>
    </dgm:pt>
    <dgm:pt modelId="{AB566A08-64F8-42A2-8247-2FA9FC75AD39}" type="sibTrans" cxnId="{FE0FF5FB-FE2C-4523-8F60-92CF3FDC9FE5}">
      <dgm:prSet/>
      <dgm:spPr/>
      <dgm:t>
        <a:bodyPr/>
        <a:lstStyle/>
        <a:p>
          <a:endParaRPr lang="en-ZA" sz="1000"/>
        </a:p>
      </dgm:t>
    </dgm:pt>
    <dgm:pt modelId="{45E5DEBB-C8C9-473E-98A9-ED46027D00F1}">
      <dgm:prSet custT="1"/>
      <dgm:spPr/>
      <dgm:t>
        <a:bodyPr/>
        <a:lstStyle/>
        <a:p>
          <a:r>
            <a:rPr lang="en-GB" sz="1000" dirty="0"/>
            <a:t>12.20G Further audit work at component level</a:t>
          </a:r>
        </a:p>
      </dgm:t>
    </dgm:pt>
    <dgm:pt modelId="{4FB26645-4B14-4B42-9758-C2A4269CBCBF}" type="parTrans" cxnId="{330B5E36-33AA-4573-B799-178AEF79BA35}">
      <dgm:prSet/>
      <dgm:spPr/>
      <dgm:t>
        <a:bodyPr/>
        <a:lstStyle/>
        <a:p>
          <a:endParaRPr lang="en-ZA" sz="1000"/>
        </a:p>
      </dgm:t>
    </dgm:pt>
    <dgm:pt modelId="{6ECD4320-D6D2-45FC-8B25-3648ABDF7564}" type="sibTrans" cxnId="{330B5E36-33AA-4573-B799-178AEF79BA35}">
      <dgm:prSet/>
      <dgm:spPr/>
      <dgm:t>
        <a:bodyPr/>
        <a:lstStyle/>
        <a:p>
          <a:endParaRPr lang="en-ZA" sz="1000"/>
        </a:p>
      </dgm:t>
    </dgm:pt>
    <dgm:pt modelId="{C07DF516-0AFB-4C74-B6B9-00EAAD976635}">
      <dgm:prSet custT="1"/>
      <dgm:spPr/>
      <dgm:t>
        <a:bodyPr/>
        <a:lstStyle/>
        <a:p>
          <a:r>
            <a:rPr lang="en-GB" sz="1000"/>
            <a:t>Work programs of COTABD</a:t>
          </a:r>
        </a:p>
      </dgm:t>
    </dgm:pt>
    <dgm:pt modelId="{4FE50DD9-B8A7-41C7-A52D-78C81EEFC38A}" type="parTrans" cxnId="{8ED2F724-E719-4275-BE98-AABB0F3A6FB5}">
      <dgm:prSet/>
      <dgm:spPr/>
      <dgm:t>
        <a:bodyPr/>
        <a:lstStyle/>
        <a:p>
          <a:endParaRPr lang="en-ZA" sz="1000"/>
        </a:p>
      </dgm:t>
    </dgm:pt>
    <dgm:pt modelId="{47F8C738-5319-4C9B-8E1C-8C030F4C3420}" type="sibTrans" cxnId="{8ED2F724-E719-4275-BE98-AABB0F3A6FB5}">
      <dgm:prSet/>
      <dgm:spPr/>
      <dgm:t>
        <a:bodyPr/>
        <a:lstStyle/>
        <a:p>
          <a:endParaRPr lang="en-ZA" sz="1000"/>
        </a:p>
      </dgm:t>
    </dgm:pt>
    <dgm:pt modelId="{3F6E388A-D320-446F-A9D1-2AD752E70031}">
      <dgm:prSet custT="1"/>
      <dgm:spPr/>
      <dgm:t>
        <a:bodyPr/>
        <a:lstStyle/>
        <a:p>
          <a:r>
            <a:rPr lang="en-GB" sz="1000" dirty="0"/>
            <a:t>18.10 Financial statement preparation work program</a:t>
          </a:r>
        </a:p>
      </dgm:t>
    </dgm:pt>
    <dgm:pt modelId="{6439AB8D-B659-41A1-AF83-B514FCB06C79}" type="parTrans" cxnId="{399FDD89-E01D-4146-B14B-1EBB4D02ECB9}">
      <dgm:prSet/>
      <dgm:spPr/>
      <dgm:t>
        <a:bodyPr/>
        <a:lstStyle/>
        <a:p>
          <a:endParaRPr lang="en-ZA" sz="1000"/>
        </a:p>
      </dgm:t>
    </dgm:pt>
    <dgm:pt modelId="{CBE160A2-4472-47B9-8F29-CDC3F3F5B1CB}" type="sibTrans" cxnId="{399FDD89-E01D-4146-B14B-1EBB4D02ECB9}">
      <dgm:prSet/>
      <dgm:spPr/>
      <dgm:t>
        <a:bodyPr/>
        <a:lstStyle/>
        <a:p>
          <a:endParaRPr lang="en-ZA" sz="1000"/>
        </a:p>
      </dgm:t>
    </dgm:pt>
    <dgm:pt modelId="{A15D207E-9E0C-4866-8FA7-61111F970F41}">
      <dgm:prSet custT="1"/>
      <dgm:spPr/>
      <dgm:t>
        <a:bodyPr/>
        <a:lstStyle/>
        <a:p>
          <a:r>
            <a:rPr lang="en-GB" sz="1000" dirty="0"/>
            <a:t>25.10G Consolidation process work program</a:t>
          </a:r>
        </a:p>
      </dgm:t>
    </dgm:pt>
    <dgm:pt modelId="{620901CD-4258-42AE-A9C6-5CF05FD648EE}" type="parTrans" cxnId="{BDF859EC-7083-4DBA-81A9-86F92875898C}">
      <dgm:prSet/>
      <dgm:spPr/>
      <dgm:t>
        <a:bodyPr/>
        <a:lstStyle/>
        <a:p>
          <a:endParaRPr lang="en-ZA" sz="1000"/>
        </a:p>
      </dgm:t>
    </dgm:pt>
    <dgm:pt modelId="{09602A86-A20E-4901-96F7-66B5A0D7BFDF}" type="sibTrans" cxnId="{BDF859EC-7083-4DBA-81A9-86F92875898C}">
      <dgm:prSet/>
      <dgm:spPr/>
      <dgm:t>
        <a:bodyPr/>
        <a:lstStyle/>
        <a:p>
          <a:endParaRPr lang="en-ZA" sz="1000"/>
        </a:p>
      </dgm:t>
    </dgm:pt>
    <dgm:pt modelId="{BBB3442B-751C-4307-A961-E7D79AABC436}">
      <dgm:prSet custT="1"/>
      <dgm:spPr/>
      <dgm:t>
        <a:bodyPr/>
        <a:lstStyle/>
        <a:p>
          <a:r>
            <a:rPr lang="en-GB" sz="1000" dirty="0"/>
            <a:t>26.10G Evaluation of component auditor’s work</a:t>
          </a:r>
          <a:endParaRPr lang="en-ZA" sz="1000" dirty="0"/>
        </a:p>
      </dgm:t>
    </dgm:pt>
    <dgm:pt modelId="{6A69F703-43DE-4475-BEFF-333746498660}" type="parTrans" cxnId="{2B2D1356-7B59-403E-81D6-6FBEB715E174}">
      <dgm:prSet/>
      <dgm:spPr/>
      <dgm:t>
        <a:bodyPr/>
        <a:lstStyle/>
        <a:p>
          <a:endParaRPr lang="en-ZA" sz="1000"/>
        </a:p>
      </dgm:t>
    </dgm:pt>
    <dgm:pt modelId="{1222BA38-20CE-4C8C-987C-C9AEDB53A5AE}" type="sibTrans" cxnId="{2B2D1356-7B59-403E-81D6-6FBEB715E174}">
      <dgm:prSet/>
      <dgm:spPr/>
      <dgm:t>
        <a:bodyPr/>
        <a:lstStyle/>
        <a:p>
          <a:endParaRPr lang="en-ZA" sz="1000"/>
        </a:p>
      </dgm:t>
    </dgm:pt>
    <dgm:pt modelId="{E50B28F6-CA49-45DF-928B-A676DA319709}" type="pres">
      <dgm:prSet presAssocID="{7FC3F217-25C7-4E69-A3BB-C4B2ADD27CCD}" presName="Name0" presStyleCnt="0">
        <dgm:presLayoutVars>
          <dgm:chMax val="7"/>
          <dgm:chPref val="7"/>
          <dgm:dir/>
        </dgm:presLayoutVars>
      </dgm:prSet>
      <dgm:spPr/>
    </dgm:pt>
    <dgm:pt modelId="{A8CC2C35-1C83-47B3-ABCB-810A426D8F21}" type="pres">
      <dgm:prSet presAssocID="{7FC3F217-25C7-4E69-A3BB-C4B2ADD27CCD}" presName="Name1" presStyleCnt="0"/>
      <dgm:spPr/>
    </dgm:pt>
    <dgm:pt modelId="{E15DDA1B-B486-41B0-B903-13F114381021}" type="pres">
      <dgm:prSet presAssocID="{7FC3F217-25C7-4E69-A3BB-C4B2ADD27CCD}" presName="cycle" presStyleCnt="0"/>
      <dgm:spPr/>
    </dgm:pt>
    <dgm:pt modelId="{346BD2A5-E6D0-47C5-927C-594A97BB867D}" type="pres">
      <dgm:prSet presAssocID="{7FC3F217-25C7-4E69-A3BB-C4B2ADD27CCD}" presName="srcNode" presStyleLbl="node1" presStyleIdx="0" presStyleCnt="6"/>
      <dgm:spPr/>
    </dgm:pt>
    <dgm:pt modelId="{9B4D2D41-60B1-454B-B894-576401A2D66A}" type="pres">
      <dgm:prSet presAssocID="{7FC3F217-25C7-4E69-A3BB-C4B2ADD27CCD}" presName="conn" presStyleLbl="parChTrans1D2" presStyleIdx="0" presStyleCnt="1"/>
      <dgm:spPr/>
    </dgm:pt>
    <dgm:pt modelId="{BC873018-B5EF-446A-9A02-75F5F4270A51}" type="pres">
      <dgm:prSet presAssocID="{7FC3F217-25C7-4E69-A3BB-C4B2ADD27CCD}" presName="extraNode" presStyleLbl="node1" presStyleIdx="0" presStyleCnt="6"/>
      <dgm:spPr/>
    </dgm:pt>
    <dgm:pt modelId="{BDEC173D-3CD9-4281-9106-96DE313EBDC0}" type="pres">
      <dgm:prSet presAssocID="{7FC3F217-25C7-4E69-A3BB-C4B2ADD27CCD}" presName="dstNode" presStyleLbl="node1" presStyleIdx="0" presStyleCnt="6"/>
      <dgm:spPr/>
    </dgm:pt>
    <dgm:pt modelId="{53CECAF1-4C06-4A95-B44B-2B8CC56AAADC}" type="pres">
      <dgm:prSet presAssocID="{E7B58D0E-F5F0-4E8A-BD45-14E478E66E23}" presName="text_1" presStyleLbl="node1" presStyleIdx="0" presStyleCnt="6">
        <dgm:presLayoutVars>
          <dgm:bulletEnabled val="1"/>
        </dgm:presLayoutVars>
      </dgm:prSet>
      <dgm:spPr/>
    </dgm:pt>
    <dgm:pt modelId="{AFB137BE-CF75-4BFB-BDA1-CB587114A7BF}" type="pres">
      <dgm:prSet presAssocID="{E7B58D0E-F5F0-4E8A-BD45-14E478E66E23}" presName="accent_1" presStyleCnt="0"/>
      <dgm:spPr/>
    </dgm:pt>
    <dgm:pt modelId="{A00BFB93-FE7C-45DE-B12C-3EBA49364671}" type="pres">
      <dgm:prSet presAssocID="{E7B58D0E-F5F0-4E8A-BD45-14E478E66E23}" presName="accentRepeatNode" presStyleLbl="solidFgAcc1" presStyleIdx="0" presStyleCnt="6"/>
      <dgm:spPr/>
    </dgm:pt>
    <dgm:pt modelId="{F2CC36C2-BEDB-42D0-84AC-631D5E92031F}" type="pres">
      <dgm:prSet presAssocID="{45E5DEBB-C8C9-473E-98A9-ED46027D00F1}" presName="text_2" presStyleLbl="node1" presStyleIdx="1" presStyleCnt="6">
        <dgm:presLayoutVars>
          <dgm:bulletEnabled val="1"/>
        </dgm:presLayoutVars>
      </dgm:prSet>
      <dgm:spPr/>
    </dgm:pt>
    <dgm:pt modelId="{FE7B73FE-1430-4F46-87E4-51FBE81542B1}" type="pres">
      <dgm:prSet presAssocID="{45E5DEBB-C8C9-473E-98A9-ED46027D00F1}" presName="accent_2" presStyleCnt="0"/>
      <dgm:spPr/>
    </dgm:pt>
    <dgm:pt modelId="{80BF0A2C-ECE7-4138-B4E5-308AA66BFB0D}" type="pres">
      <dgm:prSet presAssocID="{45E5DEBB-C8C9-473E-98A9-ED46027D00F1}" presName="accentRepeatNode" presStyleLbl="solidFgAcc1" presStyleIdx="1" presStyleCnt="6"/>
      <dgm:spPr/>
    </dgm:pt>
    <dgm:pt modelId="{B8DF41DB-3ECE-4671-BF4D-DD8943776F03}" type="pres">
      <dgm:prSet presAssocID="{C07DF516-0AFB-4C74-B6B9-00EAAD976635}" presName="text_3" presStyleLbl="node1" presStyleIdx="2" presStyleCnt="6">
        <dgm:presLayoutVars>
          <dgm:bulletEnabled val="1"/>
        </dgm:presLayoutVars>
      </dgm:prSet>
      <dgm:spPr/>
    </dgm:pt>
    <dgm:pt modelId="{B7722C8B-BAAB-4C3D-8E06-174D88B32E05}" type="pres">
      <dgm:prSet presAssocID="{C07DF516-0AFB-4C74-B6B9-00EAAD976635}" presName="accent_3" presStyleCnt="0"/>
      <dgm:spPr/>
    </dgm:pt>
    <dgm:pt modelId="{99943F08-1578-4DED-96F9-2C48B9159D00}" type="pres">
      <dgm:prSet presAssocID="{C07DF516-0AFB-4C74-B6B9-00EAAD976635}" presName="accentRepeatNode" presStyleLbl="solidFgAcc1" presStyleIdx="2" presStyleCnt="6"/>
      <dgm:spPr/>
    </dgm:pt>
    <dgm:pt modelId="{6154524B-290B-417D-A745-807FA09ADDF0}" type="pres">
      <dgm:prSet presAssocID="{3F6E388A-D320-446F-A9D1-2AD752E70031}" presName="text_4" presStyleLbl="node1" presStyleIdx="3" presStyleCnt="6">
        <dgm:presLayoutVars>
          <dgm:bulletEnabled val="1"/>
        </dgm:presLayoutVars>
      </dgm:prSet>
      <dgm:spPr/>
    </dgm:pt>
    <dgm:pt modelId="{8089280B-402B-488C-B4E0-D48657710D80}" type="pres">
      <dgm:prSet presAssocID="{3F6E388A-D320-446F-A9D1-2AD752E70031}" presName="accent_4" presStyleCnt="0"/>
      <dgm:spPr/>
    </dgm:pt>
    <dgm:pt modelId="{0EB9A18D-4F6D-42B7-AD8A-A649F67AA9C7}" type="pres">
      <dgm:prSet presAssocID="{3F6E388A-D320-446F-A9D1-2AD752E70031}" presName="accentRepeatNode" presStyleLbl="solidFgAcc1" presStyleIdx="3" presStyleCnt="6"/>
      <dgm:spPr/>
    </dgm:pt>
    <dgm:pt modelId="{BB38A6DD-C71A-4972-8DD3-4B80AEA5DCFE}" type="pres">
      <dgm:prSet presAssocID="{A15D207E-9E0C-4866-8FA7-61111F970F41}" presName="text_5" presStyleLbl="node1" presStyleIdx="4" presStyleCnt="6">
        <dgm:presLayoutVars>
          <dgm:bulletEnabled val="1"/>
        </dgm:presLayoutVars>
      </dgm:prSet>
      <dgm:spPr/>
    </dgm:pt>
    <dgm:pt modelId="{08D19B4A-D222-405C-8DD6-3DA5979E03D9}" type="pres">
      <dgm:prSet presAssocID="{A15D207E-9E0C-4866-8FA7-61111F970F41}" presName="accent_5" presStyleCnt="0"/>
      <dgm:spPr/>
    </dgm:pt>
    <dgm:pt modelId="{04ACBAE4-3F75-4A16-8582-0CE4C28551EF}" type="pres">
      <dgm:prSet presAssocID="{A15D207E-9E0C-4866-8FA7-61111F970F41}" presName="accentRepeatNode" presStyleLbl="solidFgAcc1" presStyleIdx="4" presStyleCnt="6"/>
      <dgm:spPr/>
    </dgm:pt>
    <dgm:pt modelId="{2EB859C5-5716-47FF-A86C-CA7F8EB2683F}" type="pres">
      <dgm:prSet presAssocID="{BBB3442B-751C-4307-A961-E7D79AABC436}" presName="text_6" presStyleLbl="node1" presStyleIdx="5" presStyleCnt="6">
        <dgm:presLayoutVars>
          <dgm:bulletEnabled val="1"/>
        </dgm:presLayoutVars>
      </dgm:prSet>
      <dgm:spPr/>
    </dgm:pt>
    <dgm:pt modelId="{2BCD5C9B-4B7B-4BEE-A72C-4DDD99ECA045}" type="pres">
      <dgm:prSet presAssocID="{BBB3442B-751C-4307-A961-E7D79AABC436}" presName="accent_6" presStyleCnt="0"/>
      <dgm:spPr/>
    </dgm:pt>
    <dgm:pt modelId="{FECB1125-3D4E-46EF-BC33-FD83B6B13A13}" type="pres">
      <dgm:prSet presAssocID="{BBB3442B-751C-4307-A961-E7D79AABC436}" presName="accentRepeatNode" presStyleLbl="solidFgAcc1" presStyleIdx="5" presStyleCnt="6"/>
      <dgm:spPr/>
    </dgm:pt>
  </dgm:ptLst>
  <dgm:cxnLst>
    <dgm:cxn modelId="{54E14F04-5DF3-4329-8B58-9B170601FF33}" type="presOf" srcId="{A15D207E-9E0C-4866-8FA7-61111F970F41}" destId="{BB38A6DD-C71A-4972-8DD3-4B80AEA5DCFE}" srcOrd="0" destOrd="0" presId="urn:microsoft.com/office/officeart/2008/layout/VerticalCurvedList"/>
    <dgm:cxn modelId="{64442909-D930-4560-886F-EAA1E605CB42}" type="presOf" srcId="{3F6E388A-D320-446F-A9D1-2AD752E70031}" destId="{6154524B-290B-417D-A745-807FA09ADDF0}" srcOrd="0" destOrd="0" presId="urn:microsoft.com/office/officeart/2008/layout/VerticalCurvedList"/>
    <dgm:cxn modelId="{A2DEE220-F565-4987-A69D-19AD37795ED0}" type="presOf" srcId="{C07DF516-0AFB-4C74-B6B9-00EAAD976635}" destId="{B8DF41DB-3ECE-4671-BF4D-DD8943776F03}" srcOrd="0" destOrd="0" presId="urn:microsoft.com/office/officeart/2008/layout/VerticalCurvedList"/>
    <dgm:cxn modelId="{8ED2F724-E719-4275-BE98-AABB0F3A6FB5}" srcId="{7FC3F217-25C7-4E69-A3BB-C4B2ADD27CCD}" destId="{C07DF516-0AFB-4C74-B6B9-00EAAD976635}" srcOrd="2" destOrd="0" parTransId="{4FE50DD9-B8A7-41C7-A52D-78C81EEFC38A}" sibTransId="{47F8C738-5319-4C9B-8E1C-8C030F4C3420}"/>
    <dgm:cxn modelId="{330B5E36-33AA-4573-B799-178AEF79BA35}" srcId="{7FC3F217-25C7-4E69-A3BB-C4B2ADD27CCD}" destId="{45E5DEBB-C8C9-473E-98A9-ED46027D00F1}" srcOrd="1" destOrd="0" parTransId="{4FB26645-4B14-4B42-9758-C2A4269CBCBF}" sibTransId="{6ECD4320-D6D2-45FC-8B25-3648ABDF7564}"/>
    <dgm:cxn modelId="{E1BE793C-C33C-496E-97CF-B8C04078135B}" type="presOf" srcId="{AB566A08-64F8-42A2-8247-2FA9FC75AD39}" destId="{9B4D2D41-60B1-454B-B894-576401A2D66A}" srcOrd="0" destOrd="0" presId="urn:microsoft.com/office/officeart/2008/layout/VerticalCurvedList"/>
    <dgm:cxn modelId="{2A3ACF5D-BB19-466F-BA77-EBBC0E3690D8}" type="presOf" srcId="{45E5DEBB-C8C9-473E-98A9-ED46027D00F1}" destId="{F2CC36C2-BEDB-42D0-84AC-631D5E92031F}" srcOrd="0" destOrd="0" presId="urn:microsoft.com/office/officeart/2008/layout/VerticalCurvedList"/>
    <dgm:cxn modelId="{FDADB04D-BBD8-4E41-AC89-D4906C445864}" type="presOf" srcId="{E7B58D0E-F5F0-4E8A-BD45-14E478E66E23}" destId="{53CECAF1-4C06-4A95-B44B-2B8CC56AAADC}" srcOrd="0" destOrd="0" presId="urn:microsoft.com/office/officeart/2008/layout/VerticalCurvedList"/>
    <dgm:cxn modelId="{CD3B6774-46CA-4A9A-9C22-130866F9B504}" type="presOf" srcId="{7FC3F217-25C7-4E69-A3BB-C4B2ADD27CCD}" destId="{E50B28F6-CA49-45DF-928B-A676DA319709}" srcOrd="0" destOrd="0" presId="urn:microsoft.com/office/officeart/2008/layout/VerticalCurvedList"/>
    <dgm:cxn modelId="{2B2D1356-7B59-403E-81D6-6FBEB715E174}" srcId="{7FC3F217-25C7-4E69-A3BB-C4B2ADD27CCD}" destId="{BBB3442B-751C-4307-A961-E7D79AABC436}" srcOrd="5" destOrd="0" parTransId="{6A69F703-43DE-4475-BEFF-333746498660}" sibTransId="{1222BA38-20CE-4C8C-987C-C9AEDB53A5AE}"/>
    <dgm:cxn modelId="{399FDD89-E01D-4146-B14B-1EBB4D02ECB9}" srcId="{7FC3F217-25C7-4E69-A3BB-C4B2ADD27CCD}" destId="{3F6E388A-D320-446F-A9D1-2AD752E70031}" srcOrd="3" destOrd="0" parTransId="{6439AB8D-B659-41A1-AF83-B514FCB06C79}" sibTransId="{CBE160A2-4472-47B9-8F29-CDC3F3F5B1CB}"/>
    <dgm:cxn modelId="{F2E435A2-81FC-4316-A8BA-4A1D31BF0481}" type="presOf" srcId="{BBB3442B-751C-4307-A961-E7D79AABC436}" destId="{2EB859C5-5716-47FF-A86C-CA7F8EB2683F}" srcOrd="0" destOrd="0" presId="urn:microsoft.com/office/officeart/2008/layout/VerticalCurvedList"/>
    <dgm:cxn modelId="{BDF859EC-7083-4DBA-81A9-86F92875898C}" srcId="{7FC3F217-25C7-4E69-A3BB-C4B2ADD27CCD}" destId="{A15D207E-9E0C-4866-8FA7-61111F970F41}" srcOrd="4" destOrd="0" parTransId="{620901CD-4258-42AE-A9C6-5CF05FD648EE}" sibTransId="{09602A86-A20E-4901-96F7-66B5A0D7BFDF}"/>
    <dgm:cxn modelId="{FE0FF5FB-FE2C-4523-8F60-92CF3FDC9FE5}" srcId="{7FC3F217-25C7-4E69-A3BB-C4B2ADD27CCD}" destId="{E7B58D0E-F5F0-4E8A-BD45-14E478E66E23}" srcOrd="0" destOrd="0" parTransId="{75A5D079-B038-4C71-833B-6E68B85EB8E8}" sibTransId="{AB566A08-64F8-42A2-8247-2FA9FC75AD39}"/>
    <dgm:cxn modelId="{9E5907BD-07CF-4410-8E0D-1EF8A8AF1CAC}" type="presParOf" srcId="{E50B28F6-CA49-45DF-928B-A676DA319709}" destId="{A8CC2C35-1C83-47B3-ABCB-810A426D8F21}" srcOrd="0" destOrd="0" presId="urn:microsoft.com/office/officeart/2008/layout/VerticalCurvedList"/>
    <dgm:cxn modelId="{DCDE4FF4-ABCB-4A65-84E7-F898893791FB}" type="presParOf" srcId="{A8CC2C35-1C83-47B3-ABCB-810A426D8F21}" destId="{E15DDA1B-B486-41B0-B903-13F114381021}" srcOrd="0" destOrd="0" presId="urn:microsoft.com/office/officeart/2008/layout/VerticalCurvedList"/>
    <dgm:cxn modelId="{113B4AA4-E521-4E8E-926D-DB94AE37C902}" type="presParOf" srcId="{E15DDA1B-B486-41B0-B903-13F114381021}" destId="{346BD2A5-E6D0-47C5-927C-594A97BB867D}" srcOrd="0" destOrd="0" presId="urn:microsoft.com/office/officeart/2008/layout/VerticalCurvedList"/>
    <dgm:cxn modelId="{36E67325-8497-49D5-AB1D-C37EFD8A21E7}" type="presParOf" srcId="{E15DDA1B-B486-41B0-B903-13F114381021}" destId="{9B4D2D41-60B1-454B-B894-576401A2D66A}" srcOrd="1" destOrd="0" presId="urn:microsoft.com/office/officeart/2008/layout/VerticalCurvedList"/>
    <dgm:cxn modelId="{81C6E42C-7EAD-4891-B0A2-4A455F098454}" type="presParOf" srcId="{E15DDA1B-B486-41B0-B903-13F114381021}" destId="{BC873018-B5EF-446A-9A02-75F5F4270A51}" srcOrd="2" destOrd="0" presId="urn:microsoft.com/office/officeart/2008/layout/VerticalCurvedList"/>
    <dgm:cxn modelId="{007BDFE8-8DB3-41B9-B71D-CFDA1C9677D1}" type="presParOf" srcId="{E15DDA1B-B486-41B0-B903-13F114381021}" destId="{BDEC173D-3CD9-4281-9106-96DE313EBDC0}" srcOrd="3" destOrd="0" presId="urn:microsoft.com/office/officeart/2008/layout/VerticalCurvedList"/>
    <dgm:cxn modelId="{9AE7B0EC-A600-488B-85F9-81B8CD594615}" type="presParOf" srcId="{A8CC2C35-1C83-47B3-ABCB-810A426D8F21}" destId="{53CECAF1-4C06-4A95-B44B-2B8CC56AAADC}" srcOrd="1" destOrd="0" presId="urn:microsoft.com/office/officeart/2008/layout/VerticalCurvedList"/>
    <dgm:cxn modelId="{3478C594-3DB5-4EB9-AA0D-673A69A22110}" type="presParOf" srcId="{A8CC2C35-1C83-47B3-ABCB-810A426D8F21}" destId="{AFB137BE-CF75-4BFB-BDA1-CB587114A7BF}" srcOrd="2" destOrd="0" presId="urn:microsoft.com/office/officeart/2008/layout/VerticalCurvedList"/>
    <dgm:cxn modelId="{316B980A-55D4-4DB4-9230-A40AABC2C67F}" type="presParOf" srcId="{AFB137BE-CF75-4BFB-BDA1-CB587114A7BF}" destId="{A00BFB93-FE7C-45DE-B12C-3EBA49364671}" srcOrd="0" destOrd="0" presId="urn:microsoft.com/office/officeart/2008/layout/VerticalCurvedList"/>
    <dgm:cxn modelId="{21F20479-6219-454F-BEDD-E05EBE88F841}" type="presParOf" srcId="{A8CC2C35-1C83-47B3-ABCB-810A426D8F21}" destId="{F2CC36C2-BEDB-42D0-84AC-631D5E92031F}" srcOrd="3" destOrd="0" presId="urn:microsoft.com/office/officeart/2008/layout/VerticalCurvedList"/>
    <dgm:cxn modelId="{707A2E16-7EE0-4DD4-A9E8-DDC69D73C1B1}" type="presParOf" srcId="{A8CC2C35-1C83-47B3-ABCB-810A426D8F21}" destId="{FE7B73FE-1430-4F46-87E4-51FBE81542B1}" srcOrd="4" destOrd="0" presId="urn:microsoft.com/office/officeart/2008/layout/VerticalCurvedList"/>
    <dgm:cxn modelId="{745B7909-C8F6-4F37-B853-BCFEAAD77731}" type="presParOf" srcId="{FE7B73FE-1430-4F46-87E4-51FBE81542B1}" destId="{80BF0A2C-ECE7-4138-B4E5-308AA66BFB0D}" srcOrd="0" destOrd="0" presId="urn:microsoft.com/office/officeart/2008/layout/VerticalCurvedList"/>
    <dgm:cxn modelId="{6405FB58-85C5-4331-83EA-88854CBE755F}" type="presParOf" srcId="{A8CC2C35-1C83-47B3-ABCB-810A426D8F21}" destId="{B8DF41DB-3ECE-4671-BF4D-DD8943776F03}" srcOrd="5" destOrd="0" presId="urn:microsoft.com/office/officeart/2008/layout/VerticalCurvedList"/>
    <dgm:cxn modelId="{C926BC80-299D-4B3D-BB29-A714647C1A12}" type="presParOf" srcId="{A8CC2C35-1C83-47B3-ABCB-810A426D8F21}" destId="{B7722C8B-BAAB-4C3D-8E06-174D88B32E05}" srcOrd="6" destOrd="0" presId="urn:microsoft.com/office/officeart/2008/layout/VerticalCurvedList"/>
    <dgm:cxn modelId="{05444031-0EBA-4A02-A8E8-DB743CA99EFF}" type="presParOf" srcId="{B7722C8B-BAAB-4C3D-8E06-174D88B32E05}" destId="{99943F08-1578-4DED-96F9-2C48B9159D00}" srcOrd="0" destOrd="0" presId="urn:microsoft.com/office/officeart/2008/layout/VerticalCurvedList"/>
    <dgm:cxn modelId="{CE85CC90-1F1B-4533-A745-A874D711A5CD}" type="presParOf" srcId="{A8CC2C35-1C83-47B3-ABCB-810A426D8F21}" destId="{6154524B-290B-417D-A745-807FA09ADDF0}" srcOrd="7" destOrd="0" presId="urn:microsoft.com/office/officeart/2008/layout/VerticalCurvedList"/>
    <dgm:cxn modelId="{9E3CDC32-4864-4BB0-AA79-B5D451BF11FB}" type="presParOf" srcId="{A8CC2C35-1C83-47B3-ABCB-810A426D8F21}" destId="{8089280B-402B-488C-B4E0-D48657710D80}" srcOrd="8" destOrd="0" presId="urn:microsoft.com/office/officeart/2008/layout/VerticalCurvedList"/>
    <dgm:cxn modelId="{F28E3516-EA93-42A1-A1A6-89A1ED156FC0}" type="presParOf" srcId="{8089280B-402B-488C-B4E0-D48657710D80}" destId="{0EB9A18D-4F6D-42B7-AD8A-A649F67AA9C7}" srcOrd="0" destOrd="0" presId="urn:microsoft.com/office/officeart/2008/layout/VerticalCurvedList"/>
    <dgm:cxn modelId="{057EF1F8-FCF5-4F72-9BF4-83FAC5E4746C}" type="presParOf" srcId="{A8CC2C35-1C83-47B3-ABCB-810A426D8F21}" destId="{BB38A6DD-C71A-4972-8DD3-4B80AEA5DCFE}" srcOrd="9" destOrd="0" presId="urn:microsoft.com/office/officeart/2008/layout/VerticalCurvedList"/>
    <dgm:cxn modelId="{C0C22238-3616-467D-9E0E-FEB94133D89C}" type="presParOf" srcId="{A8CC2C35-1C83-47B3-ABCB-810A426D8F21}" destId="{08D19B4A-D222-405C-8DD6-3DA5979E03D9}" srcOrd="10" destOrd="0" presId="urn:microsoft.com/office/officeart/2008/layout/VerticalCurvedList"/>
    <dgm:cxn modelId="{C05AA2BC-DEFB-4AB3-B55D-F079CC5422E0}" type="presParOf" srcId="{08D19B4A-D222-405C-8DD6-3DA5979E03D9}" destId="{04ACBAE4-3F75-4A16-8582-0CE4C28551EF}" srcOrd="0" destOrd="0" presId="urn:microsoft.com/office/officeart/2008/layout/VerticalCurvedList"/>
    <dgm:cxn modelId="{C48ECBA5-BED0-4565-AF78-00F5242184D3}" type="presParOf" srcId="{A8CC2C35-1C83-47B3-ABCB-810A426D8F21}" destId="{2EB859C5-5716-47FF-A86C-CA7F8EB2683F}" srcOrd="11" destOrd="0" presId="urn:microsoft.com/office/officeart/2008/layout/VerticalCurvedList"/>
    <dgm:cxn modelId="{D4D4E76E-E228-4144-8908-DE6E22F1BE39}" type="presParOf" srcId="{A8CC2C35-1C83-47B3-ABCB-810A426D8F21}" destId="{2BCD5C9B-4B7B-4BEE-A72C-4DDD99ECA045}" srcOrd="12" destOrd="0" presId="urn:microsoft.com/office/officeart/2008/layout/VerticalCurvedList"/>
    <dgm:cxn modelId="{DA0D617D-4BEF-47FA-99C8-D33F8EB87601}" type="presParOf" srcId="{2BCD5C9B-4B7B-4BEE-A72C-4DDD99ECA045}" destId="{FECB1125-3D4E-46EF-BC33-FD83B6B13A13}" srcOrd="0" destOrd="0" presId="urn:microsoft.com/office/officeart/2008/layout/VerticalCurvedList"/>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5F7B3C-D7DE-42BC-86E9-B94CA2948F08}">
      <dsp:nvSpPr>
        <dsp:cNvPr id="0" name=""/>
        <dsp:cNvSpPr/>
      </dsp:nvSpPr>
      <dsp:spPr>
        <a:xfrm>
          <a:off x="-3617274" y="-555868"/>
          <a:ext cx="4312137" cy="4312137"/>
        </a:xfrm>
        <a:prstGeom prst="blockArc">
          <a:avLst>
            <a:gd name="adj1" fmla="val 18900000"/>
            <a:gd name="adj2" fmla="val 2700000"/>
            <a:gd name="adj3" fmla="val 501"/>
          </a:avLst>
        </a:prstGeom>
        <a:noFill/>
        <a:ln w="12700" cap="flat" cmpd="sng" algn="ctr">
          <a:solidFill>
            <a:schemeClr val="accent4">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82F3AC-A65A-4903-99D6-C334C76063E9}">
      <dsp:nvSpPr>
        <dsp:cNvPr id="0" name=""/>
        <dsp:cNvSpPr/>
      </dsp:nvSpPr>
      <dsp:spPr>
        <a:xfrm>
          <a:off x="225686" y="145490"/>
          <a:ext cx="5219166" cy="2908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64" tIns="27940" rIns="27940" bIns="27940" numCol="1" spcCol="1270" anchor="ctr" anchorCtr="0">
          <a:noAutofit/>
        </a:bodyPr>
        <a:lstStyle/>
        <a:p>
          <a:pPr marL="0" lvl="0" indent="0" algn="l" defTabSz="488950">
            <a:lnSpc>
              <a:spcPct val="90000"/>
            </a:lnSpc>
            <a:spcBef>
              <a:spcPct val="0"/>
            </a:spcBef>
            <a:spcAft>
              <a:spcPct val="35000"/>
            </a:spcAft>
            <a:buNone/>
          </a:pPr>
          <a:r>
            <a:rPr lang="en-GB" sz="1100" kern="1200" dirty="0"/>
            <a:t>10.20 Engagement type</a:t>
          </a:r>
          <a:endParaRPr lang="en-ZA" sz="1100" kern="1200"/>
        </a:p>
      </dsp:txBody>
      <dsp:txXfrm>
        <a:off x="225686" y="145490"/>
        <a:ext cx="5219166" cy="290852"/>
      </dsp:txXfrm>
    </dsp:sp>
    <dsp:sp modelId="{1C4B519D-F320-4AC7-948F-110999E07AD9}">
      <dsp:nvSpPr>
        <dsp:cNvPr id="0" name=""/>
        <dsp:cNvSpPr/>
      </dsp:nvSpPr>
      <dsp:spPr>
        <a:xfrm>
          <a:off x="43903" y="109133"/>
          <a:ext cx="363565" cy="363565"/>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CB0DCD-48F3-458F-BA8B-61052FFBF67C}">
      <dsp:nvSpPr>
        <dsp:cNvPr id="0" name=""/>
        <dsp:cNvSpPr/>
      </dsp:nvSpPr>
      <dsp:spPr>
        <a:xfrm>
          <a:off x="489079" y="582024"/>
          <a:ext cx="4955773" cy="2908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64" tIns="27940" rIns="27940" bIns="27940" numCol="1" spcCol="1270" anchor="ctr" anchorCtr="0">
          <a:noAutofit/>
        </a:bodyPr>
        <a:lstStyle/>
        <a:p>
          <a:pPr marL="0" lvl="0" indent="0" algn="l" defTabSz="488950">
            <a:lnSpc>
              <a:spcPct val="90000"/>
            </a:lnSpc>
            <a:spcBef>
              <a:spcPct val="0"/>
            </a:spcBef>
            <a:spcAft>
              <a:spcPct val="35000"/>
            </a:spcAft>
            <a:buNone/>
          </a:pPr>
          <a:r>
            <a:rPr lang="en-GB" sz="1100" kern="1200"/>
            <a:t>11.20G Record entities and business units</a:t>
          </a:r>
        </a:p>
      </dsp:txBody>
      <dsp:txXfrm>
        <a:off x="489079" y="582024"/>
        <a:ext cx="4955773" cy="290852"/>
      </dsp:txXfrm>
    </dsp:sp>
    <dsp:sp modelId="{2F61F79C-64BE-4DE5-91C3-DF6F2CDB3670}">
      <dsp:nvSpPr>
        <dsp:cNvPr id="0" name=""/>
        <dsp:cNvSpPr/>
      </dsp:nvSpPr>
      <dsp:spPr>
        <a:xfrm>
          <a:off x="307296" y="545668"/>
          <a:ext cx="363565" cy="363565"/>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6F6E8D-8963-4308-84BE-2F67E7C8C830}">
      <dsp:nvSpPr>
        <dsp:cNvPr id="0" name=""/>
        <dsp:cNvSpPr/>
      </dsp:nvSpPr>
      <dsp:spPr>
        <a:xfrm>
          <a:off x="633417" y="1018239"/>
          <a:ext cx="4811435" cy="2908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64" tIns="27940" rIns="27940" bIns="27940" numCol="1" spcCol="1270" anchor="ctr" anchorCtr="0">
          <a:noAutofit/>
        </a:bodyPr>
        <a:lstStyle/>
        <a:p>
          <a:pPr marL="0" lvl="0" indent="0" algn="l" defTabSz="488950">
            <a:lnSpc>
              <a:spcPct val="90000"/>
            </a:lnSpc>
            <a:spcBef>
              <a:spcPct val="0"/>
            </a:spcBef>
            <a:spcAft>
              <a:spcPct val="35000"/>
            </a:spcAft>
            <a:buNone/>
          </a:pPr>
          <a:r>
            <a:rPr lang="en-GB" sz="1100" kern="1200" dirty="0"/>
            <a:t>10.20 Engagement acceptance or continuance</a:t>
          </a:r>
        </a:p>
      </dsp:txBody>
      <dsp:txXfrm>
        <a:off x="633417" y="1018239"/>
        <a:ext cx="4811435" cy="290852"/>
      </dsp:txXfrm>
    </dsp:sp>
    <dsp:sp modelId="{AC692DF0-5A0C-4BD2-9A40-F563A50E1E33}">
      <dsp:nvSpPr>
        <dsp:cNvPr id="0" name=""/>
        <dsp:cNvSpPr/>
      </dsp:nvSpPr>
      <dsp:spPr>
        <a:xfrm>
          <a:off x="451634" y="981882"/>
          <a:ext cx="363565" cy="363565"/>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0CEDFF7-7056-471A-A7EA-CD2C258E3682}">
      <dsp:nvSpPr>
        <dsp:cNvPr id="0" name=""/>
        <dsp:cNvSpPr/>
      </dsp:nvSpPr>
      <dsp:spPr>
        <a:xfrm>
          <a:off x="679503" y="1454773"/>
          <a:ext cx="4765349" cy="2908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64" tIns="27940" rIns="27940" bIns="27940" numCol="1" spcCol="1270" anchor="ctr" anchorCtr="0">
          <a:noAutofit/>
        </a:bodyPr>
        <a:lstStyle/>
        <a:p>
          <a:pPr marL="0" lvl="0" indent="0" algn="l" defTabSz="488950">
            <a:lnSpc>
              <a:spcPct val="90000"/>
            </a:lnSpc>
            <a:spcBef>
              <a:spcPct val="0"/>
            </a:spcBef>
            <a:spcAft>
              <a:spcPct val="35000"/>
            </a:spcAft>
            <a:buNone/>
          </a:pPr>
          <a:r>
            <a:rPr lang="en-ZA" sz="1100" kern="1200" dirty="0"/>
            <a:t>10.50 Planning extent of risk assessment procedures overall at group level</a:t>
          </a:r>
        </a:p>
      </dsp:txBody>
      <dsp:txXfrm>
        <a:off x="679503" y="1454773"/>
        <a:ext cx="4765349" cy="290852"/>
      </dsp:txXfrm>
    </dsp:sp>
    <dsp:sp modelId="{EEF5C1B2-9590-4DE8-B906-A40D58A28223}">
      <dsp:nvSpPr>
        <dsp:cNvPr id="0" name=""/>
        <dsp:cNvSpPr/>
      </dsp:nvSpPr>
      <dsp:spPr>
        <a:xfrm>
          <a:off x="497720" y="1418417"/>
          <a:ext cx="363565" cy="363565"/>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43FF2-8D62-4066-8A68-5A956ACCD20B}">
      <dsp:nvSpPr>
        <dsp:cNvPr id="0" name=""/>
        <dsp:cNvSpPr/>
      </dsp:nvSpPr>
      <dsp:spPr>
        <a:xfrm>
          <a:off x="633417" y="1891308"/>
          <a:ext cx="4811435" cy="2908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64" tIns="27940" rIns="27940" bIns="27940" numCol="1" spcCol="1270" anchor="ctr" anchorCtr="0">
          <a:noAutofit/>
        </a:bodyPr>
        <a:lstStyle/>
        <a:p>
          <a:pPr marL="0" lvl="0" indent="0" algn="l" defTabSz="488950">
            <a:lnSpc>
              <a:spcPct val="90000"/>
            </a:lnSpc>
            <a:spcBef>
              <a:spcPct val="0"/>
            </a:spcBef>
            <a:spcAft>
              <a:spcPct val="35000"/>
            </a:spcAft>
            <a:buNone/>
          </a:pPr>
          <a:r>
            <a:rPr lang="en-ZA" sz="1100" kern="1200" dirty="0"/>
            <a:t>10.50G Planning extent of RAP per COTABD</a:t>
          </a:r>
        </a:p>
      </dsp:txBody>
      <dsp:txXfrm>
        <a:off x="633417" y="1891308"/>
        <a:ext cx="4811435" cy="290852"/>
      </dsp:txXfrm>
    </dsp:sp>
    <dsp:sp modelId="{2BB1D71C-0C58-4CCE-80AE-82EE546FA437}">
      <dsp:nvSpPr>
        <dsp:cNvPr id="0" name=""/>
        <dsp:cNvSpPr/>
      </dsp:nvSpPr>
      <dsp:spPr>
        <a:xfrm>
          <a:off x="451634" y="1854951"/>
          <a:ext cx="363565" cy="363565"/>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C8E292-103D-4155-A7D7-F413AB1BC7CC}">
      <dsp:nvSpPr>
        <dsp:cNvPr id="0" name=""/>
        <dsp:cNvSpPr/>
      </dsp:nvSpPr>
      <dsp:spPr>
        <a:xfrm>
          <a:off x="489079" y="2327522"/>
          <a:ext cx="4955773" cy="2908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64" tIns="27940" rIns="27940" bIns="27940" numCol="1" spcCol="1270" anchor="ctr" anchorCtr="0">
          <a:noAutofit/>
        </a:bodyPr>
        <a:lstStyle/>
        <a:p>
          <a:pPr marL="0" lvl="0" indent="0" algn="l" defTabSz="488950">
            <a:lnSpc>
              <a:spcPct val="90000"/>
            </a:lnSpc>
            <a:spcBef>
              <a:spcPct val="0"/>
            </a:spcBef>
            <a:spcAft>
              <a:spcPct val="35000"/>
            </a:spcAft>
            <a:buNone/>
          </a:pPr>
          <a:r>
            <a:rPr lang="en-ZA" sz="1100" kern="1200"/>
            <a:t>11.20G Record components and assign</a:t>
          </a:r>
        </a:p>
      </dsp:txBody>
      <dsp:txXfrm>
        <a:off x="489079" y="2327522"/>
        <a:ext cx="4955773" cy="290852"/>
      </dsp:txXfrm>
    </dsp:sp>
    <dsp:sp modelId="{37F365F1-E84A-434F-A4D9-95030679DCB4}">
      <dsp:nvSpPr>
        <dsp:cNvPr id="0" name=""/>
        <dsp:cNvSpPr/>
      </dsp:nvSpPr>
      <dsp:spPr>
        <a:xfrm>
          <a:off x="307296" y="2291166"/>
          <a:ext cx="363565" cy="363565"/>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709830F-908C-4DBB-BAAB-02996E6E8AB2}">
      <dsp:nvSpPr>
        <dsp:cNvPr id="0" name=""/>
        <dsp:cNvSpPr/>
      </dsp:nvSpPr>
      <dsp:spPr>
        <a:xfrm>
          <a:off x="225686" y="2764057"/>
          <a:ext cx="5219166" cy="2908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30864" tIns="27940" rIns="27940" bIns="27940" numCol="1" spcCol="1270" anchor="ctr" anchorCtr="0">
          <a:noAutofit/>
        </a:bodyPr>
        <a:lstStyle/>
        <a:p>
          <a:pPr marL="0" lvl="0" indent="0" algn="l" defTabSz="488950">
            <a:lnSpc>
              <a:spcPct val="90000"/>
            </a:lnSpc>
            <a:spcBef>
              <a:spcPct val="0"/>
            </a:spcBef>
            <a:spcAft>
              <a:spcPct val="35000"/>
            </a:spcAft>
            <a:buNone/>
          </a:pPr>
          <a:r>
            <a:rPr lang="en-ZA" sz="1100" kern="1200" dirty="0"/>
            <a:t>11.50 Information system and control activities</a:t>
          </a:r>
        </a:p>
      </dsp:txBody>
      <dsp:txXfrm>
        <a:off x="225686" y="2764057"/>
        <a:ext cx="5219166" cy="290852"/>
      </dsp:txXfrm>
    </dsp:sp>
    <dsp:sp modelId="{9C61247F-620E-4C73-94EE-93FBCC581B6D}">
      <dsp:nvSpPr>
        <dsp:cNvPr id="0" name=""/>
        <dsp:cNvSpPr/>
      </dsp:nvSpPr>
      <dsp:spPr>
        <a:xfrm>
          <a:off x="43903" y="2727700"/>
          <a:ext cx="363565" cy="363565"/>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4D2D41-60B1-454B-B894-576401A2D66A}">
      <dsp:nvSpPr>
        <dsp:cNvPr id="0" name=""/>
        <dsp:cNvSpPr/>
      </dsp:nvSpPr>
      <dsp:spPr>
        <a:xfrm>
          <a:off x="-3436832" y="-528436"/>
          <a:ext cx="4097785" cy="4097785"/>
        </a:xfrm>
        <a:prstGeom prst="blockArc">
          <a:avLst>
            <a:gd name="adj1" fmla="val 18900000"/>
            <a:gd name="adj2" fmla="val 2700000"/>
            <a:gd name="adj3" fmla="val 527"/>
          </a:avLst>
        </a:prstGeom>
        <a:noFill/>
        <a:ln w="12700" cap="flat" cmpd="sng" algn="ctr">
          <a:solidFill>
            <a:schemeClr val="accent4">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CECAF1-4C06-4A95-B44B-2B8CC56AAADC}">
      <dsp:nvSpPr>
        <dsp:cNvPr id="0" name=""/>
        <dsp:cNvSpPr/>
      </dsp:nvSpPr>
      <dsp:spPr>
        <a:xfrm>
          <a:off x="247730" y="160134"/>
          <a:ext cx="5146478" cy="320147"/>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117" tIns="25400" rIns="25400" bIns="25400" numCol="1" spcCol="1270" anchor="ctr" anchorCtr="0">
          <a:noAutofit/>
        </a:bodyPr>
        <a:lstStyle/>
        <a:p>
          <a:pPr marL="0" lvl="0" indent="0" algn="l" defTabSz="444500">
            <a:lnSpc>
              <a:spcPct val="90000"/>
            </a:lnSpc>
            <a:spcBef>
              <a:spcPct val="0"/>
            </a:spcBef>
            <a:spcAft>
              <a:spcPct val="35000"/>
            </a:spcAft>
            <a:buNone/>
          </a:pPr>
          <a:r>
            <a:rPr lang="en-GB" sz="1000" kern="1200" dirty="0"/>
            <a:t>12.20 Audit plan and strategy</a:t>
          </a:r>
          <a:endParaRPr lang="en-ZA" sz="1000" kern="1200"/>
        </a:p>
      </dsp:txBody>
      <dsp:txXfrm>
        <a:off x="247730" y="160134"/>
        <a:ext cx="5146478" cy="320147"/>
      </dsp:txXfrm>
    </dsp:sp>
    <dsp:sp modelId="{A00BFB93-FE7C-45DE-B12C-3EBA49364671}">
      <dsp:nvSpPr>
        <dsp:cNvPr id="0" name=""/>
        <dsp:cNvSpPr/>
      </dsp:nvSpPr>
      <dsp:spPr>
        <a:xfrm>
          <a:off x="47638" y="120116"/>
          <a:ext cx="400184" cy="400184"/>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2CC36C2-BEDB-42D0-84AC-631D5E92031F}">
      <dsp:nvSpPr>
        <dsp:cNvPr id="0" name=""/>
        <dsp:cNvSpPr/>
      </dsp:nvSpPr>
      <dsp:spPr>
        <a:xfrm>
          <a:off x="511073" y="640294"/>
          <a:ext cx="4883136" cy="320147"/>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117" tIns="25400" rIns="25400" bIns="25400" numCol="1" spcCol="1270" anchor="ctr" anchorCtr="0">
          <a:noAutofit/>
        </a:bodyPr>
        <a:lstStyle/>
        <a:p>
          <a:pPr marL="0" lvl="0" indent="0" algn="l" defTabSz="444500">
            <a:lnSpc>
              <a:spcPct val="90000"/>
            </a:lnSpc>
            <a:spcBef>
              <a:spcPct val="0"/>
            </a:spcBef>
            <a:spcAft>
              <a:spcPct val="35000"/>
            </a:spcAft>
            <a:buNone/>
          </a:pPr>
          <a:r>
            <a:rPr lang="en-GB" sz="1000" kern="1200" dirty="0"/>
            <a:t>12.20G Further audit work at component level</a:t>
          </a:r>
        </a:p>
      </dsp:txBody>
      <dsp:txXfrm>
        <a:off x="511073" y="640294"/>
        <a:ext cx="4883136" cy="320147"/>
      </dsp:txXfrm>
    </dsp:sp>
    <dsp:sp modelId="{80BF0A2C-ECE7-4138-B4E5-308AA66BFB0D}">
      <dsp:nvSpPr>
        <dsp:cNvPr id="0" name=""/>
        <dsp:cNvSpPr/>
      </dsp:nvSpPr>
      <dsp:spPr>
        <a:xfrm>
          <a:off x="310980" y="600276"/>
          <a:ext cx="400184" cy="400184"/>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8DF41DB-3ECE-4671-BF4D-DD8943776F03}">
      <dsp:nvSpPr>
        <dsp:cNvPr id="0" name=""/>
        <dsp:cNvSpPr/>
      </dsp:nvSpPr>
      <dsp:spPr>
        <a:xfrm>
          <a:off x="631493" y="1120454"/>
          <a:ext cx="4762715" cy="320147"/>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117" tIns="25400" rIns="25400" bIns="25400" numCol="1" spcCol="1270" anchor="ctr" anchorCtr="0">
          <a:noAutofit/>
        </a:bodyPr>
        <a:lstStyle/>
        <a:p>
          <a:pPr marL="0" lvl="0" indent="0" algn="l" defTabSz="444500">
            <a:lnSpc>
              <a:spcPct val="90000"/>
            </a:lnSpc>
            <a:spcBef>
              <a:spcPct val="0"/>
            </a:spcBef>
            <a:spcAft>
              <a:spcPct val="35000"/>
            </a:spcAft>
            <a:buNone/>
          </a:pPr>
          <a:r>
            <a:rPr lang="en-GB" sz="1000" kern="1200"/>
            <a:t>Work programs of COTABD</a:t>
          </a:r>
        </a:p>
      </dsp:txBody>
      <dsp:txXfrm>
        <a:off x="631493" y="1120454"/>
        <a:ext cx="4762715" cy="320147"/>
      </dsp:txXfrm>
    </dsp:sp>
    <dsp:sp modelId="{99943F08-1578-4DED-96F9-2C48B9159D00}">
      <dsp:nvSpPr>
        <dsp:cNvPr id="0" name=""/>
        <dsp:cNvSpPr/>
      </dsp:nvSpPr>
      <dsp:spPr>
        <a:xfrm>
          <a:off x="431401" y="1080436"/>
          <a:ext cx="400184" cy="400184"/>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154524B-290B-417D-A745-807FA09ADDF0}">
      <dsp:nvSpPr>
        <dsp:cNvPr id="0" name=""/>
        <dsp:cNvSpPr/>
      </dsp:nvSpPr>
      <dsp:spPr>
        <a:xfrm>
          <a:off x="631493" y="1600310"/>
          <a:ext cx="4762715" cy="320147"/>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117" tIns="25400" rIns="25400" bIns="25400" numCol="1" spcCol="1270" anchor="ctr" anchorCtr="0">
          <a:noAutofit/>
        </a:bodyPr>
        <a:lstStyle/>
        <a:p>
          <a:pPr marL="0" lvl="0" indent="0" algn="l" defTabSz="444500">
            <a:lnSpc>
              <a:spcPct val="90000"/>
            </a:lnSpc>
            <a:spcBef>
              <a:spcPct val="0"/>
            </a:spcBef>
            <a:spcAft>
              <a:spcPct val="35000"/>
            </a:spcAft>
            <a:buNone/>
          </a:pPr>
          <a:r>
            <a:rPr lang="en-GB" sz="1000" kern="1200" dirty="0"/>
            <a:t>18.10 Financial statement preparation work program</a:t>
          </a:r>
        </a:p>
      </dsp:txBody>
      <dsp:txXfrm>
        <a:off x="631493" y="1600310"/>
        <a:ext cx="4762715" cy="320147"/>
      </dsp:txXfrm>
    </dsp:sp>
    <dsp:sp modelId="{0EB9A18D-4F6D-42B7-AD8A-A649F67AA9C7}">
      <dsp:nvSpPr>
        <dsp:cNvPr id="0" name=""/>
        <dsp:cNvSpPr/>
      </dsp:nvSpPr>
      <dsp:spPr>
        <a:xfrm>
          <a:off x="431401" y="1560291"/>
          <a:ext cx="400184" cy="400184"/>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B38A6DD-C71A-4972-8DD3-4B80AEA5DCFE}">
      <dsp:nvSpPr>
        <dsp:cNvPr id="0" name=""/>
        <dsp:cNvSpPr/>
      </dsp:nvSpPr>
      <dsp:spPr>
        <a:xfrm>
          <a:off x="511073" y="2080470"/>
          <a:ext cx="4883136" cy="320147"/>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117" tIns="25400" rIns="25400" bIns="25400" numCol="1" spcCol="1270" anchor="ctr" anchorCtr="0">
          <a:noAutofit/>
        </a:bodyPr>
        <a:lstStyle/>
        <a:p>
          <a:pPr marL="0" lvl="0" indent="0" algn="l" defTabSz="444500">
            <a:lnSpc>
              <a:spcPct val="90000"/>
            </a:lnSpc>
            <a:spcBef>
              <a:spcPct val="0"/>
            </a:spcBef>
            <a:spcAft>
              <a:spcPct val="35000"/>
            </a:spcAft>
            <a:buNone/>
          </a:pPr>
          <a:r>
            <a:rPr lang="en-GB" sz="1000" kern="1200" dirty="0"/>
            <a:t>25.10G Consolidation process work program</a:t>
          </a:r>
        </a:p>
      </dsp:txBody>
      <dsp:txXfrm>
        <a:off x="511073" y="2080470"/>
        <a:ext cx="4883136" cy="320147"/>
      </dsp:txXfrm>
    </dsp:sp>
    <dsp:sp modelId="{04ACBAE4-3F75-4A16-8582-0CE4C28551EF}">
      <dsp:nvSpPr>
        <dsp:cNvPr id="0" name=""/>
        <dsp:cNvSpPr/>
      </dsp:nvSpPr>
      <dsp:spPr>
        <a:xfrm>
          <a:off x="310980" y="2040451"/>
          <a:ext cx="400184" cy="400184"/>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EB859C5-5716-47FF-A86C-CA7F8EB2683F}">
      <dsp:nvSpPr>
        <dsp:cNvPr id="0" name=""/>
        <dsp:cNvSpPr/>
      </dsp:nvSpPr>
      <dsp:spPr>
        <a:xfrm>
          <a:off x="247730" y="2560630"/>
          <a:ext cx="5146478" cy="320147"/>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117" tIns="25400" rIns="25400" bIns="25400" numCol="1" spcCol="1270" anchor="ctr" anchorCtr="0">
          <a:noAutofit/>
        </a:bodyPr>
        <a:lstStyle/>
        <a:p>
          <a:pPr marL="0" lvl="0" indent="0" algn="l" defTabSz="444500">
            <a:lnSpc>
              <a:spcPct val="90000"/>
            </a:lnSpc>
            <a:spcBef>
              <a:spcPct val="0"/>
            </a:spcBef>
            <a:spcAft>
              <a:spcPct val="35000"/>
            </a:spcAft>
            <a:buNone/>
          </a:pPr>
          <a:r>
            <a:rPr lang="en-GB" sz="1000" kern="1200" dirty="0"/>
            <a:t>26.10G Evaluation of component auditor’s work</a:t>
          </a:r>
          <a:endParaRPr lang="en-ZA" sz="1000" kern="1200" dirty="0"/>
        </a:p>
      </dsp:txBody>
      <dsp:txXfrm>
        <a:off x="247730" y="2560630"/>
        <a:ext cx="5146478" cy="320147"/>
      </dsp:txXfrm>
    </dsp:sp>
    <dsp:sp modelId="{FECB1125-3D4E-46EF-BC33-FD83B6B13A13}">
      <dsp:nvSpPr>
        <dsp:cNvPr id="0" name=""/>
        <dsp:cNvSpPr/>
      </dsp:nvSpPr>
      <dsp:spPr>
        <a:xfrm>
          <a:off x="47638" y="2520611"/>
          <a:ext cx="400184" cy="400184"/>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2B8F74EC-91C2-467C-BA06-991AFECC2132}">
    <t:Anchor>
      <t:Comment id="1844963214"/>
    </t:Anchor>
    <t:History>
      <t:Event id="{FBF83CAB-BE97-43CF-A466-42EC8E7D04E0}" time="2024-05-07T10:46:10.736Z">
        <t:Attribution userId="S::Christiaan.Steyn@adaptit.com::683a94c9-0a1e-44ec-880b-b8e259f0fab5" userProvider="AD" userName="Christiaan Steyn"/>
        <t:Anchor>
          <t:Comment id="1844963214"/>
        </t:Anchor>
        <t:Create/>
      </t:Event>
      <t:Event id="{FC57E4B9-987F-4574-BC2B-7FE61F1E3273}" time="2024-05-07T10:46:10.736Z">
        <t:Attribution userId="S::Christiaan.Steyn@adaptit.com::683a94c9-0a1e-44ec-880b-b8e259f0fab5" userProvider="AD" userName="Christiaan Steyn"/>
        <t:Anchor>
          <t:Comment id="1844963214"/>
        </t:Anchor>
        <t:Assign userId="S::sandhini.Rimell@adaptit.com::ea1c12b3-cd07-4661-8e72-53b2507e00ad" userProvider="AD" userName="Sandhini Rimell"/>
      </t:Event>
      <t:Event id="{0CAC9D26-2F69-4FDD-89A7-C51CBD11B344}" time="2024-05-07T10:46:10.736Z">
        <t:Attribution userId="S::Christiaan.Steyn@adaptit.com::683a94c9-0a1e-44ec-880b-b8e259f0fab5" userProvider="AD" userName="Christiaan Steyn"/>
        <t:Anchor>
          <t:Comment id="1844963214"/>
        </t:Anchor>
        <t:SetTitle title="@Sandhini Rimell team to update and delete comment once done"/>
      </t:Event>
      <t:Event id="{3708E3BA-8852-420C-B3AD-CD3945A053B0}" time="2024-06-12T14:09:45.798Z">
        <t:Attribution userId="S::sandhini.rimell@adaptit.com::ea1c12b3-cd07-4661-8e72-53b2507e00ad" userProvider="AD" userName="Sandhini Rimell"/>
        <t:Progress percentComplete="100"/>
      </t:Event>
    </t:History>
  </t:Task>
  <t:Task id="{89CD77EB-7E99-412E-905D-C36A2D0AD5DE}">
    <t:Anchor>
      <t:Comment id="426951620"/>
    </t:Anchor>
    <t:History>
      <t:Event id="{493485CE-C64B-4396-A3A3-681D691D1A48}" time="2024-06-11T15:26:51.183Z">
        <t:Attribution userId="S::Juane.Schreuder@adaptit.com::6eaa15d5-0bcc-46e6-b769-89da2519b333" userProvider="AD" userName="Juané Schreuder"/>
        <t:Anchor>
          <t:Comment id="426951620"/>
        </t:Anchor>
        <t:Create/>
      </t:Event>
      <t:Event id="{C204F623-1DE6-45FA-9F1F-98FC53EFCBD2}" time="2024-06-11T15:26:51.183Z">
        <t:Attribution userId="S::Juane.Schreuder@adaptit.com::6eaa15d5-0bcc-46e6-b769-89da2519b333" userProvider="AD" userName="Juané Schreuder"/>
        <t:Anchor>
          <t:Comment id="426951620"/>
        </t:Anchor>
        <t:Assign userId="S::Christiaan.Steyn@adaptit.com::683a94c9-0a1e-44ec-880b-b8e259f0fab5" userProvider="AD" userName="Christiaan Steyn"/>
      </t:Event>
      <t:Event id="{7701F1A7-572D-4CFF-B8F9-ED390DA49A91}" time="2024-06-11T15:26:51.183Z">
        <t:Attribution userId="S::Juane.Schreuder@adaptit.com::6eaa15d5-0bcc-46e6-b769-89da2519b333" userProvider="AD" userName="Juané Schreuder"/>
        <t:Anchor>
          <t:Comment id="426951620"/>
        </t:Anchor>
        <t:SetTitle title="@Christiaan Steyn this should be the logo for X, not twitter. Where do we get this logo? From Zane?"/>
      </t:Event>
    </t:History>
  </t:Task>
  <t:Task id="{725C259C-C5D2-4E97-AC17-96BA84EAF50E}">
    <t:Anchor>
      <t:Comment id="1694520495"/>
    </t:Anchor>
    <t:History>
      <t:Event id="{9DE4C17D-01D2-43F1-8594-B56A960E99C9}" time="2024-06-12T14:08:12.851Z">
        <t:Attribution userId="S::sandhini.rimell@adaptit.com::ea1c12b3-cd07-4661-8e72-53b2507e00ad" userProvider="AD" userName="Sandhini Rimell"/>
        <t:Anchor>
          <t:Comment id="1880225705"/>
        </t:Anchor>
        <t:Create/>
      </t:Event>
      <t:Event id="{E16246F8-E1CE-48B0-8B45-53BA10C3DA25}" time="2024-06-12T14:08:12.851Z">
        <t:Attribution userId="S::sandhini.rimell@adaptit.com::ea1c12b3-cd07-4661-8e72-53b2507e00ad" userProvider="AD" userName="Sandhini Rimell"/>
        <t:Anchor>
          <t:Comment id="1880225705"/>
        </t:Anchor>
        <t:Assign userId="S::Juane.Schreuder@adaptit.com::6eaa15d5-0bcc-46e6-b769-89da2519b333" userProvider="AD" userName="Juané Schreuder"/>
      </t:Event>
      <t:Event id="{DCCCCE5A-939E-4183-9019-81C166A7DBCA}" time="2024-06-12T14:08:12.851Z">
        <t:Attribution userId="S::sandhini.rimell@adaptit.com::ea1c12b3-cd07-4661-8e72-53b2507e00ad" userProvider="AD" userName="Sandhini Rimell"/>
        <t:Anchor>
          <t:Comment id="1880225705"/>
        </t:Anchor>
        <t:SetTitle title="Added - @Juané Schreuder does this make sense to the user?"/>
      </t:Event>
      <t:Event id="{D79A1585-200E-4F4A-B8CB-36C3D06CA013}" time="2024-06-13T06:03:46.368Z">
        <t:Attribution userId="S::Juane.Schreuder@adaptit.com::6eaa15d5-0bcc-46e6-b769-89da2519b333" userProvider="AD" userName="Juané Schreuder"/>
        <t:Progress percentComplete="100"/>
      </t:Event>
    </t:History>
  </t:Task>
  <t:Task id="{8B353395-0A3C-4A88-B58A-62CB8DD2BFD8}">
    <t:Anchor>
      <t:Comment id="400514062"/>
    </t:Anchor>
    <t:History>
      <t:Event id="{143E3A22-7320-45A7-9113-8F7F88010990}" time="2024-06-11T16:04:19.822Z">
        <t:Attribution userId="S::Juane.Schreuder@adaptit.com::6eaa15d5-0bcc-46e6-b769-89da2519b333" userProvider="AD" userName="Juané Schreuder"/>
        <t:Anchor>
          <t:Comment id="400514062"/>
        </t:Anchor>
        <t:Create/>
      </t:Event>
      <t:Event id="{682AB37B-0A1B-48C0-83D4-C24E8EEC8681}" time="2024-06-11T16:04:19.822Z">
        <t:Attribution userId="S::Juane.Schreuder@adaptit.com::6eaa15d5-0bcc-46e6-b769-89da2519b333" userProvider="AD" userName="Juané Schreuder"/>
        <t:Anchor>
          <t:Comment id="400514062"/>
        </t:Anchor>
        <t:Assign userId="S::sandhini.Rimell@adaptit.com::ea1c12b3-cd07-4661-8e72-53b2507e00ad" userProvider="AD" userName="Sandhini Rimell"/>
      </t:Event>
      <t:Event id="{ACEE87B1-DCCB-4B9A-B553-0E982D7D1E1B}" time="2024-06-11T16:04:19.822Z">
        <t:Attribution userId="S::Juane.Schreuder@adaptit.com::6eaa15d5-0bcc-46e6-b769-89da2519b333" userProvider="AD" userName="Juané Schreuder"/>
        <t:Anchor>
          <t:Comment id="400514062"/>
        </t:Anchor>
        <t:SetTitle title="@Sandhini Rimell are you able to move these features, hot fixes, other matters to the ‘audit’ section? Christiaan confirmed that there is no ‘universal’ changes."/>
      </t:Event>
      <t:Event id="{33C74E94-A7BC-4AF8-9015-1CF17A4D90DC}" time="2024-06-12T06:57:01.028Z">
        <t:Attribution userId="S::Christine.Rossouw@adaptit.com::8e5eefea-518f-418b-a65d-a36beaa441b9" userProvider="AD" userName="Christine Rossouw"/>
        <t:Anchor>
          <t:Comment id="658762373"/>
        </t:Anchor>
        <t:UnassignAll/>
      </t:Event>
      <t:Event id="{8357D49B-620E-402F-A710-C3A49D4FFA45}" time="2024-06-12T06:57:01.028Z">
        <t:Attribution userId="S::Christine.Rossouw@adaptit.com::8e5eefea-518f-418b-a65d-a36beaa441b9" userProvider="AD" userName="Christine Rossouw"/>
        <t:Anchor>
          <t:Comment id="658762373"/>
        </t:Anchor>
        <t:Assign userId="S::Juane.Schreuder@adaptit.com::6eaa15d5-0bcc-46e6-b769-89da2519b333" userProvider="AD" userName="Juané Schreuder"/>
      </t:Event>
      <t:Event id="{580FCCD7-86FF-42C3-BFB6-6C3DA3DC9B16}" time="2024-06-12T06:57:07.512Z">
        <t:Attribution userId="S::Christine.Rossouw@adaptit.com::8e5eefea-518f-418b-a65d-a36beaa441b9" userProvider="AD" userName="Christine Rossouw"/>
        <t:Progress percentComplete="100"/>
      </t:Event>
    </t:History>
  </t:Task>
  <t:Task id="{4C5F99F2-057C-4B50-92DB-202CB3A954DC}">
    <t:Anchor>
      <t:Comment id="779864416"/>
    </t:Anchor>
    <t:History>
      <t:Event id="{8146C56F-18B6-45DE-AA99-53DFB94BAA82}" time="2024-06-12T03:23:49.676Z">
        <t:Attribution userId="S::Juane.Schreuder@adaptit.com::6eaa15d5-0bcc-46e6-b769-89da2519b333" userProvider="AD" userName="Juané Schreuder"/>
        <t:Anchor>
          <t:Comment id="1633347223"/>
        </t:Anchor>
        <t:Create/>
      </t:Event>
      <t:Event id="{FFDDC900-B087-4B64-BA5A-70F990AEFF3D}" time="2024-06-12T03:23:49.676Z">
        <t:Attribution userId="S::Juane.Schreuder@adaptit.com::6eaa15d5-0bcc-46e6-b769-89da2519b333" userProvider="AD" userName="Juané Schreuder"/>
        <t:Anchor>
          <t:Comment id="1633347223"/>
        </t:Anchor>
        <t:Assign userId="S::sandhini.Rimell@adaptit.com::ea1c12b3-cd07-4661-8e72-53b2507e00ad" userProvider="AD" userName="Sandhini Rimell"/>
      </t:Event>
      <t:Event id="{E2B5A173-D6BC-467E-93FA-B6543AB1D697}" time="2024-06-12T03:23:49.676Z">
        <t:Attribution userId="S::Juane.Schreuder@adaptit.com::6eaa15d5-0bcc-46e6-b769-89da2519b333" userProvider="AD" userName="Juané Schreuder"/>
        <t:Anchor>
          <t:Comment id="1633347223"/>
        </t:Anchor>
        <t:SetTitle title="@Sandhini Rimell please ask the Ateam member to update this link - the link is now to the heading in par 2.1.3, but I cant seem to activate the function that was used here. Thanks."/>
      </t:Event>
      <t:Event id="{8A3AEEF1-A8B8-4EA1-AEF0-0C6CC3CEED83}" time="2024-06-12T07:01:19.283Z">
        <t:Attribution userId="S::Christine.Rossouw@adaptit.com::8e5eefea-518f-418b-a65d-a36beaa441b9" userProvider="AD" userName="Christine Rossouw"/>
        <t:Progress percentComplete="100"/>
      </t:Event>
    </t:History>
  </t:Task>
  <t:Task id="{613B71AA-EAFE-4100-9A3A-9C891F6ED9E3}">
    <t:Anchor>
      <t:Comment id="1683817517"/>
    </t:Anchor>
    <t:History>
      <t:Event id="{904866DD-D3ED-47CE-9410-C69306858F61}" time="2024-07-25T13:27:35.039Z">
        <t:Attribution userId="S::christine.rossouw@adaptit.com::8e5eefea-518f-418b-a65d-a36beaa441b9" userProvider="AD" userName="Christine Rossouw"/>
        <t:Anchor>
          <t:Comment id="640878938"/>
        </t:Anchor>
        <t:Create/>
      </t:Event>
      <t:Event id="{A461040E-A505-40F6-A199-5E41AA092D14}" time="2024-07-25T13:27:35.039Z">
        <t:Attribution userId="S::christine.rossouw@adaptit.com::8e5eefea-518f-418b-a65d-a36beaa441b9" userProvider="AD" userName="Christine Rossouw"/>
        <t:Anchor>
          <t:Comment id="640878938"/>
        </t:Anchor>
        <t:Assign userId="S::Juane.Schreuder@adaptit.com::6eaa15d5-0bcc-46e6-b769-89da2519b333" userProvider="AD" userName="Juané Schreuder"/>
      </t:Event>
      <t:Event id="{797FAF11-B811-4DD0-A5E7-585F1685B22D}" time="2024-07-25T13:27:35.039Z">
        <t:Attribution userId="S::christine.rossouw@adaptit.com::8e5eefea-518f-418b-a65d-a36beaa441b9" userProvider="AD" userName="Christine Rossouw"/>
        <t:Anchor>
          <t:Comment id="640878938"/>
        </t:Anchor>
        <t:SetTitle title="@Juané Schreuder  I made the correction. I also use 'Find and Replace' to correct other instances where risk mode was used."/>
      </t:Event>
      <t:Event id="{77E26880-66E3-4CA6-AAF7-58B8FF83C355}" time="2024-07-26T06:49:06.887Z">
        <t:Attribution userId="S::juane.schreuder@adaptit.com::6eaa15d5-0bcc-46e6-b769-89da2519b333" userProvider="AD" userName="Juané Schreuder"/>
        <t:Progress percentComplete="100"/>
      </t:Event>
    </t:History>
  </t:Task>
  <t:Task id="{1E96CA63-1596-4322-90EC-9D7551281658}">
    <t:Anchor>
      <t:Comment id="1120722959"/>
    </t:Anchor>
    <t:History>
      <t:Event id="{A24A50CB-E6C5-4E8A-8BB2-4D4E35AC992B}" time="2024-07-25T09:24:41.597Z">
        <t:Attribution userId="S::Christine.Rossouw@adaptit.com::8e5eefea-518f-418b-a65d-a36beaa441b9" userProvider="AD" userName="Christine Rossouw"/>
        <t:Anchor>
          <t:Comment id="1120722959"/>
        </t:Anchor>
        <t:Create/>
      </t:Event>
      <t:Event id="{BF6A1B7F-6748-4836-BD97-BF3B21151B59}" time="2024-07-25T09:24:41.597Z">
        <t:Attribution userId="S::Christine.Rossouw@adaptit.com::8e5eefea-518f-418b-a65d-a36beaa441b9" userProvider="AD" userName="Christine Rossouw"/>
        <t:Anchor>
          <t:Comment id="1120722959"/>
        </t:Anchor>
        <t:Assign userId="S::Juane.Schreuder@adaptit.com::6eaa15d5-0bcc-46e6-b769-89da2519b333" userProvider="AD" userName="Juané Schreuder"/>
      </t:Event>
      <t:Event id="{83F849C6-0C96-4660-9B8A-38F3A310622F}" time="2024-07-25T09:24:41.597Z">
        <t:Attribution userId="S::Christine.Rossouw@adaptit.com::8e5eefea-518f-418b-a65d-a36beaa441b9" userProvider="AD" userName="Christine Rossouw"/>
        <t:Anchor>
          <t:Comment id="1120722959"/>
        </t:Anchor>
        <t:SetTitle title="@Juané Schreuder Please take note that I split par 3.3.13 and 3.3.14 to make the actions between identification of components and preliminary assessment or resources required clearer. I also amended the content with the same objective in mind, clarity…"/>
      </t:Event>
      <t:Event id="{202198CA-F5C9-4D2D-84F3-7FBCD08FDDD1}" time="2024-07-26T07:11:09.051Z">
        <t:Attribution userId="S::Christine.Rossouw@adaptit.com::8e5eefea-518f-418b-a65d-a36beaa441b9" userProvider="AD" userName="Christine Rossouw"/>
        <t:Progress percentComplete="100"/>
      </t:Event>
    </t:History>
  </t:Task>
  <t:Task id="{6C5F01A2-C7A5-4D87-8D33-42DEA03577E5}">
    <t:Anchor>
      <t:Comment id="1639152525"/>
    </t:Anchor>
    <t:History>
      <t:Event id="{54FB4140-75CC-443B-85B7-D2961C2F2BA6}" time="2024-07-26T07:46:19.501Z">
        <t:Attribution userId="S::Christine.Rossouw@adaptit.com::8e5eefea-518f-418b-a65d-a36beaa441b9" userProvider="AD" userName="Christine Rossouw"/>
        <t:Anchor>
          <t:Comment id="1639152525"/>
        </t:Anchor>
        <t:Create/>
      </t:Event>
      <t:Event id="{969950A9-BF6A-4724-8CEA-F878B88C3BCB}" time="2024-07-26T07:46:19.501Z">
        <t:Attribution userId="S::Christine.Rossouw@adaptit.com::8e5eefea-518f-418b-a65d-a36beaa441b9" userProvider="AD" userName="Christine Rossouw"/>
        <t:Anchor>
          <t:Comment id="1639152525"/>
        </t:Anchor>
        <t:Assign userId="S::Juane.Schreuder@adaptit.com::6eaa15d5-0bcc-46e6-b769-89da2519b333" userProvider="AD" userName="Juané Schreuder"/>
      </t:Event>
      <t:Event id="{3F1A3F13-48CC-47D1-A10D-D73C94BEBD7D}" time="2024-07-26T07:46:19.501Z">
        <t:Attribution userId="S::Christine.Rossouw@adaptit.com::8e5eefea-518f-418b-a65d-a36beaa441b9" userProvider="AD" userName="Christine Rossouw"/>
        <t:Anchor>
          <t:Comment id="1639152525"/>
        </t:Anchor>
        <t:SetTitle title="@Juané Schreuder Please take note I added information related to Estimates. I realised that I omitted to address the ‘confusion’ related to estimates and the subsequent changes we made."/>
      </t:Event>
    </t:History>
  </t:Task>
  <t:Task id="{CD0928CA-7D75-48D4-AC2E-ADD2F70EEF1E}">
    <t:Anchor>
      <t:Comment id="1139116241"/>
    </t:Anchor>
    <t:History>
      <t:Event id="{D0A061D4-DF2F-4876-BBF7-7ADEA176CCF2}" time="2024-07-25T10:09:58.924Z">
        <t:Attribution userId="S::Christine.Rossouw@adaptit.com::8e5eefea-518f-418b-a65d-a36beaa441b9" userProvider="AD" userName="Christine Rossouw"/>
        <t:Anchor>
          <t:Comment id="1139116241"/>
        </t:Anchor>
        <t:Create/>
      </t:Event>
      <t:Event id="{742CC911-2898-40FC-8CA1-4C1B2D790BDB}" time="2024-07-25T10:09:58.924Z">
        <t:Attribution userId="S::Christine.Rossouw@adaptit.com::8e5eefea-518f-418b-a65d-a36beaa441b9" userProvider="AD" userName="Christine Rossouw"/>
        <t:Anchor>
          <t:Comment id="1139116241"/>
        </t:Anchor>
        <t:Assign userId="S::Juane.Schreuder@adaptit.com::6eaa15d5-0bcc-46e6-b769-89da2519b333" userProvider="AD" userName="Juané Schreuder"/>
      </t:Event>
      <t:Event id="{54A54FC9-14CE-4033-9498-70E0225B03C3}" time="2024-07-25T10:09:58.924Z">
        <t:Attribution userId="S::Christine.Rossouw@adaptit.com::8e5eefea-518f-418b-a65d-a36beaa441b9" userProvider="AD" userName="Christine Rossouw"/>
        <t:Anchor>
          <t:Comment id="1139116241"/>
        </t:Anchor>
        <t:SetTitle title="@Juané Schreuder Please take note that I have added this further explanation, based on request/comment by Corne (MGI)."/>
      </t:Event>
    </t:History>
  </t:Task>
  <t:Task id="{402FAB33-151E-456F-B057-7E8104F04542}">
    <t:Anchor>
      <t:Comment id="650469615"/>
    </t:Anchor>
    <t:History>
      <t:Event id="{9C130883-B8CE-4CDD-8B22-CF80911608B6}" time="2024-07-25T14:33:44.045Z">
        <t:Attribution userId="S::Juane.Schreuder@adaptit.com::6eaa15d5-0bcc-46e6-b769-89da2519b333" userProvider="AD" userName="Juané Schreuder"/>
        <t:Anchor>
          <t:Comment id="650469615"/>
        </t:Anchor>
        <t:Create/>
      </t:Event>
      <t:Event id="{B455D65F-D210-4146-968D-7C92979E77BE}" time="2024-07-25T14:33:44.045Z">
        <t:Attribution userId="S::Juane.Schreuder@adaptit.com::6eaa15d5-0bcc-46e6-b769-89da2519b333" userProvider="AD" userName="Juané Schreuder"/>
        <t:Anchor>
          <t:Comment id="650469615"/>
        </t:Anchor>
        <t:Assign userId="S::Christine.Rossouw@adaptit.com::8e5eefea-518f-418b-a65d-a36beaa441b9" userProvider="AD" userName="Christine Rossouw"/>
      </t:Event>
      <t:Event id="{AFB2641E-0092-4ADD-A7CE-847FC1420FBF}" time="2024-07-25T14:33:44.045Z">
        <t:Attribution userId="S::Juane.Schreuder@adaptit.com::6eaa15d5-0bcc-46e6-b769-89da2519b333" userProvider="AD" userName="Juané Schreuder"/>
        <t:Anchor>
          <t:Comment id="650469615"/>
        </t:Anchor>
        <t:SetTitle title="@Christine Rossouw this part of the sentence should be here, right? It almost seems like it is duplication of what is in bullet 3, but it makes sense for me that it should be in here as well. Do you agree?"/>
      </t:Event>
      <t:Event id="{969A751B-E6A6-412B-9278-243331F59B12}" time="2024-07-26T05:02:54.472Z">
        <t:Attribution userId="S::christine.rossouw@adaptit.com::8e5eefea-518f-418b-a65d-a36beaa441b9" userProvider="AD" userName="Christine Rossouw"/>
        <t:Anchor>
          <t:Comment id="2116201623"/>
        </t:Anchor>
        <t:UnassignAll/>
      </t:Event>
      <t:Event id="{D581E375-91E3-41BA-9123-852D870CF2AA}" time="2024-07-26T05:02:54.472Z">
        <t:Attribution userId="S::christine.rossouw@adaptit.com::8e5eefea-518f-418b-a65d-a36beaa441b9" userProvider="AD" userName="Christine Rossouw"/>
        <t:Anchor>
          <t:Comment id="2116201623"/>
        </t:Anchor>
        <t:Assign userId="S::Juane.Schreuder@adaptit.com::6eaa15d5-0bcc-46e6-b769-89da2519b333" userProvider="AD" userName="Juané Schreuder"/>
      </t:Event>
      <t:Event id="{FC2DF664-4BE4-43DE-A273-A7D64D66E006}" time="2024-07-26T06:47:37.085Z">
        <t:Attribution userId="S::juane.schreuder@adaptit.com::6eaa15d5-0bcc-46e6-b769-89da2519b333" userProvider="AD" userName="Juané Schreuder"/>
        <t:Progress percentComplete="100"/>
      </t:Event>
    </t:History>
  </t:Task>
  <t:Task id="{0207A3A9-4747-4C75-9E42-3D97B9632D7C}">
    <t:Anchor>
      <t:Comment id="1454668393"/>
    </t:Anchor>
    <t:History>
      <t:Event id="{D9534B6B-5A0B-42FE-92D8-2E15B34ECC8E}" time="2024-07-26T05:00:54.114Z">
        <t:Attribution userId="S::christine.rossouw@adaptit.com::8e5eefea-518f-418b-a65d-a36beaa441b9" userProvider="AD" userName="Christine Rossouw"/>
        <t:Anchor>
          <t:Comment id="1856654495"/>
        </t:Anchor>
        <t:Create/>
      </t:Event>
      <t:Event id="{D8B98E7F-6BDE-4FE3-AE0A-5A50D6DDFA1E}" time="2024-07-26T05:00:54.114Z">
        <t:Attribution userId="S::christine.rossouw@adaptit.com::8e5eefea-518f-418b-a65d-a36beaa441b9" userProvider="AD" userName="Christine Rossouw"/>
        <t:Anchor>
          <t:Comment id="1856654495"/>
        </t:Anchor>
        <t:Assign userId="S::Juane.Schreuder@adaptit.com::6eaa15d5-0bcc-46e6-b769-89da2519b333" userProvider="AD" userName="Juané Schreuder"/>
      </t:Event>
      <t:Event id="{CE4466AA-4399-4DBF-9D59-CE15DFEB5CD3}" time="2024-07-26T05:00:54.114Z">
        <t:Attribution userId="S::christine.rossouw@adaptit.com::8e5eefea-518f-418b-a65d-a36beaa441b9" userProvider="AD" userName="Christine Rossouw"/>
        <t:Anchor>
          <t:Comment id="1856654495"/>
        </t:Anchor>
        <t:SetTitle title="@Juané Schreuder  Updated."/>
      </t:Event>
      <t:Event id="{0BF7D697-0C1E-4BCD-8375-DBCBFBB0E6BB}" time="2024-07-26T06:49:00.024Z">
        <t:Attribution userId="S::juane.schreuder@adaptit.com::6eaa15d5-0bcc-46e6-b769-89da2519b333" userProvider="AD" userName="Juané Schreuder"/>
        <t:Progress percentComplete="100"/>
      </t:Event>
    </t:History>
  </t:Task>
</t:Tasks>
</file>

<file path=word/theme/theme1.xml><?xml version="1.0" encoding="utf-8"?>
<a:theme xmlns:a="http://schemas.openxmlformats.org/drawingml/2006/main" name="Office Theme">
  <a:themeElements>
    <a:clrScheme name="CWA 2022">
      <a:dk1>
        <a:srgbClr val="303333"/>
      </a:dk1>
      <a:lt1>
        <a:srgbClr val="FFFFFF"/>
      </a:lt1>
      <a:dk2>
        <a:srgbClr val="7D7D7D"/>
      </a:dk2>
      <a:lt2>
        <a:srgbClr val="D4D1D4"/>
      </a:lt2>
      <a:accent1>
        <a:srgbClr val="F56354"/>
      </a:accent1>
      <a:accent2>
        <a:srgbClr val="F2D612"/>
      </a:accent2>
      <a:accent3>
        <a:srgbClr val="036300"/>
      </a:accent3>
      <a:accent4>
        <a:srgbClr val="1C5EED"/>
      </a:accent4>
      <a:accent5>
        <a:srgbClr val="E8EDFF"/>
      </a:accent5>
      <a:accent6>
        <a:srgbClr val="FFB0C7"/>
      </a:accent6>
      <a:hlink>
        <a:srgbClr val="F56354"/>
      </a:hlink>
      <a:folHlink>
        <a:srgbClr val="F2D612"/>
      </a:folHlink>
    </a:clrScheme>
    <a:fontScheme name="CWA 2022">
      <a:majorFont>
        <a:latin typeface="Pastiche Grotesque"/>
        <a:ea typeface=""/>
        <a:cs typeface=""/>
      </a:majorFont>
      <a:minorFont>
        <a:latin typeface="Switz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88431-4585-43BE-A5DD-BD1299237712}"/>
</file>

<file path=customXml/itemProps2.xml><?xml version="1.0" encoding="utf-8"?>
<ds:datastoreItem xmlns:ds="http://schemas.openxmlformats.org/officeDocument/2006/customXml" ds:itemID="{880D84F8-9290-4FCA-B8E4-2F5E720821AB}">
  <ds:schemaRefs>
    <ds:schemaRef ds:uri="http://schemas.microsoft.com/sharepoint/v3/contenttype/forms"/>
  </ds:schemaRefs>
</ds:datastoreItem>
</file>

<file path=customXml/itemProps3.xml><?xml version="1.0" encoding="utf-8"?>
<ds:datastoreItem xmlns:ds="http://schemas.openxmlformats.org/officeDocument/2006/customXml" ds:itemID="{6A83FE62-88B1-4770-8FF9-B47E3A3150D0}">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4.xml><?xml version="1.0" encoding="utf-8"?>
<ds:datastoreItem xmlns:ds="http://schemas.openxmlformats.org/officeDocument/2006/customXml" ds:itemID="{56EE0911-F336-453D-85C8-E2ED51836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69</Pages>
  <Words>15025</Words>
  <Characters>83544</Characters>
  <Application>Microsoft Office Word</Application>
  <DocSecurity>0</DocSecurity>
  <Lines>3632</Lines>
  <Paragraphs>2053</Paragraphs>
  <ScaleCrop>false</ScaleCrop>
  <Company/>
  <LinksUpToDate>false</LinksUpToDate>
  <CharactersWithSpaces>96516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Rinda Schoombee</dc:creator>
  <cp:keywords/>
  <dc:description/>
  <cp:lastModifiedBy>Christine Rossouw</cp:lastModifiedBy>
  <cp:revision>630</cp:revision>
  <cp:lastPrinted>2024-07-29T06:49:00Z</cp:lastPrinted>
  <dcterms:created xsi:type="dcterms:W3CDTF">2024-07-04T02:55:00Z</dcterms:created>
  <dcterms:modified xsi:type="dcterms:W3CDTF">2025-10-06T14:33:00Z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0x010100CB00995C300AA7489CD867B29DD51C26</vt:lpwstr>
  </property>
  <property fmtid="{D5CDD505-2E9C-101B-9397-08002B2CF9AE}" pid="3" name="MediaServiceImageTags">
    <vt:lpwstr/>
  </property>
  <property fmtid="{D5CDD505-2E9C-101B-9397-08002B2CF9AE}" pid="4" name="GrammarlyDocumentId">
    <vt:lpwstr>ef1db0a2a25297c87b00a01fce637167aae9ca79ee4cf095f6bc9d046f43ec20</vt:lpwstr>
  </property>
</Properties>
</file>